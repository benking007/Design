
<file path=[Content_Types].xml><?xml version="1.0" encoding="utf-8"?>
<Types xmlns="http://schemas.openxmlformats.org/package/2006/content-types">
  <Default Extension="xml" ContentType="application/xml"/>
  <Default Extension="rels" ContentType="application/vnd.openxmlformats-package.relationships+xml"/>
  <Default Extension="xls" ContentType="application/vnd.ms-exce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7FBA05" w14:textId="77777777" w:rsidR="00B60D7A" w:rsidRPr="0014457C" w:rsidRDefault="00B60D7A" w:rsidP="00B60D7A">
      <w:pPr>
        <w:spacing w:line="600" w:lineRule="exact"/>
        <w:jc w:val="center"/>
        <w:rPr>
          <w:b/>
          <w:kern w:val="0"/>
          <w:sz w:val="52"/>
          <w:szCs w:val="52"/>
        </w:rPr>
      </w:pPr>
    </w:p>
    <w:p w14:paraId="291049A1" w14:textId="77777777" w:rsidR="00B60D7A" w:rsidRPr="0014457C" w:rsidRDefault="00B60D7A" w:rsidP="00B60D7A">
      <w:pPr>
        <w:spacing w:line="600" w:lineRule="exact"/>
        <w:jc w:val="center"/>
        <w:rPr>
          <w:b/>
          <w:kern w:val="0"/>
          <w:sz w:val="72"/>
          <w:szCs w:val="72"/>
        </w:rPr>
      </w:pPr>
    </w:p>
    <w:p w14:paraId="70E56A0C" w14:textId="77777777" w:rsidR="00B60D7A" w:rsidRPr="0014457C" w:rsidRDefault="00B60D7A" w:rsidP="00B60D7A">
      <w:pPr>
        <w:jc w:val="center"/>
        <w:rPr>
          <w:b/>
          <w:sz w:val="36"/>
        </w:rPr>
      </w:pPr>
    </w:p>
    <w:p w14:paraId="2C222FEB" w14:textId="1724BA9F" w:rsidR="00B60D7A" w:rsidRPr="0014457C" w:rsidRDefault="00D42E66" w:rsidP="00CC131B">
      <w:pPr>
        <w:jc w:val="center"/>
        <w:rPr>
          <w:b/>
          <w:sz w:val="72"/>
          <w:szCs w:val="72"/>
        </w:rPr>
      </w:pPr>
      <w:r w:rsidRPr="0014457C">
        <w:rPr>
          <w:rFonts w:hint="eastAsia"/>
          <w:b/>
          <w:sz w:val="72"/>
          <w:szCs w:val="72"/>
        </w:rPr>
        <w:t>投呗</w:t>
      </w:r>
      <w:r w:rsidR="00CC131B" w:rsidRPr="0014457C">
        <w:rPr>
          <w:rFonts w:hint="eastAsia"/>
          <w:b/>
          <w:sz w:val="72"/>
          <w:szCs w:val="72"/>
        </w:rPr>
        <w:t>平台方案</w:t>
      </w:r>
      <w:r w:rsidR="00B60D7A" w:rsidRPr="0014457C">
        <w:rPr>
          <w:rFonts w:hint="eastAsia"/>
          <w:b/>
          <w:sz w:val="72"/>
          <w:szCs w:val="72"/>
        </w:rPr>
        <w:t xml:space="preserve"> </w:t>
      </w:r>
    </w:p>
    <w:p w14:paraId="3BAAA7CD" w14:textId="1931558E" w:rsidR="004E6F26" w:rsidRPr="0014457C" w:rsidRDefault="00502E3F" w:rsidP="00CC131B">
      <w:pPr>
        <w:jc w:val="center"/>
        <w:rPr>
          <w:b/>
          <w:sz w:val="72"/>
          <w:szCs w:val="72"/>
        </w:rPr>
      </w:pPr>
      <w:r w:rsidRPr="0014457C">
        <w:rPr>
          <w:rFonts w:hint="eastAsia"/>
          <w:b/>
          <w:sz w:val="72"/>
          <w:szCs w:val="72"/>
        </w:rPr>
        <w:t>（</w:t>
      </w:r>
      <w:r w:rsidR="004E6F26" w:rsidRPr="0014457C">
        <w:rPr>
          <w:b/>
          <w:sz w:val="72"/>
          <w:szCs w:val="72"/>
        </w:rPr>
        <w:t>资金托管</w:t>
      </w:r>
      <w:r w:rsidR="004E6F26" w:rsidRPr="0014457C">
        <w:rPr>
          <w:rFonts w:hint="eastAsia"/>
          <w:b/>
          <w:sz w:val="72"/>
          <w:szCs w:val="72"/>
        </w:rPr>
        <w:t>版本</w:t>
      </w:r>
      <w:r w:rsidR="004E6F26" w:rsidRPr="0014457C">
        <w:rPr>
          <w:b/>
          <w:sz w:val="72"/>
          <w:szCs w:val="72"/>
        </w:rPr>
        <w:t>）</w:t>
      </w:r>
    </w:p>
    <w:p w14:paraId="36951108" w14:textId="77777777" w:rsidR="00B60D7A" w:rsidRPr="0014457C" w:rsidRDefault="00B60D7A" w:rsidP="00B60D7A">
      <w:pPr>
        <w:spacing w:line="400" w:lineRule="exact"/>
        <w:rPr>
          <w:u w:val="single"/>
        </w:rPr>
      </w:pPr>
    </w:p>
    <w:p w14:paraId="0FBB1E66" w14:textId="77777777" w:rsidR="00B60D7A" w:rsidRPr="0014457C" w:rsidRDefault="00B60D7A" w:rsidP="00B60D7A">
      <w:pPr>
        <w:spacing w:line="400" w:lineRule="exact"/>
        <w:jc w:val="center"/>
        <w:rPr>
          <w:sz w:val="28"/>
        </w:rPr>
      </w:pPr>
    </w:p>
    <w:p w14:paraId="1889F544" w14:textId="77777777" w:rsidR="00B60D7A" w:rsidRPr="0014457C" w:rsidRDefault="00B60D7A" w:rsidP="00B60D7A">
      <w:pPr>
        <w:spacing w:line="400" w:lineRule="exact"/>
        <w:jc w:val="center"/>
        <w:rPr>
          <w:sz w:val="28"/>
        </w:rPr>
      </w:pPr>
    </w:p>
    <w:p w14:paraId="7F92ECBE" w14:textId="77777777" w:rsidR="00B60D7A" w:rsidRPr="0014457C" w:rsidRDefault="00B60D7A" w:rsidP="00B60D7A">
      <w:pPr>
        <w:spacing w:line="400" w:lineRule="exact"/>
        <w:jc w:val="center"/>
      </w:pPr>
    </w:p>
    <w:p w14:paraId="42913A52" w14:textId="77777777" w:rsidR="00B60D7A" w:rsidRPr="0014457C" w:rsidRDefault="00B60D7A" w:rsidP="00B60D7A">
      <w:pPr>
        <w:spacing w:line="400" w:lineRule="exact"/>
        <w:jc w:val="center"/>
      </w:pPr>
    </w:p>
    <w:p w14:paraId="58773B06" w14:textId="77777777" w:rsidR="00B60D7A" w:rsidRPr="0014457C" w:rsidRDefault="00B60D7A" w:rsidP="00B60D7A">
      <w:pPr>
        <w:spacing w:line="400" w:lineRule="exact"/>
        <w:jc w:val="center"/>
      </w:pPr>
    </w:p>
    <w:p w14:paraId="712029D9" w14:textId="77777777" w:rsidR="00B60D7A" w:rsidRPr="0014457C" w:rsidRDefault="00B60D7A" w:rsidP="00B60D7A">
      <w:pPr>
        <w:spacing w:line="400" w:lineRule="exact"/>
        <w:jc w:val="center"/>
      </w:pPr>
    </w:p>
    <w:p w14:paraId="79F24D69" w14:textId="77777777" w:rsidR="00B60D7A" w:rsidRPr="0014457C" w:rsidRDefault="00B60D7A" w:rsidP="00B60D7A">
      <w:pPr>
        <w:spacing w:line="400" w:lineRule="exact"/>
        <w:jc w:val="center"/>
      </w:pPr>
    </w:p>
    <w:p w14:paraId="5F909E6B" w14:textId="77777777" w:rsidR="00B60D7A" w:rsidRPr="0014457C" w:rsidRDefault="00B60D7A" w:rsidP="00B60D7A">
      <w:pPr>
        <w:spacing w:line="400" w:lineRule="exact"/>
        <w:jc w:val="center"/>
      </w:pPr>
    </w:p>
    <w:p w14:paraId="4A1A50A7" w14:textId="66949D7D" w:rsidR="00B60D7A" w:rsidRPr="0014457C" w:rsidRDefault="00D42E66" w:rsidP="00B60D7A">
      <w:pPr>
        <w:spacing w:line="400" w:lineRule="exact"/>
        <w:jc w:val="center"/>
      </w:pPr>
      <w:r w:rsidRPr="0014457C">
        <w:rPr>
          <w:rFonts w:hint="eastAsia"/>
        </w:rPr>
        <w:t>V0.1</w:t>
      </w:r>
    </w:p>
    <w:p w14:paraId="6E94F214" w14:textId="77777777" w:rsidR="00B60D7A" w:rsidRPr="0014457C" w:rsidRDefault="00B60D7A" w:rsidP="00B60D7A">
      <w:pPr>
        <w:spacing w:line="400" w:lineRule="exact"/>
        <w:jc w:val="center"/>
      </w:pPr>
    </w:p>
    <w:p w14:paraId="6317DA2E" w14:textId="75F11B28" w:rsidR="00B60D7A" w:rsidRPr="0014457C" w:rsidRDefault="00D42E66" w:rsidP="00366DEF">
      <w:pPr>
        <w:ind w:left="0"/>
        <w:jc w:val="center"/>
        <w:rPr>
          <w:sz w:val="28"/>
        </w:rPr>
      </w:pPr>
      <w:r w:rsidRPr="0014457C">
        <w:rPr>
          <w:rFonts w:hint="eastAsia"/>
          <w:sz w:val="28"/>
        </w:rPr>
        <w:t>BEN</w:t>
      </w:r>
    </w:p>
    <w:p w14:paraId="251A0CBA" w14:textId="039E9002" w:rsidR="00B60D7A" w:rsidRPr="0014457C" w:rsidRDefault="00B60D7A" w:rsidP="00B60D7A">
      <w:pPr>
        <w:jc w:val="center"/>
        <w:rPr>
          <w:sz w:val="28"/>
        </w:rPr>
        <w:sectPr w:rsidR="00B60D7A" w:rsidRPr="0014457C" w:rsidSect="003828D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284"/>
          <w:cols w:space="425"/>
          <w:docGrid w:type="lines" w:linePitch="312"/>
        </w:sectPr>
      </w:pPr>
      <w:r w:rsidRPr="0014457C">
        <w:rPr>
          <w:rFonts w:hint="eastAsia"/>
          <w:sz w:val="28"/>
        </w:rPr>
        <w:t>201</w:t>
      </w:r>
      <w:r w:rsidR="00502E3F" w:rsidRPr="0014457C">
        <w:rPr>
          <w:sz w:val="28"/>
        </w:rPr>
        <w:t>5</w:t>
      </w:r>
      <w:r w:rsidRPr="0014457C">
        <w:rPr>
          <w:rFonts w:hint="eastAsia"/>
          <w:sz w:val="28"/>
        </w:rPr>
        <w:t>年</w:t>
      </w:r>
      <w:r w:rsidR="002A5C7B" w:rsidRPr="0014457C">
        <w:rPr>
          <w:rFonts w:hint="eastAsia"/>
          <w:sz w:val="28"/>
        </w:rPr>
        <w:t xml:space="preserve"> </w:t>
      </w:r>
      <w:r w:rsidR="00D42E66" w:rsidRPr="0014457C">
        <w:rPr>
          <w:rFonts w:hint="eastAsia"/>
          <w:sz w:val="28"/>
        </w:rPr>
        <w:t>5</w:t>
      </w:r>
      <w:r w:rsidRPr="0014457C">
        <w:rPr>
          <w:rFonts w:hint="eastAsia"/>
          <w:sz w:val="28"/>
        </w:rPr>
        <w:t>月</w:t>
      </w:r>
    </w:p>
    <w:p w14:paraId="01EDEA4E"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bookmarkStart w:id="0" w:name="_Toc35918876"/>
    </w:p>
    <w:sdt>
      <w:sdtPr>
        <w:rPr>
          <w:rFonts w:ascii="微软雅黑" w:eastAsia="微软雅黑" w:hAnsi="微软雅黑"/>
          <w:b w:val="0"/>
          <w:bCs w:val="0"/>
          <w:color w:val="auto"/>
          <w:kern w:val="2"/>
          <w:sz w:val="24"/>
          <w:szCs w:val="24"/>
          <w:lang w:val="zh-CN" w:eastAsia="zh-CN"/>
        </w:rPr>
        <w:id w:val="-1663466302"/>
        <w:docPartObj>
          <w:docPartGallery w:val="Table of Contents"/>
          <w:docPartUnique/>
        </w:docPartObj>
      </w:sdtPr>
      <w:sdtEndPr>
        <w:rPr>
          <w:noProof/>
          <w:lang w:val="en-US"/>
        </w:rPr>
      </w:sdtEndPr>
      <w:sdtContent>
        <w:p w14:paraId="118CB5C1" w14:textId="6145D0EC" w:rsidR="00CB2A19" w:rsidRPr="0014457C" w:rsidRDefault="00CB2A19">
          <w:pPr>
            <w:pStyle w:val="TOC"/>
            <w:rPr>
              <w:rFonts w:ascii="微软雅黑" w:eastAsia="微软雅黑" w:hAnsi="微软雅黑"/>
            </w:rPr>
          </w:pPr>
          <w:r w:rsidRPr="0014457C">
            <w:rPr>
              <w:rFonts w:ascii="微软雅黑" w:eastAsia="微软雅黑" w:hAnsi="微软雅黑"/>
              <w:lang w:val="zh-CN"/>
            </w:rPr>
            <w:t>目录</w:t>
          </w:r>
        </w:p>
        <w:p w14:paraId="3A9EA1A8" w14:textId="77777777" w:rsidR="00BB5D3A" w:rsidRDefault="00CB2A19">
          <w:pPr>
            <w:pStyle w:val="12"/>
            <w:tabs>
              <w:tab w:val="left" w:pos="438"/>
              <w:tab w:val="right" w:leader="dot" w:pos="9350"/>
            </w:tabs>
            <w:rPr>
              <w:rFonts w:eastAsiaTheme="minorEastAsia" w:cstheme="minorBidi"/>
              <w:b w:val="0"/>
              <w:noProof/>
            </w:rPr>
          </w:pPr>
          <w:r w:rsidRPr="0014457C">
            <w:rPr>
              <w:rFonts w:ascii="微软雅黑" w:hAnsi="微软雅黑"/>
              <w:b w:val="0"/>
            </w:rPr>
            <w:fldChar w:fldCharType="begin"/>
          </w:r>
          <w:r w:rsidRPr="0014457C">
            <w:rPr>
              <w:rFonts w:ascii="微软雅黑" w:hAnsi="微软雅黑"/>
            </w:rPr>
            <w:instrText>TOC \o "1-3" \h \z \u</w:instrText>
          </w:r>
          <w:r w:rsidRPr="0014457C">
            <w:rPr>
              <w:rFonts w:ascii="微软雅黑" w:hAnsi="微软雅黑"/>
              <w:b w:val="0"/>
            </w:rPr>
            <w:fldChar w:fldCharType="separate"/>
          </w:r>
          <w:r w:rsidR="00BB5D3A">
            <w:rPr>
              <w:noProof/>
            </w:rPr>
            <w:t>1.</w:t>
          </w:r>
          <w:r w:rsidR="00BB5D3A">
            <w:rPr>
              <w:rFonts w:eastAsiaTheme="minorEastAsia" w:cstheme="minorBidi"/>
              <w:b w:val="0"/>
              <w:noProof/>
            </w:rPr>
            <w:tab/>
          </w:r>
          <w:r w:rsidR="00BB5D3A">
            <w:rPr>
              <w:rFonts w:hint="eastAsia"/>
              <w:noProof/>
            </w:rPr>
            <w:t>概述</w:t>
          </w:r>
          <w:r w:rsidR="00BB5D3A">
            <w:rPr>
              <w:noProof/>
            </w:rPr>
            <w:tab/>
          </w:r>
          <w:r w:rsidR="00BB5D3A">
            <w:rPr>
              <w:noProof/>
            </w:rPr>
            <w:fldChar w:fldCharType="begin"/>
          </w:r>
          <w:r w:rsidR="00BB5D3A">
            <w:rPr>
              <w:noProof/>
            </w:rPr>
            <w:instrText xml:space="preserve"> PAGEREF _Toc293477846 \h </w:instrText>
          </w:r>
          <w:r w:rsidR="00BB5D3A">
            <w:rPr>
              <w:noProof/>
            </w:rPr>
          </w:r>
          <w:r w:rsidR="00BB5D3A">
            <w:rPr>
              <w:noProof/>
            </w:rPr>
            <w:fldChar w:fldCharType="separate"/>
          </w:r>
          <w:r w:rsidR="00BB5D3A">
            <w:rPr>
              <w:noProof/>
            </w:rPr>
            <w:t>4</w:t>
          </w:r>
          <w:r w:rsidR="00BB5D3A">
            <w:rPr>
              <w:noProof/>
            </w:rPr>
            <w:fldChar w:fldCharType="end"/>
          </w:r>
        </w:p>
        <w:p w14:paraId="72AC7867"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1.1</w:t>
          </w:r>
          <w:r w:rsidRPr="003E49FD">
            <w:rPr>
              <w:rFonts w:ascii="微软雅黑" w:hAnsi="微软雅黑" w:hint="eastAsia"/>
              <w:noProof/>
            </w:rPr>
            <w:t xml:space="preserve"> 平台概况</w:t>
          </w:r>
          <w:r>
            <w:rPr>
              <w:noProof/>
            </w:rPr>
            <w:tab/>
          </w:r>
          <w:r>
            <w:rPr>
              <w:noProof/>
            </w:rPr>
            <w:fldChar w:fldCharType="begin"/>
          </w:r>
          <w:r>
            <w:rPr>
              <w:noProof/>
            </w:rPr>
            <w:instrText xml:space="preserve"> PAGEREF _Toc293477847 \h </w:instrText>
          </w:r>
          <w:r>
            <w:rPr>
              <w:noProof/>
            </w:rPr>
          </w:r>
          <w:r>
            <w:rPr>
              <w:noProof/>
            </w:rPr>
            <w:fldChar w:fldCharType="separate"/>
          </w:r>
          <w:r>
            <w:rPr>
              <w:noProof/>
            </w:rPr>
            <w:t>4</w:t>
          </w:r>
          <w:r>
            <w:rPr>
              <w:noProof/>
            </w:rPr>
            <w:fldChar w:fldCharType="end"/>
          </w:r>
        </w:p>
        <w:p w14:paraId="5D940778"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1.2</w:t>
          </w:r>
          <w:r w:rsidRPr="003E49FD">
            <w:rPr>
              <w:rFonts w:ascii="微软雅黑" w:hAnsi="微软雅黑" w:hint="eastAsia"/>
              <w:noProof/>
            </w:rPr>
            <w:t xml:space="preserve"> 名词解释</w:t>
          </w:r>
          <w:r>
            <w:rPr>
              <w:noProof/>
            </w:rPr>
            <w:tab/>
          </w:r>
          <w:r>
            <w:rPr>
              <w:noProof/>
            </w:rPr>
            <w:fldChar w:fldCharType="begin"/>
          </w:r>
          <w:r>
            <w:rPr>
              <w:noProof/>
            </w:rPr>
            <w:instrText xml:space="preserve"> PAGEREF _Toc293477848 \h </w:instrText>
          </w:r>
          <w:r>
            <w:rPr>
              <w:noProof/>
            </w:rPr>
          </w:r>
          <w:r>
            <w:rPr>
              <w:noProof/>
            </w:rPr>
            <w:fldChar w:fldCharType="separate"/>
          </w:r>
          <w:r>
            <w:rPr>
              <w:noProof/>
            </w:rPr>
            <w:t>4</w:t>
          </w:r>
          <w:r>
            <w:rPr>
              <w:noProof/>
            </w:rPr>
            <w:fldChar w:fldCharType="end"/>
          </w:r>
        </w:p>
        <w:p w14:paraId="12EF70C5" w14:textId="77777777" w:rsidR="00BB5D3A" w:rsidRDefault="00BB5D3A">
          <w:pPr>
            <w:pStyle w:val="12"/>
            <w:tabs>
              <w:tab w:val="left" w:pos="438"/>
              <w:tab w:val="right" w:leader="dot" w:pos="9350"/>
            </w:tabs>
            <w:rPr>
              <w:rFonts w:eastAsiaTheme="minorEastAsia" w:cstheme="minorBidi"/>
              <w:b w:val="0"/>
              <w:noProof/>
            </w:rPr>
          </w:pPr>
          <w:r>
            <w:rPr>
              <w:noProof/>
            </w:rPr>
            <w:t>2.</w:t>
          </w:r>
          <w:r>
            <w:rPr>
              <w:rFonts w:eastAsiaTheme="minorEastAsia" w:cstheme="minorBidi"/>
              <w:b w:val="0"/>
              <w:noProof/>
            </w:rPr>
            <w:tab/>
          </w:r>
          <w:r>
            <w:rPr>
              <w:rFonts w:hint="eastAsia"/>
              <w:noProof/>
            </w:rPr>
            <w:t>业务需求</w:t>
          </w:r>
          <w:r>
            <w:rPr>
              <w:noProof/>
            </w:rPr>
            <w:tab/>
          </w:r>
          <w:r>
            <w:rPr>
              <w:noProof/>
            </w:rPr>
            <w:fldChar w:fldCharType="begin"/>
          </w:r>
          <w:r>
            <w:rPr>
              <w:noProof/>
            </w:rPr>
            <w:instrText xml:space="preserve"> PAGEREF _Toc293477849 \h </w:instrText>
          </w:r>
          <w:r>
            <w:rPr>
              <w:noProof/>
            </w:rPr>
          </w:r>
          <w:r>
            <w:rPr>
              <w:noProof/>
            </w:rPr>
            <w:fldChar w:fldCharType="separate"/>
          </w:r>
          <w:r>
            <w:rPr>
              <w:noProof/>
            </w:rPr>
            <w:t>5</w:t>
          </w:r>
          <w:r>
            <w:rPr>
              <w:noProof/>
            </w:rPr>
            <w:fldChar w:fldCharType="end"/>
          </w:r>
        </w:p>
        <w:p w14:paraId="06C5F7CF"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2.1</w:t>
          </w:r>
          <w:r w:rsidRPr="003E49FD">
            <w:rPr>
              <w:rFonts w:ascii="微软雅黑" w:hAnsi="微软雅黑" w:hint="eastAsia"/>
              <w:noProof/>
            </w:rPr>
            <w:t xml:space="preserve"> 用户模块</w:t>
          </w:r>
          <w:r>
            <w:rPr>
              <w:noProof/>
            </w:rPr>
            <w:tab/>
          </w:r>
          <w:r>
            <w:rPr>
              <w:noProof/>
            </w:rPr>
            <w:fldChar w:fldCharType="begin"/>
          </w:r>
          <w:r>
            <w:rPr>
              <w:noProof/>
            </w:rPr>
            <w:instrText xml:space="preserve"> PAGEREF _Toc293477850 \h </w:instrText>
          </w:r>
          <w:r>
            <w:rPr>
              <w:noProof/>
            </w:rPr>
          </w:r>
          <w:r>
            <w:rPr>
              <w:noProof/>
            </w:rPr>
            <w:fldChar w:fldCharType="separate"/>
          </w:r>
          <w:r>
            <w:rPr>
              <w:noProof/>
            </w:rPr>
            <w:t>5</w:t>
          </w:r>
          <w:r>
            <w:rPr>
              <w:noProof/>
            </w:rPr>
            <w:fldChar w:fldCharType="end"/>
          </w:r>
        </w:p>
        <w:p w14:paraId="73C06330" w14:textId="77777777" w:rsidR="00BB5D3A" w:rsidRDefault="00BB5D3A">
          <w:pPr>
            <w:pStyle w:val="31"/>
            <w:tabs>
              <w:tab w:val="right" w:leader="dot" w:pos="9350"/>
            </w:tabs>
            <w:rPr>
              <w:rFonts w:eastAsiaTheme="minorEastAsia" w:cstheme="minorBidi"/>
              <w:noProof/>
              <w:sz w:val="24"/>
              <w:szCs w:val="24"/>
            </w:rPr>
          </w:pPr>
          <w:r w:rsidRPr="003E49FD">
            <w:rPr>
              <w:noProof/>
            </w:rPr>
            <w:t>2.1.1</w:t>
          </w:r>
          <w:r w:rsidRPr="003E49FD">
            <w:rPr>
              <w:rFonts w:hint="eastAsia"/>
              <w:noProof/>
            </w:rPr>
            <w:t xml:space="preserve"> </w:t>
          </w:r>
          <w:r w:rsidRPr="003E49FD">
            <w:rPr>
              <w:rFonts w:hint="eastAsia"/>
              <w:noProof/>
            </w:rPr>
            <w:t>申请注册</w:t>
          </w:r>
          <w:r>
            <w:rPr>
              <w:noProof/>
            </w:rPr>
            <w:tab/>
          </w:r>
          <w:r>
            <w:rPr>
              <w:noProof/>
            </w:rPr>
            <w:fldChar w:fldCharType="begin"/>
          </w:r>
          <w:r>
            <w:rPr>
              <w:noProof/>
            </w:rPr>
            <w:instrText xml:space="preserve"> PAGEREF _Toc293477851 \h </w:instrText>
          </w:r>
          <w:r>
            <w:rPr>
              <w:noProof/>
            </w:rPr>
          </w:r>
          <w:r>
            <w:rPr>
              <w:noProof/>
            </w:rPr>
            <w:fldChar w:fldCharType="separate"/>
          </w:r>
          <w:r>
            <w:rPr>
              <w:noProof/>
            </w:rPr>
            <w:t>5</w:t>
          </w:r>
          <w:r>
            <w:rPr>
              <w:noProof/>
            </w:rPr>
            <w:fldChar w:fldCharType="end"/>
          </w:r>
        </w:p>
        <w:p w14:paraId="36AA21F9" w14:textId="77777777" w:rsidR="00BB5D3A" w:rsidRDefault="00BB5D3A">
          <w:pPr>
            <w:pStyle w:val="31"/>
            <w:tabs>
              <w:tab w:val="right" w:leader="dot" w:pos="9350"/>
            </w:tabs>
            <w:rPr>
              <w:rFonts w:eastAsiaTheme="minorEastAsia" w:cstheme="minorBidi"/>
              <w:noProof/>
              <w:sz w:val="24"/>
              <w:szCs w:val="24"/>
            </w:rPr>
          </w:pPr>
          <w:r w:rsidRPr="003E49FD">
            <w:rPr>
              <w:noProof/>
            </w:rPr>
            <w:t>2.1.2</w:t>
          </w:r>
          <w:r w:rsidRPr="003E49FD">
            <w:rPr>
              <w:rFonts w:hint="eastAsia"/>
              <w:noProof/>
            </w:rPr>
            <w:t xml:space="preserve"> </w:t>
          </w:r>
          <w:r w:rsidRPr="003E49FD">
            <w:rPr>
              <w:rFonts w:hint="eastAsia"/>
              <w:noProof/>
            </w:rPr>
            <w:t>登陆校验</w:t>
          </w:r>
          <w:r>
            <w:rPr>
              <w:noProof/>
            </w:rPr>
            <w:tab/>
          </w:r>
          <w:r>
            <w:rPr>
              <w:noProof/>
            </w:rPr>
            <w:fldChar w:fldCharType="begin"/>
          </w:r>
          <w:r>
            <w:rPr>
              <w:noProof/>
            </w:rPr>
            <w:instrText xml:space="preserve"> PAGEREF _Toc293477852 \h </w:instrText>
          </w:r>
          <w:r>
            <w:rPr>
              <w:noProof/>
            </w:rPr>
          </w:r>
          <w:r>
            <w:rPr>
              <w:noProof/>
            </w:rPr>
            <w:fldChar w:fldCharType="separate"/>
          </w:r>
          <w:r>
            <w:rPr>
              <w:noProof/>
            </w:rPr>
            <w:t>6</w:t>
          </w:r>
          <w:r>
            <w:rPr>
              <w:noProof/>
            </w:rPr>
            <w:fldChar w:fldCharType="end"/>
          </w:r>
        </w:p>
        <w:p w14:paraId="37E618E9" w14:textId="77777777" w:rsidR="00BB5D3A" w:rsidRDefault="00BB5D3A">
          <w:pPr>
            <w:pStyle w:val="31"/>
            <w:tabs>
              <w:tab w:val="right" w:leader="dot" w:pos="9350"/>
            </w:tabs>
            <w:rPr>
              <w:rFonts w:eastAsiaTheme="minorEastAsia" w:cstheme="minorBidi"/>
              <w:noProof/>
              <w:sz w:val="24"/>
              <w:szCs w:val="24"/>
            </w:rPr>
          </w:pPr>
          <w:r w:rsidRPr="003E49FD">
            <w:rPr>
              <w:noProof/>
            </w:rPr>
            <w:t>2.1.3</w:t>
          </w:r>
          <w:r w:rsidRPr="003E49FD">
            <w:rPr>
              <w:rFonts w:hint="eastAsia"/>
              <w:noProof/>
            </w:rPr>
            <w:t xml:space="preserve"> </w:t>
          </w:r>
          <w:r w:rsidRPr="003E49FD">
            <w:rPr>
              <w:rFonts w:hint="eastAsia"/>
              <w:noProof/>
            </w:rPr>
            <w:t>身份实名认证</w:t>
          </w:r>
          <w:r>
            <w:rPr>
              <w:noProof/>
            </w:rPr>
            <w:tab/>
          </w:r>
          <w:r>
            <w:rPr>
              <w:noProof/>
            </w:rPr>
            <w:fldChar w:fldCharType="begin"/>
          </w:r>
          <w:r>
            <w:rPr>
              <w:noProof/>
            </w:rPr>
            <w:instrText xml:space="preserve"> PAGEREF _Toc293477853 \h </w:instrText>
          </w:r>
          <w:r>
            <w:rPr>
              <w:noProof/>
            </w:rPr>
          </w:r>
          <w:r>
            <w:rPr>
              <w:noProof/>
            </w:rPr>
            <w:fldChar w:fldCharType="separate"/>
          </w:r>
          <w:r>
            <w:rPr>
              <w:noProof/>
            </w:rPr>
            <w:t>7</w:t>
          </w:r>
          <w:r>
            <w:rPr>
              <w:noProof/>
            </w:rPr>
            <w:fldChar w:fldCharType="end"/>
          </w:r>
        </w:p>
        <w:p w14:paraId="1156791D" w14:textId="77777777" w:rsidR="00BB5D3A" w:rsidRDefault="00BB5D3A">
          <w:pPr>
            <w:pStyle w:val="31"/>
            <w:tabs>
              <w:tab w:val="right" w:leader="dot" w:pos="9350"/>
            </w:tabs>
            <w:rPr>
              <w:rFonts w:eastAsiaTheme="minorEastAsia" w:cstheme="minorBidi"/>
              <w:noProof/>
              <w:sz w:val="24"/>
              <w:szCs w:val="24"/>
            </w:rPr>
          </w:pPr>
          <w:r w:rsidRPr="003E49FD">
            <w:rPr>
              <w:noProof/>
            </w:rPr>
            <w:t>2.1.4</w:t>
          </w:r>
          <w:r w:rsidRPr="003E49FD">
            <w:rPr>
              <w:rFonts w:hint="eastAsia"/>
              <w:noProof/>
            </w:rPr>
            <w:t xml:space="preserve"> </w:t>
          </w:r>
          <w:r w:rsidRPr="003E49FD">
            <w:rPr>
              <w:rFonts w:hint="eastAsia"/>
              <w:noProof/>
            </w:rPr>
            <w:t>绑定银行卡及变更</w:t>
          </w:r>
          <w:r>
            <w:rPr>
              <w:noProof/>
            </w:rPr>
            <w:tab/>
          </w:r>
          <w:r>
            <w:rPr>
              <w:noProof/>
            </w:rPr>
            <w:fldChar w:fldCharType="begin"/>
          </w:r>
          <w:r>
            <w:rPr>
              <w:noProof/>
            </w:rPr>
            <w:instrText xml:space="preserve"> PAGEREF _Toc293477854 \h </w:instrText>
          </w:r>
          <w:r>
            <w:rPr>
              <w:noProof/>
            </w:rPr>
          </w:r>
          <w:r>
            <w:rPr>
              <w:noProof/>
            </w:rPr>
            <w:fldChar w:fldCharType="separate"/>
          </w:r>
          <w:r>
            <w:rPr>
              <w:noProof/>
            </w:rPr>
            <w:t>8</w:t>
          </w:r>
          <w:r>
            <w:rPr>
              <w:noProof/>
            </w:rPr>
            <w:fldChar w:fldCharType="end"/>
          </w:r>
        </w:p>
        <w:p w14:paraId="3D71188A" w14:textId="77777777" w:rsidR="00BB5D3A" w:rsidRDefault="00BB5D3A">
          <w:pPr>
            <w:pStyle w:val="31"/>
            <w:tabs>
              <w:tab w:val="right" w:leader="dot" w:pos="9350"/>
            </w:tabs>
            <w:rPr>
              <w:rFonts w:eastAsiaTheme="minorEastAsia" w:cstheme="minorBidi"/>
              <w:noProof/>
              <w:sz w:val="24"/>
              <w:szCs w:val="24"/>
            </w:rPr>
          </w:pPr>
          <w:r w:rsidRPr="003E49FD">
            <w:rPr>
              <w:noProof/>
            </w:rPr>
            <w:t>2.1.5</w:t>
          </w:r>
          <w:r w:rsidRPr="003E49FD">
            <w:rPr>
              <w:rFonts w:hint="eastAsia"/>
              <w:noProof/>
            </w:rPr>
            <w:t xml:space="preserve"> </w:t>
          </w:r>
          <w:r w:rsidRPr="003E49FD">
            <w:rPr>
              <w:rFonts w:hint="eastAsia"/>
              <w:noProof/>
            </w:rPr>
            <w:t>信息变更</w:t>
          </w:r>
          <w:r>
            <w:rPr>
              <w:noProof/>
            </w:rPr>
            <w:tab/>
          </w:r>
          <w:r>
            <w:rPr>
              <w:noProof/>
            </w:rPr>
            <w:fldChar w:fldCharType="begin"/>
          </w:r>
          <w:r>
            <w:rPr>
              <w:noProof/>
            </w:rPr>
            <w:instrText xml:space="preserve"> PAGEREF _Toc293477855 \h </w:instrText>
          </w:r>
          <w:r>
            <w:rPr>
              <w:noProof/>
            </w:rPr>
          </w:r>
          <w:r>
            <w:rPr>
              <w:noProof/>
            </w:rPr>
            <w:fldChar w:fldCharType="separate"/>
          </w:r>
          <w:r>
            <w:rPr>
              <w:noProof/>
            </w:rPr>
            <w:t>10</w:t>
          </w:r>
          <w:r>
            <w:rPr>
              <w:noProof/>
            </w:rPr>
            <w:fldChar w:fldCharType="end"/>
          </w:r>
        </w:p>
        <w:p w14:paraId="36C73927"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2.2</w:t>
          </w:r>
          <w:r w:rsidRPr="003E49FD">
            <w:rPr>
              <w:rFonts w:ascii="微软雅黑" w:hAnsi="微软雅黑" w:hint="eastAsia"/>
              <w:noProof/>
            </w:rPr>
            <w:t xml:space="preserve"> 帐户信息管理</w:t>
          </w:r>
          <w:r>
            <w:rPr>
              <w:noProof/>
            </w:rPr>
            <w:tab/>
          </w:r>
          <w:r>
            <w:rPr>
              <w:noProof/>
            </w:rPr>
            <w:fldChar w:fldCharType="begin"/>
          </w:r>
          <w:r>
            <w:rPr>
              <w:noProof/>
            </w:rPr>
            <w:instrText xml:space="preserve"> PAGEREF _Toc293477856 \h </w:instrText>
          </w:r>
          <w:r>
            <w:rPr>
              <w:noProof/>
            </w:rPr>
          </w:r>
          <w:r>
            <w:rPr>
              <w:noProof/>
            </w:rPr>
            <w:fldChar w:fldCharType="separate"/>
          </w:r>
          <w:r>
            <w:rPr>
              <w:noProof/>
            </w:rPr>
            <w:t>11</w:t>
          </w:r>
          <w:r>
            <w:rPr>
              <w:noProof/>
            </w:rPr>
            <w:fldChar w:fldCharType="end"/>
          </w:r>
        </w:p>
        <w:p w14:paraId="13E870E7" w14:textId="77777777" w:rsidR="00BB5D3A" w:rsidRDefault="00BB5D3A">
          <w:pPr>
            <w:pStyle w:val="31"/>
            <w:tabs>
              <w:tab w:val="right" w:leader="dot" w:pos="9350"/>
            </w:tabs>
            <w:rPr>
              <w:rFonts w:eastAsiaTheme="minorEastAsia" w:cstheme="minorBidi"/>
              <w:noProof/>
              <w:sz w:val="24"/>
              <w:szCs w:val="24"/>
            </w:rPr>
          </w:pPr>
          <w:r w:rsidRPr="003E49FD">
            <w:rPr>
              <w:noProof/>
            </w:rPr>
            <w:t>2.2.1</w:t>
          </w:r>
          <w:r w:rsidRPr="003E49FD">
            <w:rPr>
              <w:rFonts w:hint="eastAsia"/>
              <w:noProof/>
            </w:rPr>
            <w:t xml:space="preserve"> </w:t>
          </w:r>
          <w:r w:rsidRPr="003E49FD">
            <w:rPr>
              <w:rFonts w:hint="eastAsia"/>
              <w:noProof/>
            </w:rPr>
            <w:t>平台资金帐户信息</w:t>
          </w:r>
          <w:r>
            <w:rPr>
              <w:noProof/>
            </w:rPr>
            <w:tab/>
          </w:r>
          <w:r>
            <w:rPr>
              <w:noProof/>
            </w:rPr>
            <w:fldChar w:fldCharType="begin"/>
          </w:r>
          <w:r>
            <w:rPr>
              <w:noProof/>
            </w:rPr>
            <w:instrText xml:space="preserve"> PAGEREF _Toc293477857 \h </w:instrText>
          </w:r>
          <w:r>
            <w:rPr>
              <w:noProof/>
            </w:rPr>
          </w:r>
          <w:r>
            <w:rPr>
              <w:noProof/>
            </w:rPr>
            <w:fldChar w:fldCharType="separate"/>
          </w:r>
          <w:r>
            <w:rPr>
              <w:noProof/>
            </w:rPr>
            <w:t>11</w:t>
          </w:r>
          <w:r>
            <w:rPr>
              <w:noProof/>
            </w:rPr>
            <w:fldChar w:fldCharType="end"/>
          </w:r>
        </w:p>
        <w:p w14:paraId="573FF854" w14:textId="77777777" w:rsidR="00BB5D3A" w:rsidRDefault="00BB5D3A">
          <w:pPr>
            <w:pStyle w:val="31"/>
            <w:tabs>
              <w:tab w:val="right" w:leader="dot" w:pos="9350"/>
            </w:tabs>
            <w:rPr>
              <w:rFonts w:eastAsiaTheme="minorEastAsia" w:cstheme="minorBidi"/>
              <w:noProof/>
              <w:sz w:val="24"/>
              <w:szCs w:val="24"/>
            </w:rPr>
          </w:pPr>
          <w:r w:rsidRPr="003E49FD">
            <w:rPr>
              <w:noProof/>
            </w:rPr>
            <w:t>2.2.1</w:t>
          </w:r>
          <w:r w:rsidRPr="003E49FD">
            <w:rPr>
              <w:rFonts w:hint="eastAsia"/>
              <w:noProof/>
            </w:rPr>
            <w:t xml:space="preserve"> </w:t>
          </w:r>
          <w:r w:rsidRPr="003E49FD">
            <w:rPr>
              <w:rFonts w:hint="eastAsia"/>
              <w:noProof/>
            </w:rPr>
            <w:t>平台券商帐户信息</w:t>
          </w:r>
          <w:r>
            <w:rPr>
              <w:noProof/>
            </w:rPr>
            <w:tab/>
          </w:r>
          <w:r>
            <w:rPr>
              <w:noProof/>
            </w:rPr>
            <w:fldChar w:fldCharType="begin"/>
          </w:r>
          <w:r>
            <w:rPr>
              <w:noProof/>
            </w:rPr>
            <w:instrText xml:space="preserve"> PAGEREF _Toc293477858 \h </w:instrText>
          </w:r>
          <w:r>
            <w:rPr>
              <w:noProof/>
            </w:rPr>
          </w:r>
          <w:r>
            <w:rPr>
              <w:noProof/>
            </w:rPr>
            <w:fldChar w:fldCharType="separate"/>
          </w:r>
          <w:r>
            <w:rPr>
              <w:noProof/>
            </w:rPr>
            <w:t>12</w:t>
          </w:r>
          <w:r>
            <w:rPr>
              <w:noProof/>
            </w:rPr>
            <w:fldChar w:fldCharType="end"/>
          </w:r>
        </w:p>
        <w:p w14:paraId="4C268103" w14:textId="77777777" w:rsidR="00BB5D3A" w:rsidRDefault="00BB5D3A">
          <w:pPr>
            <w:pStyle w:val="31"/>
            <w:tabs>
              <w:tab w:val="right" w:leader="dot" w:pos="9350"/>
            </w:tabs>
            <w:rPr>
              <w:rFonts w:eastAsiaTheme="minorEastAsia" w:cstheme="minorBidi"/>
              <w:noProof/>
              <w:sz w:val="24"/>
              <w:szCs w:val="24"/>
            </w:rPr>
          </w:pPr>
          <w:r w:rsidRPr="003E49FD">
            <w:rPr>
              <w:noProof/>
            </w:rPr>
            <w:t>2.2.2</w:t>
          </w:r>
          <w:r w:rsidRPr="003E49FD">
            <w:rPr>
              <w:rFonts w:hint="eastAsia"/>
              <w:noProof/>
            </w:rPr>
            <w:t xml:space="preserve"> </w:t>
          </w:r>
          <w:r w:rsidRPr="003E49FD">
            <w:rPr>
              <w:rFonts w:hint="eastAsia"/>
              <w:noProof/>
            </w:rPr>
            <w:t>用户资金帐户信息</w:t>
          </w:r>
          <w:r>
            <w:rPr>
              <w:noProof/>
            </w:rPr>
            <w:tab/>
          </w:r>
          <w:r>
            <w:rPr>
              <w:noProof/>
            </w:rPr>
            <w:fldChar w:fldCharType="begin"/>
          </w:r>
          <w:r>
            <w:rPr>
              <w:noProof/>
            </w:rPr>
            <w:instrText xml:space="preserve"> PAGEREF _Toc293477859 \h </w:instrText>
          </w:r>
          <w:r>
            <w:rPr>
              <w:noProof/>
            </w:rPr>
          </w:r>
          <w:r>
            <w:rPr>
              <w:noProof/>
            </w:rPr>
            <w:fldChar w:fldCharType="separate"/>
          </w:r>
          <w:r>
            <w:rPr>
              <w:noProof/>
            </w:rPr>
            <w:t>12</w:t>
          </w:r>
          <w:r>
            <w:rPr>
              <w:noProof/>
            </w:rPr>
            <w:fldChar w:fldCharType="end"/>
          </w:r>
        </w:p>
        <w:p w14:paraId="7C302967" w14:textId="77777777" w:rsidR="00BB5D3A" w:rsidRDefault="00BB5D3A">
          <w:pPr>
            <w:pStyle w:val="31"/>
            <w:tabs>
              <w:tab w:val="right" w:leader="dot" w:pos="9350"/>
            </w:tabs>
            <w:rPr>
              <w:rFonts w:eastAsiaTheme="minorEastAsia" w:cstheme="minorBidi"/>
              <w:noProof/>
              <w:sz w:val="24"/>
              <w:szCs w:val="24"/>
            </w:rPr>
          </w:pPr>
          <w:r w:rsidRPr="003E49FD">
            <w:rPr>
              <w:noProof/>
            </w:rPr>
            <w:t>2.2.3</w:t>
          </w:r>
          <w:r w:rsidRPr="003E49FD">
            <w:rPr>
              <w:rFonts w:hint="eastAsia"/>
              <w:noProof/>
            </w:rPr>
            <w:t xml:space="preserve"> </w:t>
          </w:r>
          <w:r w:rsidRPr="003E49FD">
            <w:rPr>
              <w:rFonts w:hint="eastAsia"/>
              <w:noProof/>
            </w:rPr>
            <w:t>帐户变动明细查询</w:t>
          </w:r>
          <w:r>
            <w:rPr>
              <w:noProof/>
            </w:rPr>
            <w:tab/>
          </w:r>
          <w:r>
            <w:rPr>
              <w:noProof/>
            </w:rPr>
            <w:fldChar w:fldCharType="begin"/>
          </w:r>
          <w:r>
            <w:rPr>
              <w:noProof/>
            </w:rPr>
            <w:instrText xml:space="preserve"> PAGEREF _Toc293477860 \h </w:instrText>
          </w:r>
          <w:r>
            <w:rPr>
              <w:noProof/>
            </w:rPr>
          </w:r>
          <w:r>
            <w:rPr>
              <w:noProof/>
            </w:rPr>
            <w:fldChar w:fldCharType="separate"/>
          </w:r>
          <w:r>
            <w:rPr>
              <w:noProof/>
            </w:rPr>
            <w:t>13</w:t>
          </w:r>
          <w:r>
            <w:rPr>
              <w:noProof/>
            </w:rPr>
            <w:fldChar w:fldCharType="end"/>
          </w:r>
        </w:p>
        <w:p w14:paraId="5EB14209"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2.3</w:t>
          </w:r>
          <w:r w:rsidRPr="003E49FD">
            <w:rPr>
              <w:rFonts w:ascii="微软雅黑" w:hAnsi="微软雅黑" w:hint="eastAsia"/>
              <w:noProof/>
            </w:rPr>
            <w:t xml:space="preserve"> 帐户相关交易</w:t>
          </w:r>
          <w:r>
            <w:rPr>
              <w:noProof/>
            </w:rPr>
            <w:tab/>
          </w:r>
          <w:r>
            <w:rPr>
              <w:noProof/>
            </w:rPr>
            <w:fldChar w:fldCharType="begin"/>
          </w:r>
          <w:r>
            <w:rPr>
              <w:noProof/>
            </w:rPr>
            <w:instrText xml:space="preserve"> PAGEREF _Toc293477861 \h </w:instrText>
          </w:r>
          <w:r>
            <w:rPr>
              <w:noProof/>
            </w:rPr>
          </w:r>
          <w:r>
            <w:rPr>
              <w:noProof/>
            </w:rPr>
            <w:fldChar w:fldCharType="separate"/>
          </w:r>
          <w:r>
            <w:rPr>
              <w:noProof/>
            </w:rPr>
            <w:t>14</w:t>
          </w:r>
          <w:r>
            <w:rPr>
              <w:noProof/>
            </w:rPr>
            <w:fldChar w:fldCharType="end"/>
          </w:r>
        </w:p>
        <w:p w14:paraId="513F4995" w14:textId="77777777" w:rsidR="00BB5D3A" w:rsidRDefault="00BB5D3A">
          <w:pPr>
            <w:pStyle w:val="31"/>
            <w:tabs>
              <w:tab w:val="right" w:leader="dot" w:pos="9350"/>
            </w:tabs>
            <w:rPr>
              <w:rFonts w:eastAsiaTheme="minorEastAsia" w:cstheme="minorBidi"/>
              <w:noProof/>
              <w:sz w:val="24"/>
              <w:szCs w:val="24"/>
            </w:rPr>
          </w:pPr>
          <w:r w:rsidRPr="003E49FD">
            <w:rPr>
              <w:noProof/>
            </w:rPr>
            <w:t>2.3.1</w:t>
          </w:r>
          <w:r w:rsidRPr="003E49FD">
            <w:rPr>
              <w:rFonts w:hint="eastAsia"/>
              <w:noProof/>
            </w:rPr>
            <w:t xml:space="preserve"> </w:t>
          </w:r>
          <w:r w:rsidRPr="003E49FD">
            <w:rPr>
              <w:rFonts w:hint="eastAsia"/>
              <w:noProof/>
            </w:rPr>
            <w:t>充值</w:t>
          </w:r>
          <w:r>
            <w:rPr>
              <w:noProof/>
            </w:rPr>
            <w:tab/>
          </w:r>
          <w:r>
            <w:rPr>
              <w:noProof/>
            </w:rPr>
            <w:fldChar w:fldCharType="begin"/>
          </w:r>
          <w:r>
            <w:rPr>
              <w:noProof/>
            </w:rPr>
            <w:instrText xml:space="preserve"> PAGEREF _Toc293477862 \h </w:instrText>
          </w:r>
          <w:r>
            <w:rPr>
              <w:noProof/>
            </w:rPr>
          </w:r>
          <w:r>
            <w:rPr>
              <w:noProof/>
            </w:rPr>
            <w:fldChar w:fldCharType="separate"/>
          </w:r>
          <w:r>
            <w:rPr>
              <w:noProof/>
            </w:rPr>
            <w:t>14</w:t>
          </w:r>
          <w:r>
            <w:rPr>
              <w:noProof/>
            </w:rPr>
            <w:fldChar w:fldCharType="end"/>
          </w:r>
        </w:p>
        <w:p w14:paraId="03F6ABB4" w14:textId="77777777" w:rsidR="00BB5D3A" w:rsidRDefault="00BB5D3A">
          <w:pPr>
            <w:pStyle w:val="31"/>
            <w:tabs>
              <w:tab w:val="right" w:leader="dot" w:pos="9350"/>
            </w:tabs>
            <w:rPr>
              <w:rFonts w:eastAsiaTheme="minorEastAsia" w:cstheme="minorBidi"/>
              <w:noProof/>
              <w:sz w:val="24"/>
              <w:szCs w:val="24"/>
            </w:rPr>
          </w:pPr>
          <w:r w:rsidRPr="003E49FD">
            <w:rPr>
              <w:noProof/>
            </w:rPr>
            <w:t>2.3.2</w:t>
          </w:r>
          <w:r w:rsidRPr="003E49FD">
            <w:rPr>
              <w:rFonts w:hint="eastAsia"/>
              <w:noProof/>
            </w:rPr>
            <w:t xml:space="preserve"> </w:t>
          </w:r>
          <w:r w:rsidRPr="003E49FD">
            <w:rPr>
              <w:rFonts w:hint="eastAsia"/>
              <w:noProof/>
            </w:rPr>
            <w:t>取现</w:t>
          </w:r>
          <w:r>
            <w:rPr>
              <w:noProof/>
            </w:rPr>
            <w:tab/>
          </w:r>
          <w:r>
            <w:rPr>
              <w:noProof/>
            </w:rPr>
            <w:fldChar w:fldCharType="begin"/>
          </w:r>
          <w:r>
            <w:rPr>
              <w:noProof/>
            </w:rPr>
            <w:instrText xml:space="preserve"> PAGEREF _Toc293477863 \h </w:instrText>
          </w:r>
          <w:r>
            <w:rPr>
              <w:noProof/>
            </w:rPr>
          </w:r>
          <w:r>
            <w:rPr>
              <w:noProof/>
            </w:rPr>
            <w:fldChar w:fldCharType="separate"/>
          </w:r>
          <w:r>
            <w:rPr>
              <w:noProof/>
            </w:rPr>
            <w:t>15</w:t>
          </w:r>
          <w:r>
            <w:rPr>
              <w:noProof/>
            </w:rPr>
            <w:fldChar w:fldCharType="end"/>
          </w:r>
        </w:p>
        <w:p w14:paraId="2925D250"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2.4</w:t>
          </w:r>
          <w:r w:rsidRPr="003E49FD">
            <w:rPr>
              <w:rFonts w:ascii="微软雅黑" w:hAnsi="微软雅黑" w:hint="eastAsia"/>
              <w:noProof/>
            </w:rPr>
            <w:t xml:space="preserve"> 产品参数信息</w:t>
          </w:r>
          <w:r>
            <w:rPr>
              <w:noProof/>
            </w:rPr>
            <w:tab/>
          </w:r>
          <w:r>
            <w:rPr>
              <w:noProof/>
            </w:rPr>
            <w:fldChar w:fldCharType="begin"/>
          </w:r>
          <w:r>
            <w:rPr>
              <w:noProof/>
            </w:rPr>
            <w:instrText xml:space="preserve"> PAGEREF _Toc293477864 \h </w:instrText>
          </w:r>
          <w:r>
            <w:rPr>
              <w:noProof/>
            </w:rPr>
          </w:r>
          <w:r>
            <w:rPr>
              <w:noProof/>
            </w:rPr>
            <w:fldChar w:fldCharType="separate"/>
          </w:r>
          <w:r>
            <w:rPr>
              <w:noProof/>
            </w:rPr>
            <w:t>16</w:t>
          </w:r>
          <w:r>
            <w:rPr>
              <w:noProof/>
            </w:rPr>
            <w:fldChar w:fldCharType="end"/>
          </w:r>
        </w:p>
        <w:p w14:paraId="2B020A33" w14:textId="77777777" w:rsidR="00BB5D3A" w:rsidRDefault="00BB5D3A">
          <w:pPr>
            <w:pStyle w:val="31"/>
            <w:tabs>
              <w:tab w:val="right" w:leader="dot" w:pos="9350"/>
            </w:tabs>
            <w:rPr>
              <w:rFonts w:eastAsiaTheme="minorEastAsia" w:cstheme="minorBidi"/>
              <w:noProof/>
              <w:sz w:val="24"/>
              <w:szCs w:val="24"/>
            </w:rPr>
          </w:pPr>
          <w:r w:rsidRPr="003E49FD">
            <w:rPr>
              <w:noProof/>
            </w:rPr>
            <w:t>2.4.1</w:t>
          </w:r>
          <w:r w:rsidRPr="003E49FD">
            <w:rPr>
              <w:rFonts w:hint="eastAsia"/>
              <w:noProof/>
            </w:rPr>
            <w:t xml:space="preserve"> </w:t>
          </w:r>
          <w:r w:rsidRPr="003E49FD">
            <w:rPr>
              <w:rFonts w:hint="eastAsia"/>
              <w:noProof/>
            </w:rPr>
            <w:t>接入渠道管理</w:t>
          </w:r>
          <w:r>
            <w:rPr>
              <w:noProof/>
            </w:rPr>
            <w:tab/>
          </w:r>
          <w:r>
            <w:rPr>
              <w:noProof/>
            </w:rPr>
            <w:fldChar w:fldCharType="begin"/>
          </w:r>
          <w:r>
            <w:rPr>
              <w:noProof/>
            </w:rPr>
            <w:instrText xml:space="preserve"> PAGEREF _Toc293477865 \h </w:instrText>
          </w:r>
          <w:r>
            <w:rPr>
              <w:noProof/>
            </w:rPr>
          </w:r>
          <w:r>
            <w:rPr>
              <w:noProof/>
            </w:rPr>
            <w:fldChar w:fldCharType="separate"/>
          </w:r>
          <w:r>
            <w:rPr>
              <w:noProof/>
            </w:rPr>
            <w:t>16</w:t>
          </w:r>
          <w:r>
            <w:rPr>
              <w:noProof/>
            </w:rPr>
            <w:fldChar w:fldCharType="end"/>
          </w:r>
        </w:p>
        <w:p w14:paraId="084E16C7" w14:textId="77777777" w:rsidR="00BB5D3A" w:rsidRDefault="00BB5D3A">
          <w:pPr>
            <w:pStyle w:val="31"/>
            <w:tabs>
              <w:tab w:val="right" w:leader="dot" w:pos="9350"/>
            </w:tabs>
            <w:rPr>
              <w:rFonts w:eastAsiaTheme="minorEastAsia" w:cstheme="minorBidi"/>
              <w:noProof/>
              <w:sz w:val="24"/>
              <w:szCs w:val="24"/>
            </w:rPr>
          </w:pPr>
          <w:r w:rsidRPr="003E49FD">
            <w:rPr>
              <w:noProof/>
            </w:rPr>
            <w:t>2.4.2</w:t>
          </w:r>
          <w:r w:rsidRPr="003E49FD">
            <w:rPr>
              <w:rFonts w:hint="eastAsia"/>
              <w:noProof/>
            </w:rPr>
            <w:t xml:space="preserve"> </w:t>
          </w:r>
          <w:r w:rsidRPr="003E49FD">
            <w:rPr>
              <w:rFonts w:hint="eastAsia"/>
              <w:noProof/>
            </w:rPr>
            <w:t>券商信息</w:t>
          </w:r>
          <w:r>
            <w:rPr>
              <w:noProof/>
            </w:rPr>
            <w:tab/>
          </w:r>
          <w:r>
            <w:rPr>
              <w:noProof/>
            </w:rPr>
            <w:fldChar w:fldCharType="begin"/>
          </w:r>
          <w:r>
            <w:rPr>
              <w:noProof/>
            </w:rPr>
            <w:instrText xml:space="preserve"> PAGEREF _Toc293477866 \h </w:instrText>
          </w:r>
          <w:r>
            <w:rPr>
              <w:noProof/>
            </w:rPr>
          </w:r>
          <w:r>
            <w:rPr>
              <w:noProof/>
            </w:rPr>
            <w:fldChar w:fldCharType="separate"/>
          </w:r>
          <w:r>
            <w:rPr>
              <w:noProof/>
            </w:rPr>
            <w:t>17</w:t>
          </w:r>
          <w:r>
            <w:rPr>
              <w:noProof/>
            </w:rPr>
            <w:fldChar w:fldCharType="end"/>
          </w:r>
        </w:p>
        <w:p w14:paraId="36CC9860" w14:textId="77777777" w:rsidR="00BB5D3A" w:rsidRDefault="00BB5D3A">
          <w:pPr>
            <w:pStyle w:val="31"/>
            <w:tabs>
              <w:tab w:val="right" w:leader="dot" w:pos="9350"/>
            </w:tabs>
            <w:rPr>
              <w:rFonts w:eastAsiaTheme="minorEastAsia" w:cstheme="minorBidi"/>
              <w:noProof/>
              <w:sz w:val="24"/>
              <w:szCs w:val="24"/>
            </w:rPr>
          </w:pPr>
          <w:r w:rsidRPr="003E49FD">
            <w:rPr>
              <w:noProof/>
            </w:rPr>
            <w:t>2.4.3</w:t>
          </w:r>
          <w:r w:rsidRPr="003E49FD">
            <w:rPr>
              <w:rFonts w:hint="eastAsia"/>
              <w:noProof/>
            </w:rPr>
            <w:t xml:space="preserve"> </w:t>
          </w:r>
          <w:r w:rsidRPr="003E49FD">
            <w:rPr>
              <w:rFonts w:hint="eastAsia"/>
              <w:noProof/>
            </w:rPr>
            <w:t>券商子帐户信息</w:t>
          </w:r>
          <w:r>
            <w:rPr>
              <w:noProof/>
            </w:rPr>
            <w:tab/>
          </w:r>
          <w:r>
            <w:rPr>
              <w:noProof/>
            </w:rPr>
            <w:fldChar w:fldCharType="begin"/>
          </w:r>
          <w:r>
            <w:rPr>
              <w:noProof/>
            </w:rPr>
            <w:instrText xml:space="preserve"> PAGEREF _Toc293477867 \h </w:instrText>
          </w:r>
          <w:r>
            <w:rPr>
              <w:noProof/>
            </w:rPr>
          </w:r>
          <w:r>
            <w:rPr>
              <w:noProof/>
            </w:rPr>
            <w:fldChar w:fldCharType="separate"/>
          </w:r>
          <w:r>
            <w:rPr>
              <w:noProof/>
            </w:rPr>
            <w:t>18</w:t>
          </w:r>
          <w:r>
            <w:rPr>
              <w:noProof/>
            </w:rPr>
            <w:fldChar w:fldCharType="end"/>
          </w:r>
        </w:p>
        <w:p w14:paraId="61FE6AAC" w14:textId="77777777" w:rsidR="00BB5D3A" w:rsidRDefault="00BB5D3A">
          <w:pPr>
            <w:pStyle w:val="31"/>
            <w:tabs>
              <w:tab w:val="right" w:leader="dot" w:pos="9350"/>
            </w:tabs>
            <w:rPr>
              <w:rFonts w:eastAsiaTheme="minorEastAsia" w:cstheme="minorBidi"/>
              <w:noProof/>
              <w:sz w:val="24"/>
              <w:szCs w:val="24"/>
            </w:rPr>
          </w:pPr>
          <w:r w:rsidRPr="003E49FD">
            <w:rPr>
              <w:noProof/>
            </w:rPr>
            <w:t>2.4.4</w:t>
          </w:r>
          <w:r w:rsidRPr="003E49FD">
            <w:rPr>
              <w:rFonts w:hint="eastAsia"/>
              <w:noProof/>
            </w:rPr>
            <w:t xml:space="preserve"> </w:t>
          </w:r>
          <w:r w:rsidRPr="003E49FD">
            <w:rPr>
              <w:rFonts w:hint="eastAsia"/>
              <w:noProof/>
            </w:rPr>
            <w:t>配资产品与实盘参数</w:t>
          </w:r>
          <w:r>
            <w:rPr>
              <w:noProof/>
            </w:rPr>
            <w:tab/>
          </w:r>
          <w:r>
            <w:rPr>
              <w:noProof/>
            </w:rPr>
            <w:fldChar w:fldCharType="begin"/>
          </w:r>
          <w:r>
            <w:rPr>
              <w:noProof/>
            </w:rPr>
            <w:instrText xml:space="preserve"> PAGEREF _Toc293477868 \h </w:instrText>
          </w:r>
          <w:r>
            <w:rPr>
              <w:noProof/>
            </w:rPr>
          </w:r>
          <w:r>
            <w:rPr>
              <w:noProof/>
            </w:rPr>
            <w:fldChar w:fldCharType="separate"/>
          </w:r>
          <w:r>
            <w:rPr>
              <w:noProof/>
            </w:rPr>
            <w:t>18</w:t>
          </w:r>
          <w:r>
            <w:rPr>
              <w:noProof/>
            </w:rPr>
            <w:fldChar w:fldCharType="end"/>
          </w:r>
        </w:p>
        <w:p w14:paraId="784F337B" w14:textId="77777777" w:rsidR="00BB5D3A" w:rsidRDefault="00BB5D3A">
          <w:pPr>
            <w:pStyle w:val="31"/>
            <w:tabs>
              <w:tab w:val="right" w:leader="dot" w:pos="9350"/>
            </w:tabs>
            <w:rPr>
              <w:rFonts w:eastAsiaTheme="minorEastAsia" w:cstheme="minorBidi"/>
              <w:noProof/>
              <w:sz w:val="24"/>
              <w:szCs w:val="24"/>
            </w:rPr>
          </w:pPr>
          <w:r w:rsidRPr="003E49FD">
            <w:rPr>
              <w:noProof/>
            </w:rPr>
            <w:t>2.4.5</w:t>
          </w:r>
          <w:r w:rsidRPr="003E49FD">
            <w:rPr>
              <w:rFonts w:hint="eastAsia"/>
              <w:noProof/>
            </w:rPr>
            <w:t xml:space="preserve"> </w:t>
          </w:r>
          <w:r w:rsidRPr="003E49FD">
            <w:rPr>
              <w:rFonts w:hint="eastAsia"/>
              <w:noProof/>
            </w:rPr>
            <w:t>配资方案收费参数</w:t>
          </w:r>
          <w:r>
            <w:rPr>
              <w:noProof/>
            </w:rPr>
            <w:tab/>
          </w:r>
          <w:r>
            <w:rPr>
              <w:noProof/>
            </w:rPr>
            <w:fldChar w:fldCharType="begin"/>
          </w:r>
          <w:r>
            <w:rPr>
              <w:noProof/>
            </w:rPr>
            <w:instrText xml:space="preserve"> PAGEREF _Toc293477869 \h </w:instrText>
          </w:r>
          <w:r>
            <w:rPr>
              <w:noProof/>
            </w:rPr>
          </w:r>
          <w:r>
            <w:rPr>
              <w:noProof/>
            </w:rPr>
            <w:fldChar w:fldCharType="separate"/>
          </w:r>
          <w:r>
            <w:rPr>
              <w:noProof/>
            </w:rPr>
            <w:t>20</w:t>
          </w:r>
          <w:r>
            <w:rPr>
              <w:noProof/>
            </w:rPr>
            <w:fldChar w:fldCharType="end"/>
          </w:r>
        </w:p>
        <w:p w14:paraId="1176DE36" w14:textId="77777777" w:rsidR="00BB5D3A" w:rsidRDefault="00BB5D3A">
          <w:pPr>
            <w:pStyle w:val="31"/>
            <w:tabs>
              <w:tab w:val="right" w:leader="dot" w:pos="9350"/>
            </w:tabs>
            <w:rPr>
              <w:rFonts w:eastAsiaTheme="minorEastAsia" w:cstheme="minorBidi"/>
              <w:noProof/>
              <w:sz w:val="24"/>
              <w:szCs w:val="24"/>
            </w:rPr>
          </w:pPr>
          <w:r w:rsidRPr="003E49FD">
            <w:rPr>
              <w:noProof/>
            </w:rPr>
            <w:t>2.4.6</w:t>
          </w:r>
          <w:r w:rsidRPr="003E49FD">
            <w:rPr>
              <w:rFonts w:hint="eastAsia"/>
              <w:noProof/>
            </w:rPr>
            <w:t xml:space="preserve"> </w:t>
          </w:r>
          <w:r w:rsidRPr="003E49FD">
            <w:rPr>
              <w:rFonts w:hint="eastAsia"/>
              <w:noProof/>
            </w:rPr>
            <w:t>用户配资额度限制表</w:t>
          </w:r>
          <w:r>
            <w:rPr>
              <w:noProof/>
            </w:rPr>
            <w:tab/>
          </w:r>
          <w:r>
            <w:rPr>
              <w:noProof/>
            </w:rPr>
            <w:fldChar w:fldCharType="begin"/>
          </w:r>
          <w:r>
            <w:rPr>
              <w:noProof/>
            </w:rPr>
            <w:instrText xml:space="preserve"> PAGEREF _Toc293477870 \h </w:instrText>
          </w:r>
          <w:r>
            <w:rPr>
              <w:noProof/>
            </w:rPr>
          </w:r>
          <w:r>
            <w:rPr>
              <w:noProof/>
            </w:rPr>
            <w:fldChar w:fldCharType="separate"/>
          </w:r>
          <w:r>
            <w:rPr>
              <w:noProof/>
            </w:rPr>
            <w:t>21</w:t>
          </w:r>
          <w:r>
            <w:rPr>
              <w:noProof/>
            </w:rPr>
            <w:fldChar w:fldCharType="end"/>
          </w:r>
        </w:p>
        <w:p w14:paraId="18378015" w14:textId="77777777" w:rsidR="00BB5D3A" w:rsidRDefault="00BB5D3A">
          <w:pPr>
            <w:pStyle w:val="31"/>
            <w:tabs>
              <w:tab w:val="right" w:leader="dot" w:pos="9350"/>
            </w:tabs>
            <w:rPr>
              <w:rFonts w:eastAsiaTheme="minorEastAsia" w:cstheme="minorBidi"/>
              <w:noProof/>
              <w:sz w:val="24"/>
              <w:szCs w:val="24"/>
            </w:rPr>
          </w:pPr>
          <w:r w:rsidRPr="003E49FD">
            <w:rPr>
              <w:noProof/>
            </w:rPr>
            <w:t>2.4.7</w:t>
          </w:r>
          <w:r w:rsidRPr="003E49FD">
            <w:rPr>
              <w:rFonts w:hint="eastAsia"/>
              <w:noProof/>
            </w:rPr>
            <w:t xml:space="preserve"> </w:t>
          </w:r>
          <w:r w:rsidRPr="003E49FD">
            <w:rPr>
              <w:rFonts w:hint="eastAsia"/>
              <w:noProof/>
            </w:rPr>
            <w:t>过户费及印花税管理</w:t>
          </w:r>
          <w:r>
            <w:rPr>
              <w:noProof/>
            </w:rPr>
            <w:tab/>
          </w:r>
          <w:r>
            <w:rPr>
              <w:noProof/>
            </w:rPr>
            <w:fldChar w:fldCharType="begin"/>
          </w:r>
          <w:r>
            <w:rPr>
              <w:noProof/>
            </w:rPr>
            <w:instrText xml:space="preserve"> PAGEREF _Toc293477871 \h </w:instrText>
          </w:r>
          <w:r>
            <w:rPr>
              <w:noProof/>
            </w:rPr>
          </w:r>
          <w:r>
            <w:rPr>
              <w:noProof/>
            </w:rPr>
            <w:fldChar w:fldCharType="separate"/>
          </w:r>
          <w:r>
            <w:rPr>
              <w:noProof/>
            </w:rPr>
            <w:t>21</w:t>
          </w:r>
          <w:r>
            <w:rPr>
              <w:noProof/>
            </w:rPr>
            <w:fldChar w:fldCharType="end"/>
          </w:r>
        </w:p>
        <w:p w14:paraId="24395D87" w14:textId="77777777" w:rsidR="00BB5D3A" w:rsidRDefault="00BB5D3A">
          <w:pPr>
            <w:pStyle w:val="31"/>
            <w:tabs>
              <w:tab w:val="right" w:leader="dot" w:pos="9350"/>
            </w:tabs>
            <w:rPr>
              <w:rFonts w:eastAsiaTheme="minorEastAsia" w:cstheme="minorBidi"/>
              <w:noProof/>
              <w:sz w:val="24"/>
              <w:szCs w:val="24"/>
            </w:rPr>
          </w:pPr>
          <w:r w:rsidRPr="003E49FD">
            <w:rPr>
              <w:noProof/>
            </w:rPr>
            <w:t>2.4.8</w:t>
          </w:r>
          <w:r w:rsidRPr="003E49FD">
            <w:rPr>
              <w:rFonts w:hint="eastAsia"/>
              <w:noProof/>
            </w:rPr>
            <w:t xml:space="preserve"> </w:t>
          </w:r>
          <w:r w:rsidRPr="003E49FD">
            <w:rPr>
              <w:rFonts w:hint="eastAsia"/>
              <w:noProof/>
            </w:rPr>
            <w:t>大渠道代理人管理</w:t>
          </w:r>
          <w:r>
            <w:rPr>
              <w:noProof/>
            </w:rPr>
            <w:tab/>
          </w:r>
          <w:r>
            <w:rPr>
              <w:noProof/>
            </w:rPr>
            <w:fldChar w:fldCharType="begin"/>
          </w:r>
          <w:r>
            <w:rPr>
              <w:noProof/>
            </w:rPr>
            <w:instrText xml:space="preserve"> PAGEREF _Toc293477872 \h </w:instrText>
          </w:r>
          <w:r>
            <w:rPr>
              <w:noProof/>
            </w:rPr>
          </w:r>
          <w:r>
            <w:rPr>
              <w:noProof/>
            </w:rPr>
            <w:fldChar w:fldCharType="separate"/>
          </w:r>
          <w:r>
            <w:rPr>
              <w:noProof/>
            </w:rPr>
            <w:t>21</w:t>
          </w:r>
          <w:r>
            <w:rPr>
              <w:noProof/>
            </w:rPr>
            <w:fldChar w:fldCharType="end"/>
          </w:r>
        </w:p>
        <w:p w14:paraId="47C5CADA" w14:textId="77777777" w:rsidR="00BB5D3A" w:rsidRDefault="00BB5D3A">
          <w:pPr>
            <w:pStyle w:val="31"/>
            <w:tabs>
              <w:tab w:val="right" w:leader="dot" w:pos="9350"/>
            </w:tabs>
            <w:rPr>
              <w:rFonts w:eastAsiaTheme="minorEastAsia" w:cstheme="minorBidi"/>
              <w:noProof/>
              <w:sz w:val="24"/>
              <w:szCs w:val="24"/>
            </w:rPr>
          </w:pPr>
          <w:r w:rsidRPr="003E49FD">
            <w:rPr>
              <w:noProof/>
            </w:rPr>
            <w:t>2.4.9</w:t>
          </w:r>
          <w:r w:rsidRPr="003E49FD">
            <w:rPr>
              <w:rFonts w:hint="eastAsia"/>
              <w:noProof/>
            </w:rPr>
            <w:t xml:space="preserve"> </w:t>
          </w:r>
          <w:r w:rsidRPr="003E49FD">
            <w:rPr>
              <w:rFonts w:hint="eastAsia"/>
              <w:noProof/>
            </w:rPr>
            <w:t>禁买投资标的池管理</w:t>
          </w:r>
          <w:r>
            <w:rPr>
              <w:noProof/>
            </w:rPr>
            <w:tab/>
          </w:r>
          <w:r>
            <w:rPr>
              <w:noProof/>
            </w:rPr>
            <w:fldChar w:fldCharType="begin"/>
          </w:r>
          <w:r>
            <w:rPr>
              <w:noProof/>
            </w:rPr>
            <w:instrText xml:space="preserve"> PAGEREF _Toc293477873 \h </w:instrText>
          </w:r>
          <w:r>
            <w:rPr>
              <w:noProof/>
            </w:rPr>
          </w:r>
          <w:r>
            <w:rPr>
              <w:noProof/>
            </w:rPr>
            <w:fldChar w:fldCharType="separate"/>
          </w:r>
          <w:r>
            <w:rPr>
              <w:noProof/>
            </w:rPr>
            <w:t>22</w:t>
          </w:r>
          <w:r>
            <w:rPr>
              <w:noProof/>
            </w:rPr>
            <w:fldChar w:fldCharType="end"/>
          </w:r>
        </w:p>
        <w:p w14:paraId="0A03D9A0" w14:textId="77777777" w:rsidR="00BB5D3A" w:rsidRDefault="00BB5D3A">
          <w:pPr>
            <w:pStyle w:val="31"/>
            <w:tabs>
              <w:tab w:val="right" w:leader="dot" w:pos="9350"/>
            </w:tabs>
            <w:rPr>
              <w:rFonts w:eastAsiaTheme="minorEastAsia" w:cstheme="minorBidi"/>
              <w:noProof/>
              <w:sz w:val="24"/>
              <w:szCs w:val="24"/>
            </w:rPr>
          </w:pPr>
          <w:r w:rsidRPr="003E49FD">
            <w:rPr>
              <w:noProof/>
              <w:highlight w:val="yellow"/>
            </w:rPr>
            <w:t>2.4.10</w:t>
          </w:r>
          <w:r w:rsidRPr="003E49FD">
            <w:rPr>
              <w:rFonts w:hint="eastAsia"/>
              <w:noProof/>
              <w:highlight w:val="yellow"/>
            </w:rPr>
            <w:t xml:space="preserve"> </w:t>
          </w:r>
          <w:r w:rsidRPr="003E49FD">
            <w:rPr>
              <w:rFonts w:hint="eastAsia"/>
              <w:noProof/>
              <w:highlight w:val="yellow"/>
            </w:rPr>
            <w:t>实盘方案交易时间表</w:t>
          </w:r>
          <w:r>
            <w:rPr>
              <w:noProof/>
            </w:rPr>
            <w:tab/>
          </w:r>
          <w:r>
            <w:rPr>
              <w:noProof/>
            </w:rPr>
            <w:fldChar w:fldCharType="begin"/>
          </w:r>
          <w:r>
            <w:rPr>
              <w:noProof/>
            </w:rPr>
            <w:instrText xml:space="preserve"> PAGEREF _Toc293477874 \h </w:instrText>
          </w:r>
          <w:r>
            <w:rPr>
              <w:noProof/>
            </w:rPr>
          </w:r>
          <w:r>
            <w:rPr>
              <w:noProof/>
            </w:rPr>
            <w:fldChar w:fldCharType="separate"/>
          </w:r>
          <w:r>
            <w:rPr>
              <w:noProof/>
            </w:rPr>
            <w:t>23</w:t>
          </w:r>
          <w:r>
            <w:rPr>
              <w:noProof/>
            </w:rPr>
            <w:fldChar w:fldCharType="end"/>
          </w:r>
        </w:p>
        <w:p w14:paraId="50C08D17"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lastRenderedPageBreak/>
            <w:t>2.5</w:t>
          </w:r>
          <w:r w:rsidRPr="003E49FD">
            <w:rPr>
              <w:rFonts w:ascii="微软雅黑" w:hAnsi="微软雅黑" w:hint="eastAsia"/>
              <w:noProof/>
            </w:rPr>
            <w:t xml:space="preserve"> 系统记账科目设置</w:t>
          </w:r>
          <w:r>
            <w:rPr>
              <w:noProof/>
            </w:rPr>
            <w:tab/>
          </w:r>
          <w:r>
            <w:rPr>
              <w:noProof/>
            </w:rPr>
            <w:fldChar w:fldCharType="begin"/>
          </w:r>
          <w:r>
            <w:rPr>
              <w:noProof/>
            </w:rPr>
            <w:instrText xml:space="preserve"> PAGEREF _Toc293477875 \h </w:instrText>
          </w:r>
          <w:r>
            <w:rPr>
              <w:noProof/>
            </w:rPr>
          </w:r>
          <w:r>
            <w:rPr>
              <w:noProof/>
            </w:rPr>
            <w:fldChar w:fldCharType="separate"/>
          </w:r>
          <w:r>
            <w:rPr>
              <w:noProof/>
            </w:rPr>
            <w:t>23</w:t>
          </w:r>
          <w:r>
            <w:rPr>
              <w:noProof/>
            </w:rPr>
            <w:fldChar w:fldCharType="end"/>
          </w:r>
        </w:p>
        <w:p w14:paraId="05F18D84" w14:textId="77777777" w:rsidR="00BB5D3A" w:rsidRDefault="00BB5D3A">
          <w:pPr>
            <w:pStyle w:val="31"/>
            <w:tabs>
              <w:tab w:val="right" w:leader="dot" w:pos="9350"/>
            </w:tabs>
            <w:rPr>
              <w:rFonts w:eastAsiaTheme="minorEastAsia" w:cstheme="minorBidi"/>
              <w:noProof/>
              <w:sz w:val="24"/>
              <w:szCs w:val="24"/>
            </w:rPr>
          </w:pPr>
          <w:r w:rsidRPr="003E49FD">
            <w:rPr>
              <w:noProof/>
            </w:rPr>
            <w:t>2.5.1</w:t>
          </w:r>
          <w:r w:rsidRPr="003E49FD">
            <w:rPr>
              <w:rFonts w:hint="eastAsia"/>
              <w:noProof/>
            </w:rPr>
            <w:t xml:space="preserve"> </w:t>
          </w:r>
          <w:r w:rsidRPr="003E49FD">
            <w:rPr>
              <w:rFonts w:hint="eastAsia"/>
              <w:noProof/>
            </w:rPr>
            <w:t>记账科目列表</w:t>
          </w:r>
          <w:r>
            <w:rPr>
              <w:noProof/>
            </w:rPr>
            <w:tab/>
          </w:r>
          <w:r>
            <w:rPr>
              <w:noProof/>
            </w:rPr>
            <w:fldChar w:fldCharType="begin"/>
          </w:r>
          <w:r>
            <w:rPr>
              <w:noProof/>
            </w:rPr>
            <w:instrText xml:space="preserve"> PAGEREF _Toc293477876 \h </w:instrText>
          </w:r>
          <w:r>
            <w:rPr>
              <w:noProof/>
            </w:rPr>
          </w:r>
          <w:r>
            <w:rPr>
              <w:noProof/>
            </w:rPr>
            <w:fldChar w:fldCharType="separate"/>
          </w:r>
          <w:r>
            <w:rPr>
              <w:noProof/>
            </w:rPr>
            <w:t>23</w:t>
          </w:r>
          <w:r>
            <w:rPr>
              <w:noProof/>
            </w:rPr>
            <w:fldChar w:fldCharType="end"/>
          </w:r>
        </w:p>
        <w:p w14:paraId="1ECEB27C"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2.6</w:t>
          </w:r>
          <w:r w:rsidRPr="003E49FD">
            <w:rPr>
              <w:rFonts w:ascii="微软雅黑" w:hAnsi="微软雅黑" w:hint="eastAsia"/>
              <w:noProof/>
            </w:rPr>
            <w:t xml:space="preserve"> 实盘与交易</w:t>
          </w:r>
          <w:r>
            <w:rPr>
              <w:noProof/>
            </w:rPr>
            <w:tab/>
          </w:r>
          <w:r>
            <w:rPr>
              <w:noProof/>
            </w:rPr>
            <w:fldChar w:fldCharType="begin"/>
          </w:r>
          <w:r>
            <w:rPr>
              <w:noProof/>
            </w:rPr>
            <w:instrText xml:space="preserve"> PAGEREF _Toc293477877 \h </w:instrText>
          </w:r>
          <w:r>
            <w:rPr>
              <w:noProof/>
            </w:rPr>
          </w:r>
          <w:r>
            <w:rPr>
              <w:noProof/>
            </w:rPr>
            <w:fldChar w:fldCharType="separate"/>
          </w:r>
          <w:r>
            <w:rPr>
              <w:noProof/>
            </w:rPr>
            <w:t>25</w:t>
          </w:r>
          <w:r>
            <w:rPr>
              <w:noProof/>
            </w:rPr>
            <w:fldChar w:fldCharType="end"/>
          </w:r>
        </w:p>
        <w:p w14:paraId="7AA1F4FE" w14:textId="77777777" w:rsidR="00BB5D3A" w:rsidRDefault="00BB5D3A">
          <w:pPr>
            <w:pStyle w:val="31"/>
            <w:tabs>
              <w:tab w:val="right" w:leader="dot" w:pos="9350"/>
            </w:tabs>
            <w:rPr>
              <w:rFonts w:eastAsiaTheme="minorEastAsia" w:cstheme="minorBidi"/>
              <w:noProof/>
              <w:sz w:val="24"/>
              <w:szCs w:val="24"/>
            </w:rPr>
          </w:pPr>
          <w:r w:rsidRPr="003E49FD">
            <w:rPr>
              <w:noProof/>
            </w:rPr>
            <w:t>2.6.1</w:t>
          </w:r>
          <w:r w:rsidRPr="003E49FD">
            <w:rPr>
              <w:rFonts w:hint="eastAsia"/>
              <w:noProof/>
            </w:rPr>
            <w:t xml:space="preserve"> </w:t>
          </w:r>
          <w:r w:rsidRPr="003E49FD">
            <w:rPr>
              <w:rFonts w:hint="eastAsia"/>
              <w:noProof/>
            </w:rPr>
            <w:t>申请实盘、续期与结算</w:t>
          </w:r>
          <w:r>
            <w:rPr>
              <w:noProof/>
            </w:rPr>
            <w:tab/>
          </w:r>
          <w:r>
            <w:rPr>
              <w:noProof/>
            </w:rPr>
            <w:fldChar w:fldCharType="begin"/>
          </w:r>
          <w:r>
            <w:rPr>
              <w:noProof/>
            </w:rPr>
            <w:instrText xml:space="preserve"> PAGEREF _Toc293477878 \h </w:instrText>
          </w:r>
          <w:r>
            <w:rPr>
              <w:noProof/>
            </w:rPr>
          </w:r>
          <w:r>
            <w:rPr>
              <w:noProof/>
            </w:rPr>
            <w:fldChar w:fldCharType="separate"/>
          </w:r>
          <w:r>
            <w:rPr>
              <w:noProof/>
            </w:rPr>
            <w:t>25</w:t>
          </w:r>
          <w:r>
            <w:rPr>
              <w:noProof/>
            </w:rPr>
            <w:fldChar w:fldCharType="end"/>
          </w:r>
        </w:p>
        <w:p w14:paraId="3240AC16" w14:textId="77777777" w:rsidR="00BB5D3A" w:rsidRDefault="00BB5D3A">
          <w:pPr>
            <w:pStyle w:val="31"/>
            <w:tabs>
              <w:tab w:val="right" w:leader="dot" w:pos="9350"/>
            </w:tabs>
            <w:rPr>
              <w:rFonts w:eastAsiaTheme="minorEastAsia" w:cstheme="minorBidi"/>
              <w:noProof/>
              <w:sz w:val="24"/>
              <w:szCs w:val="24"/>
            </w:rPr>
          </w:pPr>
          <w:r w:rsidRPr="003E49FD">
            <w:rPr>
              <w:noProof/>
            </w:rPr>
            <w:t>2.6.2</w:t>
          </w:r>
          <w:r w:rsidRPr="003E49FD">
            <w:rPr>
              <w:rFonts w:hint="eastAsia"/>
              <w:noProof/>
            </w:rPr>
            <w:t xml:space="preserve"> </w:t>
          </w:r>
          <w:r w:rsidRPr="003E49FD">
            <w:rPr>
              <w:rFonts w:hint="eastAsia"/>
              <w:noProof/>
            </w:rPr>
            <w:t>实盘买入</w:t>
          </w:r>
          <w:r w:rsidRPr="003E49FD">
            <w:rPr>
              <w:noProof/>
            </w:rPr>
            <w:t>(</w:t>
          </w:r>
          <w:r w:rsidRPr="003E49FD">
            <w:rPr>
              <w:rFonts w:hint="eastAsia"/>
              <w:noProof/>
            </w:rPr>
            <w:t>一期只支持市价买入</w:t>
          </w:r>
          <w:r w:rsidRPr="003E49FD">
            <w:rPr>
              <w:noProof/>
            </w:rPr>
            <w:t>)</w:t>
          </w:r>
          <w:r>
            <w:rPr>
              <w:noProof/>
            </w:rPr>
            <w:tab/>
          </w:r>
          <w:r>
            <w:rPr>
              <w:noProof/>
            </w:rPr>
            <w:fldChar w:fldCharType="begin"/>
          </w:r>
          <w:r>
            <w:rPr>
              <w:noProof/>
            </w:rPr>
            <w:instrText xml:space="preserve"> PAGEREF _Toc293477879 \h </w:instrText>
          </w:r>
          <w:r>
            <w:rPr>
              <w:noProof/>
            </w:rPr>
          </w:r>
          <w:r>
            <w:rPr>
              <w:noProof/>
            </w:rPr>
            <w:fldChar w:fldCharType="separate"/>
          </w:r>
          <w:r>
            <w:rPr>
              <w:noProof/>
            </w:rPr>
            <w:t>28</w:t>
          </w:r>
          <w:r>
            <w:rPr>
              <w:noProof/>
            </w:rPr>
            <w:fldChar w:fldCharType="end"/>
          </w:r>
        </w:p>
        <w:p w14:paraId="76168C8C" w14:textId="77777777" w:rsidR="00BB5D3A" w:rsidRDefault="00BB5D3A">
          <w:pPr>
            <w:pStyle w:val="31"/>
            <w:tabs>
              <w:tab w:val="right" w:leader="dot" w:pos="9350"/>
            </w:tabs>
            <w:rPr>
              <w:rFonts w:eastAsiaTheme="minorEastAsia" w:cstheme="minorBidi"/>
              <w:noProof/>
              <w:sz w:val="24"/>
              <w:szCs w:val="24"/>
            </w:rPr>
          </w:pPr>
          <w:r w:rsidRPr="003E49FD">
            <w:rPr>
              <w:noProof/>
            </w:rPr>
            <w:t>2.6.3</w:t>
          </w:r>
          <w:r w:rsidRPr="003E49FD">
            <w:rPr>
              <w:rFonts w:hint="eastAsia"/>
              <w:noProof/>
            </w:rPr>
            <w:t xml:space="preserve"> </w:t>
          </w:r>
          <w:r w:rsidRPr="003E49FD">
            <w:rPr>
              <w:rFonts w:hint="eastAsia"/>
              <w:noProof/>
            </w:rPr>
            <w:t>卖出</w:t>
          </w:r>
          <w:r w:rsidRPr="003E49FD">
            <w:rPr>
              <w:noProof/>
            </w:rPr>
            <w:t>(</w:t>
          </w:r>
          <w:r w:rsidRPr="003E49FD">
            <w:rPr>
              <w:rFonts w:hint="eastAsia"/>
              <w:noProof/>
            </w:rPr>
            <w:t>一期只支持市价卖出</w:t>
          </w:r>
          <w:r w:rsidRPr="003E49FD">
            <w:rPr>
              <w:noProof/>
            </w:rPr>
            <w:t>)</w:t>
          </w:r>
          <w:r>
            <w:rPr>
              <w:noProof/>
            </w:rPr>
            <w:tab/>
          </w:r>
          <w:r>
            <w:rPr>
              <w:noProof/>
            </w:rPr>
            <w:fldChar w:fldCharType="begin"/>
          </w:r>
          <w:r>
            <w:rPr>
              <w:noProof/>
            </w:rPr>
            <w:instrText xml:space="preserve"> PAGEREF _Toc293477880 \h </w:instrText>
          </w:r>
          <w:r>
            <w:rPr>
              <w:noProof/>
            </w:rPr>
          </w:r>
          <w:r>
            <w:rPr>
              <w:noProof/>
            </w:rPr>
            <w:fldChar w:fldCharType="separate"/>
          </w:r>
          <w:r>
            <w:rPr>
              <w:noProof/>
            </w:rPr>
            <w:t>32</w:t>
          </w:r>
          <w:r>
            <w:rPr>
              <w:noProof/>
            </w:rPr>
            <w:fldChar w:fldCharType="end"/>
          </w:r>
        </w:p>
        <w:p w14:paraId="5A1ADEC7" w14:textId="77777777" w:rsidR="00BB5D3A" w:rsidRDefault="00BB5D3A">
          <w:pPr>
            <w:pStyle w:val="31"/>
            <w:tabs>
              <w:tab w:val="right" w:leader="dot" w:pos="9350"/>
            </w:tabs>
            <w:rPr>
              <w:rFonts w:eastAsiaTheme="minorEastAsia" w:cstheme="minorBidi"/>
              <w:noProof/>
              <w:sz w:val="24"/>
              <w:szCs w:val="24"/>
            </w:rPr>
          </w:pPr>
          <w:r w:rsidRPr="003E49FD">
            <w:rPr>
              <w:noProof/>
            </w:rPr>
            <w:t>2.6.4</w:t>
          </w:r>
          <w:r w:rsidRPr="003E49FD">
            <w:rPr>
              <w:rFonts w:hint="eastAsia"/>
              <w:noProof/>
            </w:rPr>
            <w:t xml:space="preserve"> </w:t>
          </w:r>
          <w:r w:rsidRPr="003E49FD">
            <w:rPr>
              <w:rFonts w:hint="eastAsia"/>
              <w:noProof/>
            </w:rPr>
            <w:t>撤单</w:t>
          </w:r>
          <w:r>
            <w:rPr>
              <w:noProof/>
            </w:rPr>
            <w:tab/>
          </w:r>
          <w:r>
            <w:rPr>
              <w:noProof/>
            </w:rPr>
            <w:fldChar w:fldCharType="begin"/>
          </w:r>
          <w:r>
            <w:rPr>
              <w:noProof/>
            </w:rPr>
            <w:instrText xml:space="preserve"> PAGEREF _Toc293477881 \h </w:instrText>
          </w:r>
          <w:r>
            <w:rPr>
              <w:noProof/>
            </w:rPr>
          </w:r>
          <w:r>
            <w:rPr>
              <w:noProof/>
            </w:rPr>
            <w:fldChar w:fldCharType="separate"/>
          </w:r>
          <w:r>
            <w:rPr>
              <w:noProof/>
            </w:rPr>
            <w:t>34</w:t>
          </w:r>
          <w:r>
            <w:rPr>
              <w:noProof/>
            </w:rPr>
            <w:fldChar w:fldCharType="end"/>
          </w:r>
        </w:p>
        <w:p w14:paraId="53E16550" w14:textId="77777777" w:rsidR="00BB5D3A" w:rsidRDefault="00BB5D3A">
          <w:pPr>
            <w:pStyle w:val="31"/>
            <w:tabs>
              <w:tab w:val="right" w:leader="dot" w:pos="9350"/>
            </w:tabs>
            <w:rPr>
              <w:rFonts w:eastAsiaTheme="minorEastAsia" w:cstheme="minorBidi"/>
              <w:noProof/>
              <w:sz w:val="24"/>
              <w:szCs w:val="24"/>
            </w:rPr>
          </w:pPr>
          <w:r w:rsidRPr="003E49FD">
            <w:rPr>
              <w:noProof/>
            </w:rPr>
            <w:t>2.6.1</w:t>
          </w:r>
          <w:r w:rsidRPr="003E49FD">
            <w:rPr>
              <w:rFonts w:hint="eastAsia"/>
              <w:noProof/>
            </w:rPr>
            <w:t xml:space="preserve"> </w:t>
          </w:r>
          <w:r w:rsidRPr="003E49FD">
            <w:rPr>
              <w:rFonts w:hint="eastAsia"/>
              <w:noProof/>
            </w:rPr>
            <w:t>查询当日委托、成交</w:t>
          </w:r>
          <w:r>
            <w:rPr>
              <w:noProof/>
            </w:rPr>
            <w:tab/>
          </w:r>
          <w:r>
            <w:rPr>
              <w:noProof/>
            </w:rPr>
            <w:fldChar w:fldCharType="begin"/>
          </w:r>
          <w:r>
            <w:rPr>
              <w:noProof/>
            </w:rPr>
            <w:instrText xml:space="preserve"> PAGEREF _Toc293477882 \h </w:instrText>
          </w:r>
          <w:r>
            <w:rPr>
              <w:noProof/>
            </w:rPr>
          </w:r>
          <w:r>
            <w:rPr>
              <w:noProof/>
            </w:rPr>
            <w:fldChar w:fldCharType="separate"/>
          </w:r>
          <w:r>
            <w:rPr>
              <w:noProof/>
            </w:rPr>
            <w:t>36</w:t>
          </w:r>
          <w:r>
            <w:rPr>
              <w:noProof/>
            </w:rPr>
            <w:fldChar w:fldCharType="end"/>
          </w:r>
        </w:p>
        <w:p w14:paraId="08F892EB" w14:textId="77777777" w:rsidR="00BB5D3A" w:rsidRDefault="00BB5D3A">
          <w:pPr>
            <w:pStyle w:val="31"/>
            <w:tabs>
              <w:tab w:val="right" w:leader="dot" w:pos="9350"/>
            </w:tabs>
            <w:rPr>
              <w:rFonts w:eastAsiaTheme="minorEastAsia" w:cstheme="minorBidi"/>
              <w:noProof/>
              <w:sz w:val="24"/>
              <w:szCs w:val="24"/>
            </w:rPr>
          </w:pPr>
          <w:r w:rsidRPr="003E49FD">
            <w:rPr>
              <w:noProof/>
            </w:rPr>
            <w:t>2.6.2</w:t>
          </w:r>
          <w:r w:rsidRPr="003E49FD">
            <w:rPr>
              <w:rFonts w:hint="eastAsia"/>
              <w:noProof/>
            </w:rPr>
            <w:t xml:space="preserve"> </w:t>
          </w:r>
          <w:r w:rsidRPr="003E49FD">
            <w:rPr>
              <w:rFonts w:hint="eastAsia"/>
              <w:noProof/>
            </w:rPr>
            <w:t>特殊股票处理</w:t>
          </w:r>
          <w:r>
            <w:rPr>
              <w:noProof/>
            </w:rPr>
            <w:tab/>
          </w:r>
          <w:r>
            <w:rPr>
              <w:noProof/>
            </w:rPr>
            <w:fldChar w:fldCharType="begin"/>
          </w:r>
          <w:r>
            <w:rPr>
              <w:noProof/>
            </w:rPr>
            <w:instrText xml:space="preserve"> PAGEREF _Toc293477883 \h </w:instrText>
          </w:r>
          <w:r>
            <w:rPr>
              <w:noProof/>
            </w:rPr>
          </w:r>
          <w:r>
            <w:rPr>
              <w:noProof/>
            </w:rPr>
            <w:fldChar w:fldCharType="separate"/>
          </w:r>
          <w:r>
            <w:rPr>
              <w:noProof/>
            </w:rPr>
            <w:t>36</w:t>
          </w:r>
          <w:r>
            <w:rPr>
              <w:noProof/>
            </w:rPr>
            <w:fldChar w:fldCharType="end"/>
          </w:r>
        </w:p>
        <w:p w14:paraId="43290794"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2.7</w:t>
          </w:r>
          <w:r w:rsidRPr="003E49FD">
            <w:rPr>
              <w:rFonts w:ascii="微软雅黑" w:hAnsi="微软雅黑" w:hint="eastAsia"/>
              <w:noProof/>
            </w:rPr>
            <w:t xml:space="preserve"> 资讯栏</w:t>
          </w:r>
          <w:r>
            <w:rPr>
              <w:noProof/>
            </w:rPr>
            <w:tab/>
          </w:r>
          <w:r>
            <w:rPr>
              <w:noProof/>
            </w:rPr>
            <w:fldChar w:fldCharType="begin"/>
          </w:r>
          <w:r>
            <w:rPr>
              <w:noProof/>
            </w:rPr>
            <w:instrText xml:space="preserve"> PAGEREF _Toc293477884 \h </w:instrText>
          </w:r>
          <w:r>
            <w:rPr>
              <w:noProof/>
            </w:rPr>
          </w:r>
          <w:r>
            <w:rPr>
              <w:noProof/>
            </w:rPr>
            <w:fldChar w:fldCharType="separate"/>
          </w:r>
          <w:r>
            <w:rPr>
              <w:noProof/>
            </w:rPr>
            <w:t>38</w:t>
          </w:r>
          <w:r>
            <w:rPr>
              <w:noProof/>
            </w:rPr>
            <w:fldChar w:fldCharType="end"/>
          </w:r>
        </w:p>
        <w:p w14:paraId="18149A2D" w14:textId="77777777" w:rsidR="00BB5D3A" w:rsidRDefault="00BB5D3A">
          <w:pPr>
            <w:pStyle w:val="31"/>
            <w:tabs>
              <w:tab w:val="right" w:leader="dot" w:pos="9350"/>
            </w:tabs>
            <w:rPr>
              <w:rFonts w:eastAsiaTheme="minorEastAsia" w:cstheme="minorBidi"/>
              <w:noProof/>
              <w:sz w:val="24"/>
              <w:szCs w:val="24"/>
            </w:rPr>
          </w:pPr>
          <w:r w:rsidRPr="003E49FD">
            <w:rPr>
              <w:noProof/>
            </w:rPr>
            <w:t>2.7.1</w:t>
          </w:r>
          <w:r w:rsidRPr="003E49FD">
            <w:rPr>
              <w:rFonts w:hint="eastAsia"/>
              <w:noProof/>
            </w:rPr>
            <w:t xml:space="preserve"> </w:t>
          </w:r>
          <w:r w:rsidRPr="003E49FD">
            <w:rPr>
              <w:rFonts w:hint="eastAsia"/>
              <w:noProof/>
            </w:rPr>
            <w:t>买入信息</w:t>
          </w:r>
          <w:r>
            <w:rPr>
              <w:noProof/>
            </w:rPr>
            <w:tab/>
          </w:r>
          <w:r>
            <w:rPr>
              <w:noProof/>
            </w:rPr>
            <w:fldChar w:fldCharType="begin"/>
          </w:r>
          <w:r>
            <w:rPr>
              <w:noProof/>
            </w:rPr>
            <w:instrText xml:space="preserve"> PAGEREF _Toc293477885 \h </w:instrText>
          </w:r>
          <w:r>
            <w:rPr>
              <w:noProof/>
            </w:rPr>
          </w:r>
          <w:r>
            <w:rPr>
              <w:noProof/>
            </w:rPr>
            <w:fldChar w:fldCharType="separate"/>
          </w:r>
          <w:r>
            <w:rPr>
              <w:noProof/>
            </w:rPr>
            <w:t>38</w:t>
          </w:r>
          <w:r>
            <w:rPr>
              <w:noProof/>
            </w:rPr>
            <w:fldChar w:fldCharType="end"/>
          </w:r>
        </w:p>
        <w:p w14:paraId="696B68EB" w14:textId="77777777" w:rsidR="00BB5D3A" w:rsidRDefault="00BB5D3A">
          <w:pPr>
            <w:pStyle w:val="31"/>
            <w:tabs>
              <w:tab w:val="right" w:leader="dot" w:pos="9350"/>
            </w:tabs>
            <w:rPr>
              <w:rFonts w:eastAsiaTheme="minorEastAsia" w:cstheme="minorBidi"/>
              <w:noProof/>
              <w:sz w:val="24"/>
              <w:szCs w:val="24"/>
            </w:rPr>
          </w:pPr>
          <w:r w:rsidRPr="003E49FD">
            <w:rPr>
              <w:noProof/>
            </w:rPr>
            <w:t>2.7.2</w:t>
          </w:r>
          <w:r w:rsidRPr="003E49FD">
            <w:rPr>
              <w:rFonts w:hint="eastAsia"/>
              <w:noProof/>
            </w:rPr>
            <w:t xml:space="preserve"> </w:t>
          </w:r>
          <w:r w:rsidRPr="003E49FD">
            <w:rPr>
              <w:rFonts w:hint="eastAsia"/>
              <w:noProof/>
            </w:rPr>
            <w:t>卖出盈利信息</w:t>
          </w:r>
          <w:r>
            <w:rPr>
              <w:noProof/>
            </w:rPr>
            <w:tab/>
          </w:r>
          <w:r>
            <w:rPr>
              <w:noProof/>
            </w:rPr>
            <w:fldChar w:fldCharType="begin"/>
          </w:r>
          <w:r>
            <w:rPr>
              <w:noProof/>
            </w:rPr>
            <w:instrText xml:space="preserve"> PAGEREF _Toc293477886 \h </w:instrText>
          </w:r>
          <w:r>
            <w:rPr>
              <w:noProof/>
            </w:rPr>
          </w:r>
          <w:r>
            <w:rPr>
              <w:noProof/>
            </w:rPr>
            <w:fldChar w:fldCharType="separate"/>
          </w:r>
          <w:r>
            <w:rPr>
              <w:noProof/>
            </w:rPr>
            <w:t>38</w:t>
          </w:r>
          <w:r>
            <w:rPr>
              <w:noProof/>
            </w:rPr>
            <w:fldChar w:fldCharType="end"/>
          </w:r>
        </w:p>
        <w:p w14:paraId="58A4DE87" w14:textId="77777777" w:rsidR="00BB5D3A" w:rsidRDefault="00BB5D3A">
          <w:pPr>
            <w:pStyle w:val="31"/>
            <w:tabs>
              <w:tab w:val="right" w:leader="dot" w:pos="9350"/>
            </w:tabs>
            <w:rPr>
              <w:rFonts w:eastAsiaTheme="minorEastAsia" w:cstheme="minorBidi"/>
              <w:noProof/>
              <w:sz w:val="24"/>
              <w:szCs w:val="24"/>
            </w:rPr>
          </w:pPr>
          <w:r w:rsidRPr="003E49FD">
            <w:rPr>
              <w:noProof/>
            </w:rPr>
            <w:t>2.7.3</w:t>
          </w:r>
          <w:r w:rsidRPr="003E49FD">
            <w:rPr>
              <w:rFonts w:hint="eastAsia"/>
              <w:noProof/>
            </w:rPr>
            <w:t xml:space="preserve"> </w:t>
          </w:r>
          <w:r w:rsidRPr="003E49FD">
            <w:rPr>
              <w:rFonts w:hint="eastAsia"/>
              <w:noProof/>
            </w:rPr>
            <w:t>实盘战绩</w:t>
          </w:r>
          <w:r>
            <w:rPr>
              <w:noProof/>
            </w:rPr>
            <w:tab/>
          </w:r>
          <w:r>
            <w:rPr>
              <w:noProof/>
            </w:rPr>
            <w:fldChar w:fldCharType="begin"/>
          </w:r>
          <w:r>
            <w:rPr>
              <w:noProof/>
            </w:rPr>
            <w:instrText xml:space="preserve"> PAGEREF _Toc293477887 \h </w:instrText>
          </w:r>
          <w:r>
            <w:rPr>
              <w:noProof/>
            </w:rPr>
          </w:r>
          <w:r>
            <w:rPr>
              <w:noProof/>
            </w:rPr>
            <w:fldChar w:fldCharType="separate"/>
          </w:r>
          <w:r>
            <w:rPr>
              <w:noProof/>
            </w:rPr>
            <w:t>39</w:t>
          </w:r>
          <w:r>
            <w:rPr>
              <w:noProof/>
            </w:rPr>
            <w:fldChar w:fldCharType="end"/>
          </w:r>
        </w:p>
        <w:p w14:paraId="47F9D51B" w14:textId="77777777" w:rsidR="00BB5D3A" w:rsidRDefault="00BB5D3A">
          <w:pPr>
            <w:pStyle w:val="31"/>
            <w:tabs>
              <w:tab w:val="right" w:leader="dot" w:pos="9350"/>
            </w:tabs>
            <w:rPr>
              <w:rFonts w:eastAsiaTheme="minorEastAsia" w:cstheme="minorBidi"/>
              <w:noProof/>
              <w:sz w:val="24"/>
              <w:szCs w:val="24"/>
            </w:rPr>
          </w:pPr>
          <w:r w:rsidRPr="003E49FD">
            <w:rPr>
              <w:noProof/>
            </w:rPr>
            <w:t>2.7.4</w:t>
          </w:r>
          <w:r w:rsidRPr="003E49FD">
            <w:rPr>
              <w:rFonts w:hint="eastAsia"/>
              <w:noProof/>
            </w:rPr>
            <w:t xml:space="preserve"> </w:t>
          </w:r>
          <w:r w:rsidRPr="003E49FD">
            <w:rPr>
              <w:rFonts w:hint="eastAsia"/>
              <w:noProof/>
            </w:rPr>
            <w:t>高手排行</w:t>
          </w:r>
          <w:r>
            <w:rPr>
              <w:noProof/>
            </w:rPr>
            <w:tab/>
          </w:r>
          <w:r>
            <w:rPr>
              <w:noProof/>
            </w:rPr>
            <w:fldChar w:fldCharType="begin"/>
          </w:r>
          <w:r>
            <w:rPr>
              <w:noProof/>
            </w:rPr>
            <w:instrText xml:space="preserve"> PAGEREF _Toc293477888 \h </w:instrText>
          </w:r>
          <w:r>
            <w:rPr>
              <w:noProof/>
            </w:rPr>
          </w:r>
          <w:r>
            <w:rPr>
              <w:noProof/>
            </w:rPr>
            <w:fldChar w:fldCharType="separate"/>
          </w:r>
          <w:r>
            <w:rPr>
              <w:noProof/>
            </w:rPr>
            <w:t>39</w:t>
          </w:r>
          <w:r>
            <w:rPr>
              <w:noProof/>
            </w:rPr>
            <w:fldChar w:fldCharType="end"/>
          </w:r>
        </w:p>
        <w:p w14:paraId="56715482" w14:textId="77777777" w:rsidR="00BB5D3A" w:rsidRDefault="00BB5D3A">
          <w:pPr>
            <w:pStyle w:val="31"/>
            <w:tabs>
              <w:tab w:val="right" w:leader="dot" w:pos="9350"/>
            </w:tabs>
            <w:rPr>
              <w:rFonts w:eastAsiaTheme="minorEastAsia" w:cstheme="minorBidi"/>
              <w:noProof/>
              <w:sz w:val="24"/>
              <w:szCs w:val="24"/>
            </w:rPr>
          </w:pPr>
          <w:r w:rsidRPr="003E49FD">
            <w:rPr>
              <w:noProof/>
            </w:rPr>
            <w:t>2.7.5</w:t>
          </w:r>
          <w:r w:rsidRPr="003E49FD">
            <w:rPr>
              <w:rFonts w:hint="eastAsia"/>
              <w:noProof/>
            </w:rPr>
            <w:t xml:space="preserve"> </w:t>
          </w:r>
          <w:r w:rsidRPr="003E49FD">
            <w:rPr>
              <w:rFonts w:hint="eastAsia"/>
              <w:noProof/>
            </w:rPr>
            <w:t>高手排行</w:t>
          </w:r>
          <w:r>
            <w:rPr>
              <w:noProof/>
            </w:rPr>
            <w:tab/>
          </w:r>
          <w:r>
            <w:rPr>
              <w:noProof/>
            </w:rPr>
            <w:fldChar w:fldCharType="begin"/>
          </w:r>
          <w:r>
            <w:rPr>
              <w:noProof/>
            </w:rPr>
            <w:instrText xml:space="preserve"> PAGEREF _Toc293477889 \h </w:instrText>
          </w:r>
          <w:r>
            <w:rPr>
              <w:noProof/>
            </w:rPr>
          </w:r>
          <w:r>
            <w:rPr>
              <w:noProof/>
            </w:rPr>
            <w:fldChar w:fldCharType="separate"/>
          </w:r>
          <w:r>
            <w:rPr>
              <w:noProof/>
            </w:rPr>
            <w:t>39</w:t>
          </w:r>
          <w:r>
            <w:rPr>
              <w:noProof/>
            </w:rPr>
            <w:fldChar w:fldCharType="end"/>
          </w:r>
        </w:p>
        <w:p w14:paraId="54C3E80D"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2.8</w:t>
          </w:r>
          <w:r w:rsidRPr="003E49FD">
            <w:rPr>
              <w:rFonts w:ascii="微软雅黑" w:hAnsi="微软雅黑" w:hint="eastAsia"/>
              <w:noProof/>
            </w:rPr>
            <w:t xml:space="preserve"> 平台运营</w:t>
          </w:r>
          <w:r w:rsidRPr="003E49FD">
            <w:rPr>
              <w:rFonts w:ascii="微软雅黑" w:hAnsi="微软雅黑"/>
              <w:noProof/>
            </w:rPr>
            <w:t>BOSS</w:t>
          </w:r>
          <w:r w:rsidRPr="003E49FD">
            <w:rPr>
              <w:rFonts w:ascii="微软雅黑" w:hAnsi="微软雅黑" w:hint="eastAsia"/>
              <w:noProof/>
            </w:rPr>
            <w:t>系统</w:t>
          </w:r>
          <w:r>
            <w:rPr>
              <w:noProof/>
            </w:rPr>
            <w:tab/>
          </w:r>
          <w:r>
            <w:rPr>
              <w:noProof/>
            </w:rPr>
            <w:fldChar w:fldCharType="begin"/>
          </w:r>
          <w:r>
            <w:rPr>
              <w:noProof/>
            </w:rPr>
            <w:instrText xml:space="preserve"> PAGEREF _Toc293477890 \h </w:instrText>
          </w:r>
          <w:r>
            <w:rPr>
              <w:noProof/>
            </w:rPr>
          </w:r>
          <w:r>
            <w:rPr>
              <w:noProof/>
            </w:rPr>
            <w:fldChar w:fldCharType="separate"/>
          </w:r>
          <w:r>
            <w:rPr>
              <w:noProof/>
            </w:rPr>
            <w:t>39</w:t>
          </w:r>
          <w:r>
            <w:rPr>
              <w:noProof/>
            </w:rPr>
            <w:fldChar w:fldCharType="end"/>
          </w:r>
        </w:p>
        <w:p w14:paraId="7AAA18FB" w14:textId="77777777" w:rsidR="00BB5D3A" w:rsidRDefault="00BB5D3A">
          <w:pPr>
            <w:pStyle w:val="31"/>
            <w:tabs>
              <w:tab w:val="right" w:leader="dot" w:pos="9350"/>
            </w:tabs>
            <w:rPr>
              <w:rFonts w:eastAsiaTheme="minorEastAsia" w:cstheme="minorBidi"/>
              <w:noProof/>
              <w:sz w:val="24"/>
              <w:szCs w:val="24"/>
            </w:rPr>
          </w:pPr>
          <w:r w:rsidRPr="003E49FD">
            <w:rPr>
              <w:noProof/>
            </w:rPr>
            <w:t>2.8.1</w:t>
          </w:r>
          <w:r w:rsidRPr="003E49FD">
            <w:rPr>
              <w:rFonts w:hint="eastAsia"/>
              <w:noProof/>
            </w:rPr>
            <w:t xml:space="preserve"> </w:t>
          </w:r>
          <w:r w:rsidRPr="003E49FD">
            <w:rPr>
              <w:rFonts w:hint="eastAsia"/>
              <w:noProof/>
            </w:rPr>
            <w:t>系统管理</w:t>
          </w:r>
          <w:r>
            <w:rPr>
              <w:noProof/>
            </w:rPr>
            <w:tab/>
          </w:r>
          <w:r>
            <w:rPr>
              <w:noProof/>
            </w:rPr>
            <w:fldChar w:fldCharType="begin"/>
          </w:r>
          <w:r>
            <w:rPr>
              <w:noProof/>
            </w:rPr>
            <w:instrText xml:space="preserve"> PAGEREF _Toc293477891 \h </w:instrText>
          </w:r>
          <w:r>
            <w:rPr>
              <w:noProof/>
            </w:rPr>
          </w:r>
          <w:r>
            <w:rPr>
              <w:noProof/>
            </w:rPr>
            <w:fldChar w:fldCharType="separate"/>
          </w:r>
          <w:r>
            <w:rPr>
              <w:noProof/>
            </w:rPr>
            <w:t>39</w:t>
          </w:r>
          <w:r>
            <w:rPr>
              <w:noProof/>
            </w:rPr>
            <w:fldChar w:fldCharType="end"/>
          </w:r>
        </w:p>
        <w:p w14:paraId="6A8D425A" w14:textId="77777777" w:rsidR="00BB5D3A" w:rsidRDefault="00BB5D3A">
          <w:pPr>
            <w:pStyle w:val="31"/>
            <w:tabs>
              <w:tab w:val="right" w:leader="dot" w:pos="9350"/>
            </w:tabs>
            <w:rPr>
              <w:rFonts w:eastAsiaTheme="minorEastAsia" w:cstheme="minorBidi"/>
              <w:noProof/>
              <w:sz w:val="24"/>
              <w:szCs w:val="24"/>
            </w:rPr>
          </w:pPr>
          <w:r w:rsidRPr="003E49FD">
            <w:rPr>
              <w:noProof/>
            </w:rPr>
            <w:t>2.8.2</w:t>
          </w:r>
          <w:r w:rsidRPr="003E49FD">
            <w:rPr>
              <w:rFonts w:hint="eastAsia"/>
              <w:noProof/>
            </w:rPr>
            <w:t xml:space="preserve"> </w:t>
          </w:r>
          <w:r w:rsidRPr="003E49FD">
            <w:rPr>
              <w:rFonts w:hint="eastAsia"/>
              <w:noProof/>
            </w:rPr>
            <w:t>开盘前设置</w:t>
          </w:r>
          <w:r>
            <w:rPr>
              <w:noProof/>
            </w:rPr>
            <w:tab/>
          </w:r>
          <w:r>
            <w:rPr>
              <w:noProof/>
            </w:rPr>
            <w:fldChar w:fldCharType="begin"/>
          </w:r>
          <w:r>
            <w:rPr>
              <w:noProof/>
            </w:rPr>
            <w:instrText xml:space="preserve"> PAGEREF _Toc293477892 \h </w:instrText>
          </w:r>
          <w:r>
            <w:rPr>
              <w:noProof/>
            </w:rPr>
          </w:r>
          <w:r>
            <w:rPr>
              <w:noProof/>
            </w:rPr>
            <w:fldChar w:fldCharType="separate"/>
          </w:r>
          <w:r>
            <w:rPr>
              <w:noProof/>
            </w:rPr>
            <w:t>40</w:t>
          </w:r>
          <w:r>
            <w:rPr>
              <w:noProof/>
            </w:rPr>
            <w:fldChar w:fldCharType="end"/>
          </w:r>
        </w:p>
        <w:p w14:paraId="4837698F" w14:textId="77777777" w:rsidR="00BB5D3A" w:rsidRDefault="00BB5D3A">
          <w:pPr>
            <w:pStyle w:val="31"/>
            <w:tabs>
              <w:tab w:val="right" w:leader="dot" w:pos="9350"/>
            </w:tabs>
            <w:rPr>
              <w:rFonts w:eastAsiaTheme="minorEastAsia" w:cstheme="minorBidi"/>
              <w:noProof/>
              <w:sz w:val="24"/>
              <w:szCs w:val="24"/>
            </w:rPr>
          </w:pPr>
          <w:r w:rsidRPr="003E49FD">
            <w:rPr>
              <w:noProof/>
            </w:rPr>
            <w:t>2.8.3</w:t>
          </w:r>
          <w:r w:rsidRPr="003E49FD">
            <w:rPr>
              <w:rFonts w:hint="eastAsia"/>
              <w:noProof/>
            </w:rPr>
            <w:t xml:space="preserve"> </w:t>
          </w:r>
          <w:r w:rsidRPr="003E49FD">
            <w:rPr>
              <w:rFonts w:hint="eastAsia"/>
              <w:noProof/>
            </w:rPr>
            <w:t>用户服务</w:t>
          </w:r>
          <w:r>
            <w:rPr>
              <w:noProof/>
            </w:rPr>
            <w:tab/>
          </w:r>
          <w:r>
            <w:rPr>
              <w:noProof/>
            </w:rPr>
            <w:fldChar w:fldCharType="begin"/>
          </w:r>
          <w:r>
            <w:rPr>
              <w:noProof/>
            </w:rPr>
            <w:instrText xml:space="preserve"> PAGEREF _Toc293477893 \h </w:instrText>
          </w:r>
          <w:r>
            <w:rPr>
              <w:noProof/>
            </w:rPr>
          </w:r>
          <w:r>
            <w:rPr>
              <w:noProof/>
            </w:rPr>
            <w:fldChar w:fldCharType="separate"/>
          </w:r>
          <w:r>
            <w:rPr>
              <w:noProof/>
            </w:rPr>
            <w:t>45</w:t>
          </w:r>
          <w:r>
            <w:rPr>
              <w:noProof/>
            </w:rPr>
            <w:fldChar w:fldCharType="end"/>
          </w:r>
        </w:p>
        <w:p w14:paraId="10D97E40" w14:textId="77777777" w:rsidR="00BB5D3A" w:rsidRDefault="00BB5D3A">
          <w:pPr>
            <w:pStyle w:val="31"/>
            <w:tabs>
              <w:tab w:val="right" w:leader="dot" w:pos="9350"/>
            </w:tabs>
            <w:rPr>
              <w:rFonts w:eastAsiaTheme="minorEastAsia" w:cstheme="minorBidi"/>
              <w:noProof/>
              <w:sz w:val="24"/>
              <w:szCs w:val="24"/>
            </w:rPr>
          </w:pPr>
          <w:r w:rsidRPr="003E49FD">
            <w:rPr>
              <w:noProof/>
            </w:rPr>
            <w:t>2.8.4</w:t>
          </w:r>
          <w:r w:rsidRPr="003E49FD">
            <w:rPr>
              <w:rFonts w:hint="eastAsia"/>
              <w:noProof/>
            </w:rPr>
            <w:t xml:space="preserve"> </w:t>
          </w:r>
          <w:r w:rsidRPr="003E49FD">
            <w:rPr>
              <w:rFonts w:hint="eastAsia"/>
              <w:noProof/>
            </w:rPr>
            <w:t>风控管理</w:t>
          </w:r>
          <w:r>
            <w:rPr>
              <w:noProof/>
            </w:rPr>
            <w:tab/>
          </w:r>
          <w:r>
            <w:rPr>
              <w:noProof/>
            </w:rPr>
            <w:fldChar w:fldCharType="begin"/>
          </w:r>
          <w:r>
            <w:rPr>
              <w:noProof/>
            </w:rPr>
            <w:instrText xml:space="preserve"> PAGEREF _Toc293477894 \h </w:instrText>
          </w:r>
          <w:r>
            <w:rPr>
              <w:noProof/>
            </w:rPr>
          </w:r>
          <w:r>
            <w:rPr>
              <w:noProof/>
            </w:rPr>
            <w:fldChar w:fldCharType="separate"/>
          </w:r>
          <w:r>
            <w:rPr>
              <w:noProof/>
            </w:rPr>
            <w:t>50</w:t>
          </w:r>
          <w:r>
            <w:rPr>
              <w:noProof/>
            </w:rPr>
            <w:fldChar w:fldCharType="end"/>
          </w:r>
        </w:p>
        <w:p w14:paraId="02CD14ED" w14:textId="77777777" w:rsidR="00BB5D3A" w:rsidRDefault="00BB5D3A">
          <w:pPr>
            <w:pStyle w:val="31"/>
            <w:tabs>
              <w:tab w:val="right" w:leader="dot" w:pos="9350"/>
            </w:tabs>
            <w:rPr>
              <w:rFonts w:eastAsiaTheme="minorEastAsia" w:cstheme="minorBidi"/>
              <w:noProof/>
              <w:sz w:val="24"/>
              <w:szCs w:val="24"/>
            </w:rPr>
          </w:pPr>
          <w:r w:rsidRPr="003E49FD">
            <w:rPr>
              <w:noProof/>
            </w:rPr>
            <w:t>2.8.5</w:t>
          </w:r>
          <w:r w:rsidRPr="003E49FD">
            <w:rPr>
              <w:rFonts w:hint="eastAsia"/>
              <w:noProof/>
            </w:rPr>
            <w:t xml:space="preserve"> </w:t>
          </w:r>
          <w:r w:rsidRPr="003E49FD">
            <w:rPr>
              <w:rFonts w:hint="eastAsia"/>
              <w:noProof/>
            </w:rPr>
            <w:t>报表查询</w:t>
          </w:r>
          <w:r>
            <w:rPr>
              <w:noProof/>
            </w:rPr>
            <w:tab/>
          </w:r>
          <w:r>
            <w:rPr>
              <w:noProof/>
            </w:rPr>
            <w:fldChar w:fldCharType="begin"/>
          </w:r>
          <w:r>
            <w:rPr>
              <w:noProof/>
            </w:rPr>
            <w:instrText xml:space="preserve"> PAGEREF _Toc293477895 \h </w:instrText>
          </w:r>
          <w:r>
            <w:rPr>
              <w:noProof/>
            </w:rPr>
          </w:r>
          <w:r>
            <w:rPr>
              <w:noProof/>
            </w:rPr>
            <w:fldChar w:fldCharType="separate"/>
          </w:r>
          <w:r>
            <w:rPr>
              <w:noProof/>
            </w:rPr>
            <w:t>51</w:t>
          </w:r>
          <w:r>
            <w:rPr>
              <w:noProof/>
            </w:rPr>
            <w:fldChar w:fldCharType="end"/>
          </w:r>
        </w:p>
        <w:p w14:paraId="10A87A01" w14:textId="77777777" w:rsidR="00BB5D3A" w:rsidRDefault="00BB5D3A">
          <w:pPr>
            <w:pStyle w:val="31"/>
            <w:tabs>
              <w:tab w:val="right" w:leader="dot" w:pos="9350"/>
            </w:tabs>
            <w:rPr>
              <w:rFonts w:eastAsiaTheme="minorEastAsia" w:cstheme="minorBidi"/>
              <w:noProof/>
              <w:sz w:val="24"/>
              <w:szCs w:val="24"/>
            </w:rPr>
          </w:pPr>
          <w:r w:rsidRPr="003E49FD">
            <w:rPr>
              <w:noProof/>
            </w:rPr>
            <w:t>2.8.6</w:t>
          </w:r>
          <w:r w:rsidRPr="003E49FD">
            <w:rPr>
              <w:rFonts w:hint="eastAsia"/>
              <w:noProof/>
            </w:rPr>
            <w:t xml:space="preserve"> </w:t>
          </w:r>
          <w:r w:rsidRPr="003E49FD">
            <w:rPr>
              <w:rFonts w:hint="eastAsia"/>
              <w:noProof/>
            </w:rPr>
            <w:t>对账操作</w:t>
          </w:r>
          <w:r>
            <w:rPr>
              <w:noProof/>
            </w:rPr>
            <w:tab/>
          </w:r>
          <w:r>
            <w:rPr>
              <w:noProof/>
            </w:rPr>
            <w:fldChar w:fldCharType="begin"/>
          </w:r>
          <w:r>
            <w:rPr>
              <w:noProof/>
            </w:rPr>
            <w:instrText xml:space="preserve"> PAGEREF _Toc293477896 \h </w:instrText>
          </w:r>
          <w:r>
            <w:rPr>
              <w:noProof/>
            </w:rPr>
          </w:r>
          <w:r>
            <w:rPr>
              <w:noProof/>
            </w:rPr>
            <w:fldChar w:fldCharType="separate"/>
          </w:r>
          <w:r>
            <w:rPr>
              <w:noProof/>
            </w:rPr>
            <w:t>51</w:t>
          </w:r>
          <w:r>
            <w:rPr>
              <w:noProof/>
            </w:rPr>
            <w:fldChar w:fldCharType="end"/>
          </w:r>
        </w:p>
        <w:p w14:paraId="2A5D2ACB" w14:textId="77777777" w:rsidR="00BB5D3A" w:rsidRDefault="00BB5D3A">
          <w:pPr>
            <w:pStyle w:val="31"/>
            <w:tabs>
              <w:tab w:val="right" w:leader="dot" w:pos="9350"/>
            </w:tabs>
            <w:rPr>
              <w:rFonts w:eastAsiaTheme="minorEastAsia" w:cstheme="minorBidi"/>
              <w:noProof/>
              <w:sz w:val="24"/>
              <w:szCs w:val="24"/>
            </w:rPr>
          </w:pPr>
          <w:r w:rsidRPr="003E49FD">
            <w:rPr>
              <w:noProof/>
            </w:rPr>
            <w:t>2.8.1</w:t>
          </w:r>
          <w:r w:rsidRPr="003E49FD">
            <w:rPr>
              <w:rFonts w:hint="eastAsia"/>
              <w:noProof/>
            </w:rPr>
            <w:t xml:space="preserve"> </w:t>
          </w:r>
          <w:r w:rsidRPr="003E49FD">
            <w:rPr>
              <w:rFonts w:hint="eastAsia"/>
              <w:noProof/>
            </w:rPr>
            <w:t>资金划拨补账</w:t>
          </w:r>
          <w:r>
            <w:rPr>
              <w:noProof/>
            </w:rPr>
            <w:tab/>
          </w:r>
          <w:r>
            <w:rPr>
              <w:noProof/>
            </w:rPr>
            <w:fldChar w:fldCharType="begin"/>
          </w:r>
          <w:r>
            <w:rPr>
              <w:noProof/>
            </w:rPr>
            <w:instrText xml:space="preserve"> PAGEREF _Toc293477897 \h </w:instrText>
          </w:r>
          <w:r>
            <w:rPr>
              <w:noProof/>
            </w:rPr>
          </w:r>
          <w:r>
            <w:rPr>
              <w:noProof/>
            </w:rPr>
            <w:fldChar w:fldCharType="separate"/>
          </w:r>
          <w:r>
            <w:rPr>
              <w:noProof/>
            </w:rPr>
            <w:t>54</w:t>
          </w:r>
          <w:r>
            <w:rPr>
              <w:noProof/>
            </w:rPr>
            <w:fldChar w:fldCharType="end"/>
          </w:r>
        </w:p>
        <w:p w14:paraId="533F8197" w14:textId="77777777" w:rsidR="00BB5D3A" w:rsidRDefault="00BB5D3A">
          <w:pPr>
            <w:pStyle w:val="31"/>
            <w:tabs>
              <w:tab w:val="right" w:leader="dot" w:pos="9350"/>
            </w:tabs>
            <w:rPr>
              <w:rFonts w:eastAsiaTheme="minorEastAsia" w:cstheme="minorBidi"/>
              <w:noProof/>
              <w:sz w:val="24"/>
              <w:szCs w:val="24"/>
            </w:rPr>
          </w:pPr>
          <w:r w:rsidRPr="003E49FD">
            <w:rPr>
              <w:noProof/>
            </w:rPr>
            <w:t>2.8.2</w:t>
          </w:r>
          <w:r w:rsidRPr="003E49FD">
            <w:rPr>
              <w:rFonts w:hint="eastAsia"/>
              <w:noProof/>
            </w:rPr>
            <w:t xml:space="preserve"> </w:t>
          </w:r>
          <w:r w:rsidRPr="003E49FD">
            <w:rPr>
              <w:rFonts w:hint="eastAsia"/>
              <w:noProof/>
            </w:rPr>
            <w:t>争议处理</w:t>
          </w:r>
          <w:r>
            <w:rPr>
              <w:noProof/>
            </w:rPr>
            <w:tab/>
          </w:r>
          <w:r>
            <w:rPr>
              <w:noProof/>
            </w:rPr>
            <w:fldChar w:fldCharType="begin"/>
          </w:r>
          <w:r>
            <w:rPr>
              <w:noProof/>
            </w:rPr>
            <w:instrText xml:space="preserve"> PAGEREF _Toc293477898 \h </w:instrText>
          </w:r>
          <w:r>
            <w:rPr>
              <w:noProof/>
            </w:rPr>
          </w:r>
          <w:r>
            <w:rPr>
              <w:noProof/>
            </w:rPr>
            <w:fldChar w:fldCharType="separate"/>
          </w:r>
          <w:r>
            <w:rPr>
              <w:noProof/>
            </w:rPr>
            <w:t>55</w:t>
          </w:r>
          <w:r>
            <w:rPr>
              <w:noProof/>
            </w:rPr>
            <w:fldChar w:fldCharType="end"/>
          </w:r>
        </w:p>
        <w:p w14:paraId="465B6183" w14:textId="77777777" w:rsidR="00BB5D3A" w:rsidRDefault="00BB5D3A">
          <w:pPr>
            <w:pStyle w:val="31"/>
            <w:tabs>
              <w:tab w:val="right" w:leader="dot" w:pos="9350"/>
            </w:tabs>
            <w:rPr>
              <w:rFonts w:eastAsiaTheme="minorEastAsia" w:cstheme="minorBidi"/>
              <w:noProof/>
              <w:sz w:val="24"/>
              <w:szCs w:val="24"/>
            </w:rPr>
          </w:pPr>
          <w:r w:rsidRPr="003E49FD">
            <w:rPr>
              <w:noProof/>
            </w:rPr>
            <w:t>2.8.3</w:t>
          </w:r>
          <w:r w:rsidRPr="003E49FD">
            <w:rPr>
              <w:rFonts w:hint="eastAsia"/>
              <w:noProof/>
            </w:rPr>
            <w:t xml:space="preserve"> </w:t>
          </w:r>
          <w:r w:rsidRPr="003E49FD">
            <w:rPr>
              <w:rFonts w:hint="eastAsia"/>
              <w:noProof/>
            </w:rPr>
            <w:t>客服处理</w:t>
          </w:r>
          <w:r>
            <w:rPr>
              <w:noProof/>
            </w:rPr>
            <w:tab/>
          </w:r>
          <w:r>
            <w:rPr>
              <w:noProof/>
            </w:rPr>
            <w:fldChar w:fldCharType="begin"/>
          </w:r>
          <w:r>
            <w:rPr>
              <w:noProof/>
            </w:rPr>
            <w:instrText xml:space="preserve"> PAGEREF _Toc293477899 \h </w:instrText>
          </w:r>
          <w:r>
            <w:rPr>
              <w:noProof/>
            </w:rPr>
          </w:r>
          <w:r>
            <w:rPr>
              <w:noProof/>
            </w:rPr>
            <w:fldChar w:fldCharType="separate"/>
          </w:r>
          <w:r>
            <w:rPr>
              <w:noProof/>
            </w:rPr>
            <w:t>55</w:t>
          </w:r>
          <w:r>
            <w:rPr>
              <w:noProof/>
            </w:rPr>
            <w:fldChar w:fldCharType="end"/>
          </w:r>
        </w:p>
        <w:p w14:paraId="3AB8A865" w14:textId="77777777" w:rsidR="00BB5D3A" w:rsidRDefault="00BB5D3A">
          <w:pPr>
            <w:pStyle w:val="31"/>
            <w:tabs>
              <w:tab w:val="right" w:leader="dot" w:pos="9350"/>
            </w:tabs>
            <w:rPr>
              <w:rFonts w:eastAsiaTheme="minorEastAsia" w:cstheme="minorBidi"/>
              <w:noProof/>
              <w:sz w:val="24"/>
              <w:szCs w:val="24"/>
            </w:rPr>
          </w:pPr>
          <w:r w:rsidRPr="003E49FD">
            <w:rPr>
              <w:noProof/>
            </w:rPr>
            <w:t>2.8.4</w:t>
          </w:r>
          <w:r w:rsidRPr="003E49FD">
            <w:rPr>
              <w:rFonts w:hint="eastAsia"/>
              <w:noProof/>
            </w:rPr>
            <w:t xml:space="preserve"> </w:t>
          </w:r>
          <w:r w:rsidRPr="003E49FD">
            <w:rPr>
              <w:rFonts w:hint="eastAsia"/>
              <w:noProof/>
            </w:rPr>
            <w:t>系统参数设置</w:t>
          </w:r>
          <w:r>
            <w:rPr>
              <w:noProof/>
            </w:rPr>
            <w:tab/>
          </w:r>
          <w:r>
            <w:rPr>
              <w:noProof/>
            </w:rPr>
            <w:fldChar w:fldCharType="begin"/>
          </w:r>
          <w:r>
            <w:rPr>
              <w:noProof/>
            </w:rPr>
            <w:instrText xml:space="preserve"> PAGEREF _Toc293477900 \h </w:instrText>
          </w:r>
          <w:r>
            <w:rPr>
              <w:noProof/>
            </w:rPr>
          </w:r>
          <w:r>
            <w:rPr>
              <w:noProof/>
            </w:rPr>
            <w:fldChar w:fldCharType="separate"/>
          </w:r>
          <w:r>
            <w:rPr>
              <w:noProof/>
            </w:rPr>
            <w:t>55</w:t>
          </w:r>
          <w:r>
            <w:rPr>
              <w:noProof/>
            </w:rPr>
            <w:fldChar w:fldCharType="end"/>
          </w:r>
        </w:p>
        <w:p w14:paraId="5921014F"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highlight w:val="yellow"/>
            </w:rPr>
            <w:t>2.9</w:t>
          </w:r>
          <w:r w:rsidRPr="003E49FD">
            <w:rPr>
              <w:rFonts w:ascii="微软雅黑" w:hAnsi="微软雅黑" w:hint="eastAsia"/>
              <w:noProof/>
              <w:highlight w:val="yellow"/>
            </w:rPr>
            <w:t xml:space="preserve"> 营销推广产品需求</w:t>
          </w:r>
          <w:r>
            <w:rPr>
              <w:noProof/>
            </w:rPr>
            <w:tab/>
          </w:r>
          <w:r>
            <w:rPr>
              <w:noProof/>
            </w:rPr>
            <w:fldChar w:fldCharType="begin"/>
          </w:r>
          <w:r>
            <w:rPr>
              <w:noProof/>
            </w:rPr>
            <w:instrText xml:space="preserve"> PAGEREF _Toc293477901 \h </w:instrText>
          </w:r>
          <w:r>
            <w:rPr>
              <w:noProof/>
            </w:rPr>
          </w:r>
          <w:r>
            <w:rPr>
              <w:noProof/>
            </w:rPr>
            <w:fldChar w:fldCharType="separate"/>
          </w:r>
          <w:r>
            <w:rPr>
              <w:noProof/>
            </w:rPr>
            <w:t>56</w:t>
          </w:r>
          <w:r>
            <w:rPr>
              <w:noProof/>
            </w:rPr>
            <w:fldChar w:fldCharType="end"/>
          </w:r>
        </w:p>
        <w:p w14:paraId="623C0CA3" w14:textId="77777777" w:rsidR="00BB5D3A" w:rsidRDefault="00BB5D3A">
          <w:pPr>
            <w:pStyle w:val="31"/>
            <w:tabs>
              <w:tab w:val="right" w:leader="dot" w:pos="9350"/>
            </w:tabs>
            <w:rPr>
              <w:rFonts w:eastAsiaTheme="minorEastAsia" w:cstheme="minorBidi"/>
              <w:noProof/>
              <w:sz w:val="24"/>
              <w:szCs w:val="24"/>
            </w:rPr>
          </w:pPr>
          <w:r w:rsidRPr="003E49FD">
            <w:rPr>
              <w:noProof/>
              <w:color w:val="FF0000"/>
            </w:rPr>
            <w:t>2.9.1</w:t>
          </w:r>
          <w:r w:rsidRPr="003E49FD">
            <w:rPr>
              <w:rFonts w:hint="eastAsia"/>
              <w:noProof/>
              <w:color w:val="FF0000"/>
            </w:rPr>
            <w:t xml:space="preserve"> </w:t>
          </w:r>
          <w:r w:rsidRPr="003E49FD">
            <w:rPr>
              <w:rFonts w:hint="eastAsia"/>
              <w:noProof/>
              <w:color w:val="FF0000"/>
            </w:rPr>
            <w:t>金融社交</w:t>
          </w:r>
          <w:r>
            <w:rPr>
              <w:noProof/>
            </w:rPr>
            <w:tab/>
          </w:r>
          <w:r>
            <w:rPr>
              <w:noProof/>
            </w:rPr>
            <w:fldChar w:fldCharType="begin"/>
          </w:r>
          <w:r>
            <w:rPr>
              <w:noProof/>
            </w:rPr>
            <w:instrText xml:space="preserve"> PAGEREF _Toc293477902 \h </w:instrText>
          </w:r>
          <w:r>
            <w:rPr>
              <w:noProof/>
            </w:rPr>
          </w:r>
          <w:r>
            <w:rPr>
              <w:noProof/>
            </w:rPr>
            <w:fldChar w:fldCharType="separate"/>
          </w:r>
          <w:r>
            <w:rPr>
              <w:noProof/>
            </w:rPr>
            <w:t>56</w:t>
          </w:r>
          <w:r>
            <w:rPr>
              <w:noProof/>
            </w:rPr>
            <w:fldChar w:fldCharType="end"/>
          </w:r>
        </w:p>
        <w:p w14:paraId="34BDBA5C" w14:textId="77777777" w:rsidR="00BB5D3A" w:rsidRDefault="00BB5D3A">
          <w:pPr>
            <w:pStyle w:val="21"/>
            <w:tabs>
              <w:tab w:val="right" w:leader="dot" w:pos="9350"/>
            </w:tabs>
            <w:rPr>
              <w:rFonts w:eastAsiaTheme="minorEastAsia" w:cstheme="minorBidi"/>
              <w:b w:val="0"/>
              <w:noProof/>
              <w:sz w:val="24"/>
              <w:szCs w:val="24"/>
            </w:rPr>
          </w:pPr>
          <w:r w:rsidRPr="003E49FD">
            <w:rPr>
              <w:rFonts w:ascii="微软雅黑" w:hAnsi="微软雅黑"/>
              <w:noProof/>
            </w:rPr>
            <w:t>2.10</w:t>
          </w:r>
          <w:r w:rsidRPr="003E49FD">
            <w:rPr>
              <w:rFonts w:ascii="微软雅黑" w:hAnsi="微软雅黑" w:hint="eastAsia"/>
              <w:noProof/>
            </w:rPr>
            <w:t xml:space="preserve"> 附件</w:t>
          </w:r>
          <w:r>
            <w:rPr>
              <w:noProof/>
            </w:rPr>
            <w:tab/>
          </w:r>
          <w:r>
            <w:rPr>
              <w:noProof/>
            </w:rPr>
            <w:fldChar w:fldCharType="begin"/>
          </w:r>
          <w:r>
            <w:rPr>
              <w:noProof/>
            </w:rPr>
            <w:instrText xml:space="preserve"> PAGEREF _Toc293477903 \h </w:instrText>
          </w:r>
          <w:r>
            <w:rPr>
              <w:noProof/>
            </w:rPr>
          </w:r>
          <w:r>
            <w:rPr>
              <w:noProof/>
            </w:rPr>
            <w:fldChar w:fldCharType="separate"/>
          </w:r>
          <w:r>
            <w:rPr>
              <w:noProof/>
            </w:rPr>
            <w:t>59</w:t>
          </w:r>
          <w:r>
            <w:rPr>
              <w:noProof/>
            </w:rPr>
            <w:fldChar w:fldCharType="end"/>
          </w:r>
        </w:p>
        <w:p w14:paraId="6DA31989" w14:textId="77777777" w:rsidR="00BB5D3A" w:rsidRDefault="00BB5D3A">
          <w:pPr>
            <w:pStyle w:val="31"/>
            <w:tabs>
              <w:tab w:val="right" w:leader="dot" w:pos="9350"/>
            </w:tabs>
            <w:rPr>
              <w:rFonts w:eastAsiaTheme="minorEastAsia" w:cstheme="minorBidi"/>
              <w:noProof/>
              <w:sz w:val="24"/>
              <w:szCs w:val="24"/>
            </w:rPr>
          </w:pPr>
          <w:r w:rsidRPr="003E49FD">
            <w:rPr>
              <w:noProof/>
            </w:rPr>
            <w:t>2.10.1</w:t>
          </w:r>
          <w:r w:rsidRPr="003E49FD">
            <w:rPr>
              <w:rFonts w:hint="eastAsia"/>
              <w:noProof/>
            </w:rPr>
            <w:t xml:space="preserve"> </w:t>
          </w:r>
          <w:r w:rsidRPr="003E49FD">
            <w:rPr>
              <w:rFonts w:hint="eastAsia"/>
              <w:noProof/>
            </w:rPr>
            <w:t>华宝证券交割单格式</w:t>
          </w:r>
          <w:r>
            <w:rPr>
              <w:noProof/>
            </w:rPr>
            <w:tab/>
          </w:r>
          <w:r>
            <w:rPr>
              <w:noProof/>
            </w:rPr>
            <w:fldChar w:fldCharType="begin"/>
          </w:r>
          <w:r>
            <w:rPr>
              <w:noProof/>
            </w:rPr>
            <w:instrText xml:space="preserve"> PAGEREF _Toc293477904 \h </w:instrText>
          </w:r>
          <w:r>
            <w:rPr>
              <w:noProof/>
            </w:rPr>
          </w:r>
          <w:r>
            <w:rPr>
              <w:noProof/>
            </w:rPr>
            <w:fldChar w:fldCharType="separate"/>
          </w:r>
          <w:r>
            <w:rPr>
              <w:noProof/>
            </w:rPr>
            <w:t>59</w:t>
          </w:r>
          <w:r>
            <w:rPr>
              <w:noProof/>
            </w:rPr>
            <w:fldChar w:fldCharType="end"/>
          </w:r>
        </w:p>
        <w:p w14:paraId="5E256E86" w14:textId="0F3E3A0D" w:rsidR="00CB2A19" w:rsidRPr="0014457C" w:rsidRDefault="00CB2A19">
          <w:r w:rsidRPr="0014457C">
            <w:rPr>
              <w:b/>
              <w:bCs/>
              <w:noProof/>
            </w:rPr>
            <w:fldChar w:fldCharType="end"/>
          </w:r>
        </w:p>
      </w:sdtContent>
    </w:sdt>
    <w:p w14:paraId="7EF44094" w14:textId="4C95D24D" w:rsidR="00CB2A19" w:rsidRPr="0014457C" w:rsidRDefault="00CB2A19">
      <w:pPr>
        <w:pStyle w:val="31"/>
        <w:rPr>
          <w:rFonts w:ascii="微软雅黑" w:hAnsi="微软雅黑"/>
        </w:rPr>
      </w:pPr>
    </w:p>
    <w:p w14:paraId="1F42576E"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p>
    <w:p w14:paraId="06AA0A08" w14:textId="77777777" w:rsidR="00200819" w:rsidRPr="0014457C" w:rsidRDefault="00200819" w:rsidP="00B60D7A">
      <w:pPr>
        <w:jc w:val="center"/>
        <w:rPr>
          <w:b/>
          <w:sz w:val="28"/>
          <w14:shadow w14:blurRad="50800" w14:dist="38100" w14:dir="2700000" w14:sx="100000" w14:sy="100000" w14:kx="0" w14:ky="0" w14:algn="tl">
            <w14:srgbClr w14:val="000000">
              <w14:alpha w14:val="60000"/>
            </w14:srgbClr>
          </w14:shadow>
        </w:rPr>
      </w:pPr>
    </w:p>
    <w:p w14:paraId="7366F244" w14:textId="77777777" w:rsidR="00B60D7A" w:rsidRPr="0014457C" w:rsidRDefault="00B60D7A" w:rsidP="00B60D7A">
      <w:pPr>
        <w:jc w:val="center"/>
        <w:rPr>
          <w:b/>
          <w:sz w:val="28"/>
          <w14:shadow w14:blurRad="50800" w14:dist="38100" w14:dir="2700000" w14:sx="100000" w14:sy="100000" w14:kx="0" w14:ky="0" w14:algn="tl">
            <w14:srgbClr w14:val="000000">
              <w14:alpha w14:val="60000"/>
            </w14:srgbClr>
          </w14:shadow>
        </w:rPr>
      </w:pPr>
      <w:r w:rsidRPr="0014457C">
        <w:rPr>
          <w:rFonts w:hint="eastAsia"/>
          <w:b/>
          <w:sz w:val="28"/>
          <w14:shadow w14:blurRad="50800" w14:dist="38100" w14:dir="2700000" w14:sx="100000" w14:sy="100000" w14:kx="0" w14:ky="0" w14:algn="tl">
            <w14:srgbClr w14:val="000000">
              <w14:alpha w14:val="60000"/>
            </w14:srgbClr>
          </w14:shadow>
        </w:rPr>
        <w:t>文档修改记录</w:t>
      </w:r>
      <w:bookmarkEnd w:id="0"/>
    </w:p>
    <w:tbl>
      <w:tblPr>
        <w:tblW w:w="808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032"/>
        <w:gridCol w:w="1069"/>
        <w:gridCol w:w="2959"/>
        <w:gridCol w:w="1252"/>
        <w:gridCol w:w="1775"/>
      </w:tblGrid>
      <w:tr w:rsidR="00B60D7A" w:rsidRPr="0014457C" w14:paraId="07733E6F" w14:textId="77777777" w:rsidTr="002A5C7B">
        <w:trPr>
          <w:jc w:val="center"/>
        </w:trPr>
        <w:tc>
          <w:tcPr>
            <w:tcW w:w="1042" w:type="dxa"/>
            <w:shd w:val="clear" w:color="auto" w:fill="auto"/>
          </w:tcPr>
          <w:p w14:paraId="4F690B78" w14:textId="77777777" w:rsidR="00B60D7A" w:rsidRPr="0014457C" w:rsidRDefault="00B60D7A" w:rsidP="00422277">
            <w:pPr>
              <w:jc w:val="center"/>
              <w:rPr>
                <w:szCs w:val="21"/>
              </w:rPr>
            </w:pPr>
            <w:r w:rsidRPr="0014457C">
              <w:rPr>
                <w:rFonts w:hint="eastAsia"/>
                <w:szCs w:val="21"/>
              </w:rPr>
              <w:t>版本</w:t>
            </w:r>
          </w:p>
        </w:tc>
        <w:tc>
          <w:tcPr>
            <w:tcW w:w="1075" w:type="dxa"/>
            <w:shd w:val="clear" w:color="auto" w:fill="auto"/>
          </w:tcPr>
          <w:p w14:paraId="0BE9E2AC" w14:textId="77777777" w:rsidR="00B60D7A" w:rsidRPr="0014457C" w:rsidRDefault="00B60D7A" w:rsidP="00422277">
            <w:pPr>
              <w:jc w:val="center"/>
              <w:rPr>
                <w:szCs w:val="21"/>
              </w:rPr>
            </w:pPr>
            <w:r w:rsidRPr="0014457C">
              <w:rPr>
                <w:rFonts w:hint="eastAsia"/>
                <w:szCs w:val="21"/>
              </w:rPr>
              <w:t>修订人</w:t>
            </w:r>
          </w:p>
        </w:tc>
        <w:tc>
          <w:tcPr>
            <w:tcW w:w="3052" w:type="dxa"/>
            <w:shd w:val="clear" w:color="auto" w:fill="auto"/>
          </w:tcPr>
          <w:p w14:paraId="26A99F6D" w14:textId="77777777" w:rsidR="00B60D7A" w:rsidRPr="0014457C" w:rsidRDefault="00B60D7A" w:rsidP="00422277">
            <w:pPr>
              <w:jc w:val="center"/>
              <w:rPr>
                <w:szCs w:val="21"/>
              </w:rPr>
            </w:pPr>
            <w:r w:rsidRPr="0014457C">
              <w:rPr>
                <w:rFonts w:hint="eastAsia"/>
                <w:szCs w:val="21"/>
              </w:rPr>
              <w:t>修订说明</w:t>
            </w:r>
          </w:p>
        </w:tc>
        <w:tc>
          <w:tcPr>
            <w:tcW w:w="1275" w:type="dxa"/>
            <w:shd w:val="clear" w:color="auto" w:fill="auto"/>
          </w:tcPr>
          <w:p w14:paraId="5455E240" w14:textId="77777777" w:rsidR="00B60D7A" w:rsidRPr="0014457C" w:rsidRDefault="00B60D7A" w:rsidP="00422277">
            <w:pPr>
              <w:jc w:val="center"/>
              <w:rPr>
                <w:szCs w:val="21"/>
              </w:rPr>
            </w:pPr>
            <w:r w:rsidRPr="0014457C">
              <w:rPr>
                <w:rFonts w:hint="eastAsia"/>
                <w:szCs w:val="21"/>
              </w:rPr>
              <w:t>批准人</w:t>
            </w:r>
          </w:p>
        </w:tc>
        <w:tc>
          <w:tcPr>
            <w:tcW w:w="1643" w:type="dxa"/>
            <w:shd w:val="clear" w:color="auto" w:fill="auto"/>
          </w:tcPr>
          <w:p w14:paraId="7DD5A04A" w14:textId="77777777" w:rsidR="00B60D7A" w:rsidRPr="0014457C" w:rsidRDefault="00B60D7A" w:rsidP="00422277">
            <w:pPr>
              <w:jc w:val="center"/>
              <w:rPr>
                <w:szCs w:val="21"/>
              </w:rPr>
            </w:pPr>
            <w:r w:rsidRPr="0014457C">
              <w:rPr>
                <w:rFonts w:hint="eastAsia"/>
                <w:szCs w:val="21"/>
              </w:rPr>
              <w:t>发布日期</w:t>
            </w:r>
          </w:p>
        </w:tc>
      </w:tr>
      <w:tr w:rsidR="00B60D7A" w:rsidRPr="0014457C" w14:paraId="7DE18553" w14:textId="77777777" w:rsidTr="002A5C7B">
        <w:trPr>
          <w:jc w:val="center"/>
        </w:trPr>
        <w:tc>
          <w:tcPr>
            <w:tcW w:w="1042" w:type="dxa"/>
            <w:shd w:val="clear" w:color="auto" w:fill="auto"/>
          </w:tcPr>
          <w:p w14:paraId="6B2ECC10" w14:textId="3475882E" w:rsidR="00B60D7A" w:rsidRPr="0014457C" w:rsidRDefault="00B34FD8" w:rsidP="00B34FD8">
            <w:pPr>
              <w:jc w:val="center"/>
              <w:rPr>
                <w:szCs w:val="21"/>
              </w:rPr>
            </w:pPr>
            <w:r w:rsidRPr="0014457C">
              <w:rPr>
                <w:rFonts w:hint="eastAsia"/>
                <w:szCs w:val="21"/>
              </w:rPr>
              <w:t>0.1</w:t>
            </w:r>
          </w:p>
        </w:tc>
        <w:tc>
          <w:tcPr>
            <w:tcW w:w="1075" w:type="dxa"/>
            <w:shd w:val="clear" w:color="auto" w:fill="auto"/>
          </w:tcPr>
          <w:p w14:paraId="7D57744D" w14:textId="10E57E3F" w:rsidR="00B60D7A" w:rsidRPr="0014457C" w:rsidRDefault="00D42E66" w:rsidP="00422277">
            <w:pPr>
              <w:jc w:val="center"/>
              <w:rPr>
                <w:szCs w:val="21"/>
              </w:rPr>
            </w:pPr>
            <w:r w:rsidRPr="0014457C">
              <w:rPr>
                <w:rFonts w:hint="eastAsia"/>
                <w:szCs w:val="21"/>
              </w:rPr>
              <w:t>BEN</w:t>
            </w:r>
          </w:p>
        </w:tc>
        <w:tc>
          <w:tcPr>
            <w:tcW w:w="3052" w:type="dxa"/>
            <w:shd w:val="clear" w:color="auto" w:fill="auto"/>
          </w:tcPr>
          <w:p w14:paraId="1F159CCB" w14:textId="77777777" w:rsidR="00B60D7A" w:rsidRPr="0014457C" w:rsidRDefault="00B60D7A" w:rsidP="00DE0E33">
            <w:pPr>
              <w:rPr>
                <w:szCs w:val="21"/>
              </w:rPr>
            </w:pPr>
            <w:r w:rsidRPr="0014457C">
              <w:rPr>
                <w:rFonts w:hint="eastAsia"/>
                <w:szCs w:val="21"/>
              </w:rPr>
              <w:t>编写</w:t>
            </w:r>
            <w:r w:rsidR="00CC131B" w:rsidRPr="0014457C">
              <w:rPr>
                <w:rFonts w:hint="eastAsia"/>
                <w:szCs w:val="21"/>
              </w:rPr>
              <w:t>初稿</w:t>
            </w:r>
          </w:p>
        </w:tc>
        <w:tc>
          <w:tcPr>
            <w:tcW w:w="1275" w:type="dxa"/>
            <w:shd w:val="clear" w:color="auto" w:fill="auto"/>
          </w:tcPr>
          <w:p w14:paraId="1B2CE41A" w14:textId="77777777" w:rsidR="00B60D7A" w:rsidRPr="0014457C" w:rsidRDefault="00B60D7A" w:rsidP="00422277">
            <w:pPr>
              <w:jc w:val="center"/>
              <w:rPr>
                <w:szCs w:val="21"/>
              </w:rPr>
            </w:pPr>
          </w:p>
        </w:tc>
        <w:tc>
          <w:tcPr>
            <w:tcW w:w="1643" w:type="dxa"/>
            <w:shd w:val="clear" w:color="auto" w:fill="auto"/>
          </w:tcPr>
          <w:p w14:paraId="24377072" w14:textId="77777777" w:rsidR="00B60D7A" w:rsidRPr="0014457C" w:rsidRDefault="00CC131B" w:rsidP="00422277">
            <w:pPr>
              <w:jc w:val="center"/>
              <w:rPr>
                <w:szCs w:val="21"/>
              </w:rPr>
            </w:pPr>
            <w:r w:rsidRPr="0014457C">
              <w:rPr>
                <w:rFonts w:hint="eastAsia"/>
                <w:szCs w:val="21"/>
              </w:rPr>
              <w:t>2014/12/25</w:t>
            </w:r>
          </w:p>
        </w:tc>
      </w:tr>
      <w:tr w:rsidR="002A5C7B" w:rsidRPr="0014457C" w14:paraId="3CBCEF69" w14:textId="77777777" w:rsidTr="002A5C7B">
        <w:trPr>
          <w:jc w:val="center"/>
        </w:trPr>
        <w:tc>
          <w:tcPr>
            <w:tcW w:w="1042" w:type="dxa"/>
            <w:shd w:val="clear" w:color="auto" w:fill="auto"/>
          </w:tcPr>
          <w:p w14:paraId="365CCFAD" w14:textId="78899E2D" w:rsidR="002A5C7B" w:rsidRPr="0014457C" w:rsidRDefault="002A5C7B" w:rsidP="00422277">
            <w:pPr>
              <w:jc w:val="center"/>
              <w:outlineLvl w:val="0"/>
              <w:rPr>
                <w:szCs w:val="21"/>
              </w:rPr>
            </w:pPr>
          </w:p>
        </w:tc>
        <w:tc>
          <w:tcPr>
            <w:tcW w:w="1075" w:type="dxa"/>
            <w:shd w:val="clear" w:color="auto" w:fill="auto"/>
          </w:tcPr>
          <w:p w14:paraId="2197FC89" w14:textId="77777777" w:rsidR="002A5C7B" w:rsidRPr="0014457C" w:rsidRDefault="002A5C7B" w:rsidP="00422277">
            <w:pPr>
              <w:jc w:val="center"/>
              <w:outlineLvl w:val="0"/>
              <w:rPr>
                <w:szCs w:val="21"/>
              </w:rPr>
            </w:pPr>
          </w:p>
        </w:tc>
        <w:tc>
          <w:tcPr>
            <w:tcW w:w="3052" w:type="dxa"/>
            <w:shd w:val="clear" w:color="auto" w:fill="auto"/>
          </w:tcPr>
          <w:p w14:paraId="5EBFE1B2" w14:textId="77777777" w:rsidR="002A5C7B" w:rsidRPr="0014457C" w:rsidRDefault="002A5C7B" w:rsidP="00422277">
            <w:pPr>
              <w:jc w:val="center"/>
              <w:outlineLvl w:val="0"/>
              <w:rPr>
                <w:szCs w:val="21"/>
              </w:rPr>
            </w:pPr>
          </w:p>
        </w:tc>
        <w:tc>
          <w:tcPr>
            <w:tcW w:w="1275" w:type="dxa"/>
            <w:shd w:val="clear" w:color="auto" w:fill="auto"/>
          </w:tcPr>
          <w:p w14:paraId="02423FE9" w14:textId="77777777" w:rsidR="002A5C7B" w:rsidRPr="0014457C" w:rsidRDefault="002A5C7B" w:rsidP="00422277">
            <w:pPr>
              <w:jc w:val="center"/>
              <w:outlineLvl w:val="0"/>
              <w:rPr>
                <w:szCs w:val="21"/>
              </w:rPr>
            </w:pPr>
          </w:p>
        </w:tc>
        <w:tc>
          <w:tcPr>
            <w:tcW w:w="1643" w:type="dxa"/>
            <w:shd w:val="clear" w:color="auto" w:fill="auto"/>
          </w:tcPr>
          <w:p w14:paraId="429A83BE" w14:textId="77777777" w:rsidR="002A5C7B" w:rsidRPr="0014457C" w:rsidRDefault="002A5C7B" w:rsidP="00422277">
            <w:pPr>
              <w:jc w:val="center"/>
              <w:outlineLvl w:val="0"/>
              <w:rPr>
                <w:szCs w:val="21"/>
              </w:rPr>
            </w:pPr>
          </w:p>
        </w:tc>
      </w:tr>
    </w:tbl>
    <w:p w14:paraId="25E6E272" w14:textId="77777777" w:rsidR="00B60D7A" w:rsidRPr="0014457C" w:rsidRDefault="00B60D7A" w:rsidP="00D676C0">
      <w:pPr>
        <w:pStyle w:val="1"/>
        <w:ind w:right="-1413"/>
      </w:pPr>
      <w:bookmarkStart w:id="1" w:name="_Ref410997345"/>
      <w:bookmarkStart w:id="2" w:name="_Toc293477846"/>
      <w:r w:rsidRPr="0014457C">
        <w:rPr>
          <w:rFonts w:hint="eastAsia"/>
        </w:rPr>
        <w:t>概述</w:t>
      </w:r>
      <w:bookmarkEnd w:id="1"/>
      <w:bookmarkEnd w:id="2"/>
    </w:p>
    <w:p w14:paraId="258A0176" w14:textId="287E72AB" w:rsidR="00675F88" w:rsidRPr="0014457C" w:rsidRDefault="004E6F26" w:rsidP="00675F88">
      <w:pPr>
        <w:pStyle w:val="2"/>
        <w:rPr>
          <w:rFonts w:ascii="微软雅黑" w:hAnsi="微软雅黑"/>
        </w:rPr>
      </w:pPr>
      <w:bookmarkStart w:id="3" w:name="_Toc293477847"/>
      <w:r w:rsidRPr="0014457C">
        <w:rPr>
          <w:rFonts w:ascii="微软雅黑" w:hAnsi="微软雅黑" w:hint="eastAsia"/>
        </w:rPr>
        <w:t>平台</w:t>
      </w:r>
      <w:r w:rsidR="00675F88" w:rsidRPr="0014457C">
        <w:rPr>
          <w:rFonts w:ascii="微软雅黑" w:hAnsi="微软雅黑" w:hint="eastAsia"/>
        </w:rPr>
        <w:t>概况</w:t>
      </w:r>
      <w:bookmarkEnd w:id="3"/>
    </w:p>
    <w:p w14:paraId="3A66E1BC" w14:textId="3DAA4D35" w:rsidR="00B60D7A" w:rsidRPr="0014457C" w:rsidRDefault="00224248" w:rsidP="00224248">
      <w:r w:rsidRPr="0014457C">
        <w:rPr>
          <w:rFonts w:hint="eastAsia"/>
        </w:rPr>
        <w:t xml:space="preserve">       </w:t>
      </w:r>
      <w:r w:rsidR="00D42E66" w:rsidRPr="0014457C">
        <w:rPr>
          <w:rFonts w:hint="eastAsia"/>
        </w:rPr>
        <w:t>投呗平台定位为互联网股票经纪平台，通过打通互联网与券商交易系统，可以实现用户的低门槛介入股票交易。</w:t>
      </w:r>
      <w:ins w:id="4" w:author="wang alex" w:date="2015-05-21T22:41:00Z">
        <w:r w:rsidR="00FD30F4">
          <w:rPr>
            <w:rFonts w:hint="eastAsia"/>
          </w:rPr>
          <w:t>配资+社交作为前期切入口，未来将陆续</w:t>
        </w:r>
      </w:ins>
      <w:ins w:id="5" w:author="wang alex" w:date="2015-05-21T22:42:00Z">
        <w:r w:rsidR="00FD30F4">
          <w:rPr>
            <w:rFonts w:hint="eastAsia"/>
          </w:rPr>
          <w:t>打造更多产品。</w:t>
        </w:r>
      </w:ins>
      <w:r w:rsidR="00D42E66" w:rsidRPr="0014457C">
        <w:rPr>
          <w:rFonts w:hint="eastAsia"/>
        </w:rPr>
        <w:t>通过配资可以给用户以小博大的机会，获取高额利润。通过社交关系，可以让股票投资者联系更紧密，以获得更多的交易消息</w:t>
      </w:r>
      <w:r w:rsidRPr="0014457C">
        <w:t>。</w:t>
      </w:r>
    </w:p>
    <w:p w14:paraId="4229B35A" w14:textId="6799C1FC" w:rsidR="00E64A56" w:rsidRPr="0014457C" w:rsidRDefault="00E64A56" w:rsidP="00E64A56">
      <w:pPr>
        <w:pStyle w:val="2"/>
        <w:rPr>
          <w:rFonts w:ascii="微软雅黑" w:hAnsi="微软雅黑"/>
        </w:rPr>
      </w:pPr>
      <w:bookmarkStart w:id="6" w:name="_Toc293477848"/>
      <w:r w:rsidRPr="0014457C">
        <w:rPr>
          <w:rFonts w:ascii="微软雅黑" w:hAnsi="微软雅黑" w:hint="eastAsia"/>
        </w:rPr>
        <w:t>名词</w:t>
      </w:r>
      <w:r w:rsidR="00584F93" w:rsidRPr="0014457C">
        <w:rPr>
          <w:rFonts w:ascii="微软雅黑" w:hAnsi="微软雅黑" w:hint="eastAsia"/>
        </w:rPr>
        <w:t>解释</w:t>
      </w:r>
      <w:bookmarkEnd w:id="6"/>
    </w:p>
    <w:p w14:paraId="722665A6" w14:textId="20CAB3DA" w:rsidR="00252C9A" w:rsidRPr="0014457C" w:rsidRDefault="00252C9A" w:rsidP="008C1701">
      <w:pPr>
        <w:pStyle w:val="a7"/>
        <w:numPr>
          <w:ilvl w:val="0"/>
          <w:numId w:val="3"/>
        </w:numPr>
      </w:pPr>
      <w:r w:rsidRPr="0014457C">
        <w:rPr>
          <w:rFonts w:hint="eastAsia"/>
        </w:rPr>
        <w:t>证券帐户</w:t>
      </w:r>
    </w:p>
    <w:p w14:paraId="0D054238" w14:textId="35DB8CD3" w:rsidR="00252C9A" w:rsidRPr="0014457C" w:rsidRDefault="00252C9A" w:rsidP="00252C9A">
      <w:pPr>
        <w:ind w:firstLineChars="200" w:firstLine="480"/>
      </w:pPr>
      <w:r w:rsidRPr="0014457C">
        <w:rPr>
          <w:rFonts w:hint="eastAsia"/>
        </w:rPr>
        <w:t>——</w:t>
      </w:r>
      <w:r w:rsidR="00D42E66" w:rsidRPr="0014457C">
        <w:rPr>
          <w:rFonts w:hint="eastAsia"/>
        </w:rPr>
        <w:t>投呗</w:t>
      </w:r>
      <w:r w:rsidRPr="0014457C">
        <w:rPr>
          <w:rFonts w:hint="eastAsia"/>
        </w:rPr>
        <w:t>平台在注册券商所登记并开通的证券委托买卖帐户</w:t>
      </w:r>
    </w:p>
    <w:p w14:paraId="73685C4B" w14:textId="2B6CD0C8" w:rsidR="00832BF5" w:rsidRPr="0014457C" w:rsidRDefault="00E64A56" w:rsidP="008C1701">
      <w:pPr>
        <w:pStyle w:val="a7"/>
        <w:numPr>
          <w:ilvl w:val="0"/>
          <w:numId w:val="3"/>
        </w:numPr>
      </w:pPr>
      <w:r w:rsidRPr="0014457C">
        <w:rPr>
          <w:rFonts w:hint="eastAsia"/>
        </w:rPr>
        <w:t>借资人</w:t>
      </w:r>
    </w:p>
    <w:p w14:paraId="45AAB852" w14:textId="12147409" w:rsidR="00E64A56" w:rsidRPr="0014457C" w:rsidRDefault="00E64A56" w:rsidP="00E64A56">
      <w:pPr>
        <w:pStyle w:val="a7"/>
        <w:ind w:left="647"/>
      </w:pPr>
      <w:r w:rsidRPr="0014457C">
        <w:rPr>
          <w:rFonts w:hint="eastAsia"/>
        </w:rPr>
        <w:t>——</w:t>
      </w:r>
      <w:r w:rsidR="00D42E66" w:rsidRPr="0014457C">
        <w:rPr>
          <w:rFonts w:hint="eastAsia"/>
        </w:rPr>
        <w:t>在投呗</w:t>
      </w:r>
      <w:r w:rsidRPr="0014457C">
        <w:rPr>
          <w:rFonts w:hint="eastAsia"/>
        </w:rPr>
        <w:t>平台进行借资炒股的用户，为股票配资债务方</w:t>
      </w:r>
      <w:r w:rsidR="00584F93" w:rsidRPr="0014457C">
        <w:rPr>
          <w:rFonts w:hint="eastAsia"/>
        </w:rPr>
        <w:t>。</w:t>
      </w:r>
      <w:ins w:id="7" w:author="wang alex" w:date="2015-05-21T22:44:00Z">
        <w:r w:rsidR="00662183">
          <w:rPr>
            <w:rFonts w:hint="eastAsia"/>
          </w:rPr>
          <w:t>即股民。</w:t>
        </w:r>
      </w:ins>
    </w:p>
    <w:p w14:paraId="501E9453" w14:textId="297421A8" w:rsidR="00E64A56" w:rsidRPr="0014457C" w:rsidRDefault="00DC61AC" w:rsidP="008C1701">
      <w:pPr>
        <w:pStyle w:val="a7"/>
        <w:numPr>
          <w:ilvl w:val="0"/>
          <w:numId w:val="3"/>
        </w:numPr>
      </w:pPr>
      <w:r w:rsidRPr="0014457C">
        <w:rPr>
          <w:rFonts w:hint="eastAsia"/>
        </w:rPr>
        <w:t>第三方资金托管</w:t>
      </w:r>
    </w:p>
    <w:p w14:paraId="04DA4586" w14:textId="63E064F7" w:rsidR="00C873ED" w:rsidRPr="0014457C" w:rsidRDefault="00E64A56" w:rsidP="00584F93">
      <w:pPr>
        <w:pStyle w:val="a7"/>
        <w:ind w:left="647"/>
      </w:pPr>
      <w:r w:rsidRPr="0014457C">
        <w:rPr>
          <w:rFonts w:hint="eastAsia"/>
        </w:rPr>
        <w:t>——</w:t>
      </w:r>
      <w:r w:rsidR="00D42E66" w:rsidRPr="0014457C">
        <w:rPr>
          <w:rFonts w:hint="eastAsia"/>
        </w:rPr>
        <w:t>投呗</w:t>
      </w:r>
      <w:r w:rsidR="00DC61AC" w:rsidRPr="0014457C">
        <w:rPr>
          <w:rFonts w:hint="eastAsia"/>
        </w:rPr>
        <w:t>平台委托</w:t>
      </w:r>
      <w:r w:rsidR="00DC61AC" w:rsidRPr="0014457C">
        <w:t>第三方</w:t>
      </w:r>
      <w:r w:rsidR="00DC61AC" w:rsidRPr="0014457C">
        <w:rPr>
          <w:rFonts w:hint="eastAsia"/>
        </w:rPr>
        <w:t>管理平台</w:t>
      </w:r>
      <w:r w:rsidR="00DC61AC" w:rsidRPr="0014457C">
        <w:t>用户</w:t>
      </w:r>
      <w:r w:rsidR="00DC61AC" w:rsidRPr="0014457C">
        <w:rPr>
          <w:rFonts w:hint="eastAsia"/>
        </w:rPr>
        <w:t>资金</w:t>
      </w:r>
      <w:r w:rsidR="00DC61AC" w:rsidRPr="0014457C">
        <w:t>账户</w:t>
      </w:r>
      <w:r w:rsidR="00DC61AC" w:rsidRPr="0014457C">
        <w:rPr>
          <w:rFonts w:hint="eastAsia"/>
        </w:rPr>
        <w:t>的</w:t>
      </w:r>
      <w:r w:rsidR="00DC61AC" w:rsidRPr="0014457C">
        <w:t>冲转提</w:t>
      </w:r>
      <w:r w:rsidR="00DC61AC" w:rsidRPr="0014457C">
        <w:rPr>
          <w:rFonts w:hint="eastAsia"/>
        </w:rPr>
        <w:t>及</w:t>
      </w:r>
      <w:r w:rsidR="00DC61AC" w:rsidRPr="0014457C">
        <w:t>冻结解冻</w:t>
      </w:r>
    </w:p>
    <w:p w14:paraId="3A826E58" w14:textId="6D4D2A26" w:rsidR="00682C6D" w:rsidRPr="0014457C" w:rsidRDefault="00682C6D" w:rsidP="00682C6D">
      <w:pPr>
        <w:pStyle w:val="1"/>
        <w:ind w:right="-1413"/>
      </w:pPr>
      <w:bookmarkStart w:id="8" w:name="_Toc293477849"/>
      <w:r w:rsidRPr="0014457C">
        <w:rPr>
          <w:rFonts w:hint="eastAsia"/>
        </w:rPr>
        <w:lastRenderedPageBreak/>
        <w:t>业务需求</w:t>
      </w:r>
      <w:bookmarkEnd w:id="8"/>
    </w:p>
    <w:p w14:paraId="2BB250CF" w14:textId="3D6F1CEE" w:rsidR="00AA535C" w:rsidRPr="0014457C" w:rsidRDefault="00D23FAA" w:rsidP="00AA535C">
      <w:pPr>
        <w:pStyle w:val="2"/>
        <w:rPr>
          <w:rFonts w:ascii="微软雅黑" w:hAnsi="微软雅黑"/>
        </w:rPr>
      </w:pPr>
      <w:bookmarkStart w:id="9" w:name="_Toc293477850"/>
      <w:r w:rsidRPr="0014457C">
        <w:rPr>
          <w:rFonts w:ascii="微软雅黑" w:hAnsi="微软雅黑" w:hint="eastAsia"/>
        </w:rPr>
        <w:t>用户模块</w:t>
      </w:r>
      <w:bookmarkEnd w:id="9"/>
    </w:p>
    <w:p w14:paraId="4907DC70" w14:textId="670861B4" w:rsidR="007E396B" w:rsidRPr="0014457C" w:rsidRDefault="007E396B" w:rsidP="007E396B">
      <w:pPr>
        <w:pStyle w:val="3"/>
        <w:rPr>
          <w:rFonts w:eastAsia="微软雅黑"/>
        </w:rPr>
      </w:pPr>
      <w:bookmarkStart w:id="10" w:name="_Toc293477851"/>
      <w:r w:rsidRPr="0014457C">
        <w:rPr>
          <w:rFonts w:eastAsia="微软雅黑" w:hint="eastAsia"/>
        </w:rPr>
        <w:t>申请注册</w:t>
      </w:r>
      <w:bookmarkEnd w:id="10"/>
    </w:p>
    <w:p w14:paraId="0B7B7CD4" w14:textId="1A031A85" w:rsidR="00252C9A" w:rsidRPr="0014457C" w:rsidRDefault="00990678" w:rsidP="00B12BB3">
      <w:pPr>
        <w:tabs>
          <w:tab w:val="left" w:pos="4820"/>
        </w:tabs>
        <w:rPr>
          <w:sz w:val="21"/>
          <w:szCs w:val="21"/>
        </w:rPr>
      </w:pPr>
      <w:r w:rsidRPr="0014457C">
        <w:rPr>
          <w:rFonts w:hint="eastAsia"/>
          <w:sz w:val="21"/>
          <w:szCs w:val="21"/>
        </w:rPr>
        <w:t>用户</w:t>
      </w:r>
      <w:r w:rsidR="00B61508" w:rsidRPr="0014457C">
        <w:rPr>
          <w:rFonts w:hint="eastAsia"/>
          <w:sz w:val="21"/>
          <w:szCs w:val="21"/>
        </w:rPr>
        <w:t>在前端</w:t>
      </w:r>
      <w:r w:rsidR="00B0349A" w:rsidRPr="0014457C">
        <w:rPr>
          <w:rFonts w:hint="eastAsia"/>
          <w:sz w:val="21"/>
          <w:szCs w:val="21"/>
        </w:rPr>
        <w:t>输入</w:t>
      </w:r>
      <w:r w:rsidRPr="0014457C">
        <w:rPr>
          <w:rFonts w:hint="eastAsia"/>
          <w:sz w:val="21"/>
          <w:szCs w:val="21"/>
        </w:rPr>
        <w:t>以下</w:t>
      </w:r>
      <w:r w:rsidR="00B0349A" w:rsidRPr="0014457C">
        <w:rPr>
          <w:rFonts w:hint="eastAsia"/>
          <w:sz w:val="21"/>
          <w:szCs w:val="21"/>
        </w:rPr>
        <w:t>注册信息</w:t>
      </w:r>
      <w:ins w:id="11" w:author="wang alex" w:date="2015-05-21T22:44:00Z">
        <w:r w:rsidR="00FF2E84">
          <w:rPr>
            <w:rFonts w:hint="eastAsia"/>
            <w:sz w:val="21"/>
            <w:szCs w:val="21"/>
          </w:rPr>
          <w:t>（登陆手势可以作为</w:t>
        </w:r>
      </w:ins>
      <w:ins w:id="12" w:author="wang alex" w:date="2015-05-21T22:45:00Z">
        <w:r w:rsidR="00FF2E84">
          <w:rPr>
            <w:rFonts w:hint="eastAsia"/>
            <w:sz w:val="21"/>
            <w:szCs w:val="21"/>
          </w:rPr>
          <w:t>V2.0功能</w:t>
        </w:r>
      </w:ins>
      <w:ins w:id="13" w:author="wang alex" w:date="2015-05-21T22:44:00Z">
        <w:r w:rsidR="00FF2E84">
          <w:rPr>
            <w:rFonts w:hint="eastAsia"/>
            <w:sz w:val="21"/>
            <w:szCs w:val="21"/>
          </w:rPr>
          <w:t>）</w:t>
        </w:r>
      </w:ins>
    </w:p>
    <w:tbl>
      <w:tblPr>
        <w:tblStyle w:val="af6"/>
        <w:tblW w:w="0" w:type="auto"/>
        <w:tblInd w:w="227" w:type="dxa"/>
        <w:tblLook w:val="04A0" w:firstRow="1" w:lastRow="0" w:firstColumn="1" w:lastColumn="0" w:noHBand="0" w:noVBand="1"/>
      </w:tblPr>
      <w:tblGrid>
        <w:gridCol w:w="3113"/>
        <w:gridCol w:w="3118"/>
        <w:gridCol w:w="3118"/>
      </w:tblGrid>
      <w:tr w:rsidR="00B0349A" w:rsidRPr="0014457C" w14:paraId="0A88BF48" w14:textId="77777777" w:rsidTr="00B61508">
        <w:tc>
          <w:tcPr>
            <w:tcW w:w="3113" w:type="dxa"/>
          </w:tcPr>
          <w:p w14:paraId="12E9F04B" w14:textId="6EF175BB" w:rsidR="00B0349A" w:rsidRPr="0014457C" w:rsidRDefault="00B0349A" w:rsidP="00252C9A">
            <w:pPr>
              <w:ind w:left="0"/>
              <w:rPr>
                <w:sz w:val="21"/>
                <w:szCs w:val="21"/>
              </w:rPr>
            </w:pPr>
            <w:r w:rsidRPr="0014457C">
              <w:rPr>
                <w:rFonts w:hint="eastAsia"/>
                <w:sz w:val="21"/>
                <w:szCs w:val="21"/>
              </w:rPr>
              <w:t>信息名称</w:t>
            </w:r>
          </w:p>
        </w:tc>
        <w:tc>
          <w:tcPr>
            <w:tcW w:w="3118" w:type="dxa"/>
          </w:tcPr>
          <w:p w14:paraId="33B4352E" w14:textId="4F2D12AA" w:rsidR="00B0349A" w:rsidRPr="0014457C" w:rsidRDefault="00CC7A73" w:rsidP="00252C9A">
            <w:pPr>
              <w:ind w:left="0"/>
              <w:rPr>
                <w:sz w:val="21"/>
                <w:szCs w:val="21"/>
              </w:rPr>
            </w:pPr>
            <w:r w:rsidRPr="0014457C">
              <w:rPr>
                <w:rFonts w:hint="eastAsia"/>
                <w:sz w:val="21"/>
                <w:szCs w:val="21"/>
              </w:rPr>
              <w:t>要求</w:t>
            </w:r>
          </w:p>
        </w:tc>
        <w:tc>
          <w:tcPr>
            <w:tcW w:w="3118" w:type="dxa"/>
          </w:tcPr>
          <w:p w14:paraId="2368E793" w14:textId="2CB32078" w:rsidR="00B0349A" w:rsidRPr="0014457C" w:rsidRDefault="00B0349A" w:rsidP="00252C9A">
            <w:pPr>
              <w:ind w:left="0"/>
              <w:rPr>
                <w:sz w:val="21"/>
                <w:szCs w:val="21"/>
              </w:rPr>
            </w:pPr>
            <w:r w:rsidRPr="0014457C">
              <w:rPr>
                <w:rFonts w:hint="eastAsia"/>
                <w:sz w:val="21"/>
                <w:szCs w:val="21"/>
              </w:rPr>
              <w:t>备注</w:t>
            </w:r>
          </w:p>
        </w:tc>
      </w:tr>
      <w:tr w:rsidR="00CC7A73" w:rsidRPr="0014457C" w14:paraId="075D09C8" w14:textId="77777777" w:rsidTr="00B61508">
        <w:tc>
          <w:tcPr>
            <w:tcW w:w="3113" w:type="dxa"/>
          </w:tcPr>
          <w:p w14:paraId="0A9CA96F" w14:textId="388C9533" w:rsidR="00CC7A73" w:rsidRPr="0014457C" w:rsidRDefault="00B61508" w:rsidP="00252C9A">
            <w:pPr>
              <w:ind w:left="0"/>
              <w:rPr>
                <w:sz w:val="21"/>
                <w:szCs w:val="21"/>
              </w:rPr>
            </w:pPr>
            <w:r w:rsidRPr="0014457C">
              <w:rPr>
                <w:rFonts w:hint="eastAsia"/>
                <w:sz w:val="21"/>
                <w:szCs w:val="21"/>
              </w:rPr>
              <w:t>手机号</w:t>
            </w:r>
          </w:p>
        </w:tc>
        <w:tc>
          <w:tcPr>
            <w:tcW w:w="3118" w:type="dxa"/>
          </w:tcPr>
          <w:p w14:paraId="371CD015" w14:textId="04448D64" w:rsidR="00CC7A73" w:rsidRPr="0014457C" w:rsidRDefault="00CC7A73" w:rsidP="00252C9A">
            <w:pPr>
              <w:ind w:left="0"/>
              <w:rPr>
                <w:sz w:val="21"/>
                <w:szCs w:val="21"/>
              </w:rPr>
            </w:pPr>
          </w:p>
        </w:tc>
        <w:tc>
          <w:tcPr>
            <w:tcW w:w="3118" w:type="dxa"/>
          </w:tcPr>
          <w:p w14:paraId="6767776A" w14:textId="25D856A8" w:rsidR="00CC7A73" w:rsidRPr="0014457C" w:rsidRDefault="00CC7A73" w:rsidP="00252C9A">
            <w:pPr>
              <w:ind w:left="0"/>
              <w:rPr>
                <w:sz w:val="21"/>
                <w:szCs w:val="21"/>
              </w:rPr>
            </w:pPr>
          </w:p>
        </w:tc>
      </w:tr>
      <w:tr w:rsidR="00CC7A73" w:rsidRPr="0014457C" w14:paraId="6952F0FD" w14:textId="77777777" w:rsidTr="00B61508">
        <w:tc>
          <w:tcPr>
            <w:tcW w:w="3113" w:type="dxa"/>
          </w:tcPr>
          <w:p w14:paraId="5EEA3A03" w14:textId="042B2F4B" w:rsidR="00CC7A73" w:rsidRPr="0014457C" w:rsidRDefault="00CC7A73" w:rsidP="00252C9A">
            <w:pPr>
              <w:ind w:left="0"/>
              <w:rPr>
                <w:sz w:val="21"/>
                <w:szCs w:val="21"/>
              </w:rPr>
            </w:pPr>
            <w:r w:rsidRPr="0014457C">
              <w:rPr>
                <w:rFonts w:hint="eastAsia"/>
                <w:sz w:val="21"/>
                <w:szCs w:val="21"/>
              </w:rPr>
              <w:t>登陆密码</w:t>
            </w:r>
          </w:p>
        </w:tc>
        <w:tc>
          <w:tcPr>
            <w:tcW w:w="3118" w:type="dxa"/>
          </w:tcPr>
          <w:p w14:paraId="5AC05B55" w14:textId="74B1D245" w:rsidR="00CC7A73" w:rsidRPr="0014457C" w:rsidRDefault="00CC7A73" w:rsidP="00252C9A">
            <w:pPr>
              <w:ind w:left="0"/>
              <w:rPr>
                <w:sz w:val="21"/>
                <w:szCs w:val="21"/>
              </w:rPr>
            </w:pPr>
            <w:r w:rsidRPr="0014457C">
              <w:rPr>
                <w:rFonts w:hint="eastAsia"/>
                <w:sz w:val="21"/>
                <w:szCs w:val="21"/>
              </w:rPr>
              <w:t>6位以上，至少包含数字、字母、符号中的2种</w:t>
            </w:r>
          </w:p>
        </w:tc>
        <w:tc>
          <w:tcPr>
            <w:tcW w:w="3118" w:type="dxa"/>
          </w:tcPr>
          <w:p w14:paraId="207CA858" w14:textId="27AAD444" w:rsidR="00CC7A73" w:rsidRPr="0014457C" w:rsidRDefault="00D23FAA" w:rsidP="00252C9A">
            <w:pPr>
              <w:ind w:left="0"/>
              <w:rPr>
                <w:sz w:val="21"/>
                <w:szCs w:val="21"/>
              </w:rPr>
            </w:pPr>
            <w:r w:rsidRPr="0014457C">
              <w:rPr>
                <w:rFonts w:hint="eastAsia"/>
                <w:sz w:val="21"/>
                <w:szCs w:val="21"/>
              </w:rPr>
              <w:t>系统键盘</w:t>
            </w:r>
          </w:p>
        </w:tc>
      </w:tr>
      <w:tr w:rsidR="00CC7A73" w:rsidRPr="0014457C" w14:paraId="68CCDF41" w14:textId="77777777" w:rsidTr="00B61508">
        <w:tc>
          <w:tcPr>
            <w:tcW w:w="3113" w:type="dxa"/>
          </w:tcPr>
          <w:p w14:paraId="7B5C1BF6" w14:textId="38045CC3" w:rsidR="00CC7A73" w:rsidRPr="0014457C" w:rsidRDefault="00CC7A73" w:rsidP="00252C9A">
            <w:pPr>
              <w:ind w:left="0"/>
              <w:rPr>
                <w:sz w:val="21"/>
                <w:szCs w:val="21"/>
              </w:rPr>
            </w:pPr>
            <w:r w:rsidRPr="0014457C">
              <w:rPr>
                <w:rFonts w:hint="eastAsia"/>
                <w:sz w:val="21"/>
                <w:szCs w:val="21"/>
              </w:rPr>
              <w:t>确认密码</w:t>
            </w:r>
          </w:p>
        </w:tc>
        <w:tc>
          <w:tcPr>
            <w:tcW w:w="3118" w:type="dxa"/>
          </w:tcPr>
          <w:p w14:paraId="17A9B0C5" w14:textId="457F6DD9" w:rsidR="00CC7A73" w:rsidRPr="0014457C" w:rsidRDefault="00CC7A73" w:rsidP="00252C9A">
            <w:pPr>
              <w:ind w:left="0"/>
              <w:rPr>
                <w:sz w:val="21"/>
                <w:szCs w:val="21"/>
              </w:rPr>
            </w:pPr>
            <w:r w:rsidRPr="0014457C">
              <w:rPr>
                <w:rFonts w:hint="eastAsia"/>
                <w:sz w:val="21"/>
                <w:szCs w:val="21"/>
              </w:rPr>
              <w:t>和登陆密码一致</w:t>
            </w:r>
          </w:p>
        </w:tc>
        <w:tc>
          <w:tcPr>
            <w:tcW w:w="3118" w:type="dxa"/>
          </w:tcPr>
          <w:p w14:paraId="63EF278B" w14:textId="77777777" w:rsidR="00CC7A73" w:rsidRPr="0014457C" w:rsidRDefault="00CC7A73" w:rsidP="00252C9A">
            <w:pPr>
              <w:ind w:left="0"/>
              <w:rPr>
                <w:sz w:val="21"/>
                <w:szCs w:val="21"/>
              </w:rPr>
            </w:pPr>
          </w:p>
        </w:tc>
      </w:tr>
      <w:tr w:rsidR="00CC7A73" w:rsidRPr="0014457C" w14:paraId="52DFF82D" w14:textId="77777777" w:rsidTr="00B61508">
        <w:tc>
          <w:tcPr>
            <w:tcW w:w="3113" w:type="dxa"/>
          </w:tcPr>
          <w:p w14:paraId="62648F4D" w14:textId="590AF6B1" w:rsidR="00CC7A73" w:rsidRPr="0014457C" w:rsidRDefault="00D23FAA" w:rsidP="00252C9A">
            <w:pPr>
              <w:ind w:left="0"/>
              <w:rPr>
                <w:sz w:val="21"/>
                <w:szCs w:val="21"/>
              </w:rPr>
            </w:pPr>
            <w:r w:rsidRPr="0014457C">
              <w:rPr>
                <w:rFonts w:hint="eastAsia"/>
                <w:sz w:val="21"/>
                <w:szCs w:val="21"/>
              </w:rPr>
              <w:t>短信</w:t>
            </w:r>
            <w:r w:rsidR="00CC7A73" w:rsidRPr="0014457C">
              <w:rPr>
                <w:rFonts w:hint="eastAsia"/>
                <w:sz w:val="21"/>
                <w:szCs w:val="21"/>
              </w:rPr>
              <w:t>验证码</w:t>
            </w:r>
          </w:p>
        </w:tc>
        <w:tc>
          <w:tcPr>
            <w:tcW w:w="3118" w:type="dxa"/>
          </w:tcPr>
          <w:p w14:paraId="46DA6486" w14:textId="4CA9874A" w:rsidR="00CC7A73" w:rsidRPr="0014457C" w:rsidRDefault="00D23FAA" w:rsidP="00252C9A">
            <w:pPr>
              <w:ind w:left="0"/>
              <w:rPr>
                <w:sz w:val="21"/>
                <w:szCs w:val="21"/>
              </w:rPr>
            </w:pPr>
            <w:r w:rsidRPr="0014457C">
              <w:rPr>
                <w:rFonts w:hint="eastAsia"/>
                <w:sz w:val="21"/>
                <w:szCs w:val="21"/>
              </w:rPr>
              <w:t>投呗</w:t>
            </w:r>
            <w:r w:rsidR="00E930CC" w:rsidRPr="0014457C">
              <w:rPr>
                <w:rFonts w:hint="eastAsia"/>
                <w:sz w:val="21"/>
                <w:szCs w:val="21"/>
              </w:rPr>
              <w:t>平台发送，有效时间为15</w:t>
            </w:r>
            <w:r w:rsidR="00801745" w:rsidRPr="0014457C">
              <w:rPr>
                <w:rFonts w:hint="eastAsia"/>
                <w:sz w:val="21"/>
                <w:szCs w:val="21"/>
              </w:rPr>
              <w:t>分钟</w:t>
            </w:r>
          </w:p>
        </w:tc>
        <w:tc>
          <w:tcPr>
            <w:tcW w:w="3118" w:type="dxa"/>
          </w:tcPr>
          <w:p w14:paraId="434F4391" w14:textId="2946CD2A" w:rsidR="00CC7A73" w:rsidRPr="0014457C" w:rsidRDefault="00CC7A73" w:rsidP="00252C9A">
            <w:pPr>
              <w:ind w:left="0"/>
              <w:rPr>
                <w:sz w:val="21"/>
                <w:szCs w:val="21"/>
              </w:rPr>
            </w:pPr>
            <w:r w:rsidRPr="0014457C">
              <w:rPr>
                <w:rFonts w:hint="eastAsia"/>
                <w:sz w:val="21"/>
                <w:szCs w:val="21"/>
              </w:rPr>
              <w:t>不区分大小写</w:t>
            </w:r>
            <w:ins w:id="14" w:author="wang alex" w:date="2015-05-26T08:52:00Z">
              <w:r w:rsidR="00A97520">
                <w:rPr>
                  <w:rFonts w:hint="eastAsia"/>
                  <w:sz w:val="21"/>
                  <w:szCs w:val="21"/>
                </w:rPr>
                <w:t>。4位数字</w:t>
              </w:r>
            </w:ins>
          </w:p>
        </w:tc>
      </w:tr>
      <w:tr w:rsidR="00B61508" w:rsidRPr="0014457C" w14:paraId="4E73FC34" w14:textId="77777777" w:rsidTr="00B61508">
        <w:tc>
          <w:tcPr>
            <w:tcW w:w="3113" w:type="dxa"/>
          </w:tcPr>
          <w:p w14:paraId="650B42E7" w14:textId="41427A6A" w:rsidR="00B61508" w:rsidRPr="0014457C" w:rsidRDefault="00B61508" w:rsidP="00252C9A">
            <w:pPr>
              <w:ind w:left="0"/>
              <w:rPr>
                <w:sz w:val="21"/>
                <w:szCs w:val="21"/>
              </w:rPr>
            </w:pPr>
            <w:r w:rsidRPr="0014457C">
              <w:rPr>
                <w:rFonts w:hint="eastAsia"/>
                <w:sz w:val="21"/>
                <w:szCs w:val="21"/>
              </w:rPr>
              <w:t>登陆手势</w:t>
            </w:r>
          </w:p>
        </w:tc>
        <w:tc>
          <w:tcPr>
            <w:tcW w:w="3118" w:type="dxa"/>
          </w:tcPr>
          <w:p w14:paraId="7C1284EF" w14:textId="02C43788" w:rsidR="00B61508" w:rsidRPr="0014457C" w:rsidRDefault="00B31DA0" w:rsidP="00252C9A">
            <w:pPr>
              <w:ind w:left="0"/>
              <w:rPr>
                <w:sz w:val="21"/>
                <w:szCs w:val="21"/>
                <w:highlight w:val="yellow"/>
              </w:rPr>
            </w:pPr>
            <w:r w:rsidRPr="0014457C">
              <w:rPr>
                <w:rFonts w:hint="eastAsia"/>
                <w:sz w:val="21"/>
                <w:szCs w:val="21"/>
              </w:rPr>
              <w:t>手势密码有效期为15分钟，超过15分钟未操作需要重新输入手势</w:t>
            </w:r>
            <w:r w:rsidR="002A1DDE" w:rsidRPr="0014457C">
              <w:rPr>
                <w:rFonts w:hint="eastAsia"/>
                <w:sz w:val="21"/>
                <w:szCs w:val="21"/>
              </w:rPr>
              <w:t>，登陆手势必须至少覆盖5个点</w:t>
            </w:r>
          </w:p>
        </w:tc>
        <w:tc>
          <w:tcPr>
            <w:tcW w:w="3118" w:type="dxa"/>
          </w:tcPr>
          <w:p w14:paraId="6D82D00A" w14:textId="77777777" w:rsidR="00B61508" w:rsidRPr="0014457C" w:rsidRDefault="00B61508" w:rsidP="00252C9A">
            <w:pPr>
              <w:ind w:left="0"/>
              <w:rPr>
                <w:sz w:val="21"/>
                <w:szCs w:val="21"/>
                <w:highlight w:val="yellow"/>
              </w:rPr>
            </w:pPr>
          </w:p>
        </w:tc>
      </w:tr>
      <w:tr w:rsidR="00B61508" w:rsidRPr="0014457C" w14:paraId="004CC16A" w14:textId="77777777" w:rsidTr="00B61508">
        <w:tc>
          <w:tcPr>
            <w:tcW w:w="3113" w:type="dxa"/>
          </w:tcPr>
          <w:p w14:paraId="355E0E95" w14:textId="20A36E05" w:rsidR="00B61508" w:rsidRPr="0014457C" w:rsidRDefault="00B61508" w:rsidP="00252C9A">
            <w:pPr>
              <w:ind w:left="0"/>
              <w:rPr>
                <w:sz w:val="21"/>
                <w:szCs w:val="21"/>
              </w:rPr>
            </w:pPr>
            <w:r w:rsidRPr="0014457C">
              <w:rPr>
                <w:rFonts w:hint="eastAsia"/>
                <w:sz w:val="21"/>
                <w:szCs w:val="21"/>
              </w:rPr>
              <w:t>确认登陆手势</w:t>
            </w:r>
          </w:p>
        </w:tc>
        <w:tc>
          <w:tcPr>
            <w:tcW w:w="3118" w:type="dxa"/>
          </w:tcPr>
          <w:p w14:paraId="74624A42" w14:textId="7353294A" w:rsidR="00B61508" w:rsidRPr="0014457C" w:rsidRDefault="005B517C" w:rsidP="00252C9A">
            <w:pPr>
              <w:ind w:left="0"/>
              <w:rPr>
                <w:sz w:val="21"/>
                <w:szCs w:val="21"/>
              </w:rPr>
            </w:pPr>
            <w:r w:rsidRPr="0014457C">
              <w:rPr>
                <w:sz w:val="21"/>
                <w:szCs w:val="21"/>
              </w:rPr>
              <w:t>和登陆手势相同</w:t>
            </w:r>
          </w:p>
        </w:tc>
        <w:tc>
          <w:tcPr>
            <w:tcW w:w="3118" w:type="dxa"/>
          </w:tcPr>
          <w:p w14:paraId="79C7C7E6" w14:textId="77777777" w:rsidR="00B61508" w:rsidRPr="0014457C" w:rsidRDefault="00B61508" w:rsidP="00252C9A">
            <w:pPr>
              <w:ind w:left="0"/>
              <w:rPr>
                <w:sz w:val="21"/>
                <w:szCs w:val="21"/>
              </w:rPr>
            </w:pPr>
          </w:p>
        </w:tc>
      </w:tr>
      <w:tr w:rsidR="00CC7A73" w:rsidRPr="0014457C" w14:paraId="68955BE7" w14:textId="77777777" w:rsidTr="00B61508">
        <w:tc>
          <w:tcPr>
            <w:tcW w:w="3113" w:type="dxa"/>
          </w:tcPr>
          <w:p w14:paraId="3355633D" w14:textId="76A026A1" w:rsidR="00CC7A73" w:rsidRPr="0014457C" w:rsidRDefault="000F507C" w:rsidP="00252C9A">
            <w:pPr>
              <w:ind w:left="0"/>
              <w:rPr>
                <w:sz w:val="21"/>
                <w:szCs w:val="21"/>
              </w:rPr>
            </w:pPr>
            <w:r w:rsidRPr="0014457C">
              <w:rPr>
                <w:rFonts w:hint="eastAsia"/>
                <w:sz w:val="21"/>
                <w:szCs w:val="21"/>
              </w:rPr>
              <w:t>推荐人（选填）</w:t>
            </w:r>
          </w:p>
        </w:tc>
        <w:tc>
          <w:tcPr>
            <w:tcW w:w="3118" w:type="dxa"/>
          </w:tcPr>
          <w:p w14:paraId="6DCCF658" w14:textId="31CE6977" w:rsidR="00CC7A73" w:rsidRPr="0014457C" w:rsidRDefault="000F507C" w:rsidP="00252C9A">
            <w:pPr>
              <w:ind w:left="0"/>
              <w:rPr>
                <w:sz w:val="21"/>
                <w:szCs w:val="21"/>
              </w:rPr>
            </w:pPr>
            <w:r w:rsidRPr="0014457C">
              <w:rPr>
                <w:rFonts w:hint="eastAsia"/>
                <w:sz w:val="21"/>
                <w:szCs w:val="21"/>
              </w:rPr>
              <w:t>经纪人字段</w:t>
            </w:r>
          </w:p>
        </w:tc>
        <w:tc>
          <w:tcPr>
            <w:tcW w:w="3118" w:type="dxa"/>
          </w:tcPr>
          <w:p w14:paraId="6B139057" w14:textId="47DC000F" w:rsidR="00CC7A73" w:rsidRPr="0014457C" w:rsidRDefault="000F507C" w:rsidP="00252C9A">
            <w:pPr>
              <w:ind w:left="0"/>
              <w:rPr>
                <w:sz w:val="21"/>
                <w:szCs w:val="21"/>
              </w:rPr>
            </w:pPr>
            <w:r w:rsidRPr="0014457C">
              <w:rPr>
                <w:rFonts w:hint="eastAsia"/>
                <w:sz w:val="21"/>
                <w:szCs w:val="21"/>
              </w:rPr>
              <w:t>用于后期分佣</w:t>
            </w:r>
            <w:ins w:id="15" w:author="wang alex" w:date="2015-05-21T22:45:00Z">
              <w:r w:rsidR="00FE74EE">
                <w:rPr>
                  <w:rFonts w:hint="eastAsia"/>
                  <w:sz w:val="21"/>
                  <w:szCs w:val="21"/>
                </w:rPr>
                <w:t>。为了鼓励用户填写推荐人，填写推荐人</w:t>
              </w:r>
            </w:ins>
            <w:ins w:id="16" w:author="wang alex" w:date="2015-05-21T22:46:00Z">
              <w:r w:rsidR="00FE74EE">
                <w:rPr>
                  <w:rFonts w:hint="eastAsia"/>
                  <w:sz w:val="21"/>
                  <w:szCs w:val="21"/>
                </w:rPr>
                <w:t>送</w:t>
              </w:r>
              <w:r w:rsidR="005211C0">
                <w:rPr>
                  <w:rFonts w:hint="eastAsia"/>
                  <w:sz w:val="21"/>
                  <w:szCs w:val="21"/>
                </w:rPr>
                <w:t>X</w:t>
              </w:r>
              <w:r w:rsidR="00FE74EE">
                <w:rPr>
                  <w:rFonts w:hint="eastAsia"/>
                  <w:sz w:val="21"/>
                  <w:szCs w:val="21"/>
                </w:rPr>
                <w:t>元现金红包。</w:t>
              </w:r>
            </w:ins>
          </w:p>
        </w:tc>
      </w:tr>
      <w:tr w:rsidR="000F507C" w:rsidRPr="0014457C" w14:paraId="12267995" w14:textId="77777777" w:rsidTr="00B61508">
        <w:tc>
          <w:tcPr>
            <w:tcW w:w="3113" w:type="dxa"/>
          </w:tcPr>
          <w:p w14:paraId="265045AA" w14:textId="511A434B" w:rsidR="000F507C" w:rsidRPr="0014457C" w:rsidRDefault="000F507C" w:rsidP="00252C9A">
            <w:pPr>
              <w:ind w:left="0"/>
              <w:rPr>
                <w:sz w:val="21"/>
                <w:szCs w:val="21"/>
              </w:rPr>
            </w:pPr>
            <w:r w:rsidRPr="0014457C">
              <w:rPr>
                <w:rFonts w:hint="eastAsia"/>
                <w:sz w:val="21"/>
                <w:szCs w:val="21"/>
              </w:rPr>
              <w:t>同意服务开通协议</w:t>
            </w:r>
          </w:p>
        </w:tc>
        <w:tc>
          <w:tcPr>
            <w:tcW w:w="3118" w:type="dxa"/>
          </w:tcPr>
          <w:p w14:paraId="708D4C51" w14:textId="7794799F" w:rsidR="000F507C" w:rsidRPr="0014457C" w:rsidRDefault="000F507C" w:rsidP="00252C9A">
            <w:pPr>
              <w:ind w:left="0"/>
              <w:rPr>
                <w:sz w:val="21"/>
                <w:szCs w:val="21"/>
              </w:rPr>
            </w:pPr>
            <w:r w:rsidRPr="0014457C">
              <w:rPr>
                <w:rFonts w:hint="eastAsia"/>
                <w:sz w:val="21"/>
                <w:szCs w:val="21"/>
              </w:rPr>
              <w:t>默认不勾选</w:t>
            </w:r>
          </w:p>
        </w:tc>
        <w:tc>
          <w:tcPr>
            <w:tcW w:w="3118" w:type="dxa"/>
          </w:tcPr>
          <w:p w14:paraId="77B5BD27" w14:textId="77777777" w:rsidR="000F507C" w:rsidRPr="0014457C" w:rsidRDefault="000F507C" w:rsidP="00252C9A">
            <w:pPr>
              <w:ind w:left="0"/>
              <w:rPr>
                <w:sz w:val="21"/>
                <w:szCs w:val="21"/>
              </w:rPr>
            </w:pPr>
          </w:p>
        </w:tc>
      </w:tr>
    </w:tbl>
    <w:p w14:paraId="6D71F885" w14:textId="77777777" w:rsidR="00CC7A73" w:rsidRPr="0014457C" w:rsidRDefault="00CC7A73" w:rsidP="00252C9A"/>
    <w:p w14:paraId="38C06FD0" w14:textId="10DF7E9A" w:rsidR="00B61508" w:rsidRPr="0014457C" w:rsidRDefault="000F7684" w:rsidP="00252C9A">
      <w:pPr>
        <w:rPr>
          <w:sz w:val="21"/>
          <w:szCs w:val="21"/>
        </w:rPr>
      </w:pPr>
      <w:r w:rsidRPr="0014457C">
        <w:rPr>
          <w:rFonts w:hint="eastAsia"/>
          <w:sz w:val="21"/>
          <w:szCs w:val="21"/>
        </w:rPr>
        <w:t>业务</w:t>
      </w:r>
      <w:r w:rsidR="00B61508" w:rsidRPr="0014457C">
        <w:rPr>
          <w:rFonts w:hint="eastAsia"/>
          <w:sz w:val="21"/>
          <w:szCs w:val="21"/>
        </w:rPr>
        <w:t>逻辑：</w:t>
      </w:r>
    </w:p>
    <w:p w14:paraId="3EEA59DC" w14:textId="14337FC7" w:rsidR="00CC7A73" w:rsidRPr="0014457C" w:rsidRDefault="009C0A03" w:rsidP="00252C9A">
      <w:pPr>
        <w:rPr>
          <w:sz w:val="21"/>
          <w:szCs w:val="21"/>
        </w:rPr>
      </w:pPr>
      <w:r w:rsidRPr="0014457C">
        <w:rPr>
          <w:noProof/>
          <w:sz w:val="21"/>
          <w:szCs w:val="21"/>
        </w:rPr>
        <w:lastRenderedPageBreak/>
        <w:drawing>
          <wp:inline distT="0" distB="0" distL="0" distR="0" wp14:anchorId="5BD30B25" wp14:editId="270D4581">
            <wp:extent cx="5587537" cy="274320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7889" cy="2743373"/>
                    </a:xfrm>
                    <a:prstGeom prst="rect">
                      <a:avLst/>
                    </a:prstGeom>
                    <a:noFill/>
                    <a:ln>
                      <a:noFill/>
                    </a:ln>
                  </pic:spPr>
                </pic:pic>
              </a:graphicData>
            </a:graphic>
          </wp:inline>
        </w:drawing>
      </w:r>
    </w:p>
    <w:p w14:paraId="6BEDB3A6" w14:textId="5624DD48" w:rsidR="00EF0CE2" w:rsidRPr="0014457C" w:rsidRDefault="00EF0CE2" w:rsidP="000F7953">
      <w:pPr>
        <w:pStyle w:val="a7"/>
        <w:numPr>
          <w:ilvl w:val="0"/>
          <w:numId w:val="31"/>
        </w:numPr>
        <w:rPr>
          <w:sz w:val="21"/>
          <w:szCs w:val="21"/>
        </w:rPr>
      </w:pPr>
      <w:r w:rsidRPr="0014457C">
        <w:rPr>
          <w:rFonts w:hint="eastAsia"/>
          <w:sz w:val="21"/>
          <w:szCs w:val="21"/>
        </w:rPr>
        <w:t>填写如上表所示的注册内容，包括手机号码、推荐人（可选）等。需要做一下手机号码合法性校验，包括位数、基本格式等。</w:t>
      </w:r>
    </w:p>
    <w:p w14:paraId="71A3B0A5" w14:textId="0F97D867" w:rsidR="00EF0CE2" w:rsidRPr="0014457C" w:rsidRDefault="00EF0CE2" w:rsidP="000F7953">
      <w:pPr>
        <w:pStyle w:val="a7"/>
        <w:numPr>
          <w:ilvl w:val="0"/>
          <w:numId w:val="31"/>
        </w:numPr>
        <w:rPr>
          <w:sz w:val="21"/>
          <w:szCs w:val="21"/>
        </w:rPr>
      </w:pPr>
      <w:r w:rsidRPr="0014457C">
        <w:rPr>
          <w:rFonts w:hint="eastAsia"/>
          <w:sz w:val="21"/>
          <w:szCs w:val="21"/>
        </w:rPr>
        <w:t>下一步短信验证，系统发送验证短信，用户收到短信后，输入短信验证码。</w:t>
      </w:r>
    </w:p>
    <w:p w14:paraId="45FE9BAB" w14:textId="5925489F" w:rsidR="00481BCF" w:rsidRPr="0014457C" w:rsidRDefault="00EF0CE2" w:rsidP="000F7953">
      <w:pPr>
        <w:pStyle w:val="a7"/>
        <w:numPr>
          <w:ilvl w:val="0"/>
          <w:numId w:val="31"/>
        </w:numPr>
        <w:rPr>
          <w:sz w:val="21"/>
          <w:szCs w:val="21"/>
        </w:rPr>
      </w:pPr>
      <w:r w:rsidRPr="0014457C">
        <w:rPr>
          <w:rFonts w:hint="eastAsia"/>
          <w:sz w:val="21"/>
          <w:szCs w:val="21"/>
        </w:rPr>
        <w:t>下一步校验短信验证码，</w:t>
      </w:r>
      <w:r w:rsidR="00481BCF" w:rsidRPr="0014457C">
        <w:rPr>
          <w:rFonts w:hint="eastAsia"/>
          <w:sz w:val="21"/>
          <w:szCs w:val="21"/>
        </w:rPr>
        <w:t>如果不正确，页面提示 验证码不正确。如果正确，进入设置登陆密码页面。两次输入登陆密码并匹配后，设置登陆密码成功。需要做一下密码合法性校验，包括位数、复杂度要求等。</w:t>
      </w:r>
    </w:p>
    <w:p w14:paraId="0663EB99" w14:textId="29B67EA5" w:rsidR="00481BCF" w:rsidRPr="0014457C" w:rsidRDefault="00481BCF" w:rsidP="000F7953">
      <w:pPr>
        <w:pStyle w:val="a7"/>
        <w:numPr>
          <w:ilvl w:val="0"/>
          <w:numId w:val="31"/>
        </w:numPr>
        <w:rPr>
          <w:sz w:val="21"/>
          <w:szCs w:val="21"/>
        </w:rPr>
      </w:pPr>
      <w:r w:rsidRPr="0014457C">
        <w:rPr>
          <w:rFonts w:hint="eastAsia"/>
          <w:sz w:val="21"/>
          <w:szCs w:val="21"/>
        </w:rPr>
        <w:t>下一步设置手势密码，为方便后期登陆，设置手势密码，输入两次手势密码，并在一致的情况下完成设置（此步骤可选）。需确保手势密码包含5个点及以上。</w:t>
      </w:r>
    </w:p>
    <w:p w14:paraId="0D5E52CB" w14:textId="062DFD24" w:rsidR="00481BCF" w:rsidRDefault="00481BCF" w:rsidP="000F7953">
      <w:pPr>
        <w:pStyle w:val="a7"/>
        <w:numPr>
          <w:ilvl w:val="0"/>
          <w:numId w:val="31"/>
        </w:numPr>
        <w:rPr>
          <w:ins w:id="17" w:author="wang alex" w:date="2015-05-26T09:51:00Z"/>
          <w:sz w:val="21"/>
          <w:szCs w:val="21"/>
        </w:rPr>
      </w:pPr>
      <w:r w:rsidRPr="0014457C">
        <w:rPr>
          <w:rFonts w:hint="eastAsia"/>
          <w:sz w:val="21"/>
          <w:szCs w:val="21"/>
        </w:rPr>
        <w:t>勾选《平台服务协议》之后，点击注册按钮，即可完成注册。</w:t>
      </w:r>
    </w:p>
    <w:p w14:paraId="37FACEFE" w14:textId="46D721F2" w:rsidR="00610D17" w:rsidRPr="0014457C" w:rsidRDefault="00610D17" w:rsidP="000F7953">
      <w:pPr>
        <w:pStyle w:val="a7"/>
        <w:numPr>
          <w:ilvl w:val="0"/>
          <w:numId w:val="31"/>
        </w:numPr>
        <w:rPr>
          <w:sz w:val="21"/>
          <w:szCs w:val="21"/>
        </w:rPr>
      </w:pPr>
      <w:ins w:id="18" w:author="wang alex" w:date="2015-05-26T09:51:00Z">
        <w:r>
          <w:rPr>
            <w:rFonts w:hint="eastAsia"/>
            <w:sz w:val="21"/>
            <w:szCs w:val="21"/>
          </w:rPr>
          <w:t>推荐码必须存在。如果不存在</w:t>
        </w:r>
      </w:ins>
      <w:ins w:id="19" w:author="wang alex" w:date="2015-05-26T09:52:00Z">
        <w:r>
          <w:rPr>
            <w:rFonts w:hint="eastAsia"/>
            <w:sz w:val="21"/>
            <w:szCs w:val="21"/>
          </w:rPr>
          <w:t>，提示重填。一旦注册成功则此人成为此推荐人的下线。</w:t>
        </w:r>
      </w:ins>
    </w:p>
    <w:p w14:paraId="5ADDBF4E" w14:textId="77777777" w:rsidR="00CF3039" w:rsidRPr="0014457C" w:rsidRDefault="00CF3039" w:rsidP="007515D1">
      <w:pPr>
        <w:ind w:left="0"/>
        <w:rPr>
          <w:sz w:val="21"/>
          <w:szCs w:val="21"/>
        </w:rPr>
      </w:pPr>
    </w:p>
    <w:p w14:paraId="6A38E374" w14:textId="0D2DDFFA" w:rsidR="007E396B" w:rsidRPr="0014457C" w:rsidRDefault="00F940C0" w:rsidP="007E396B">
      <w:pPr>
        <w:pStyle w:val="3"/>
        <w:rPr>
          <w:rFonts w:eastAsia="微软雅黑"/>
        </w:rPr>
      </w:pPr>
      <w:bookmarkStart w:id="20" w:name="_Toc293477852"/>
      <w:r w:rsidRPr="0014457C">
        <w:rPr>
          <w:rFonts w:eastAsia="微软雅黑" w:hint="eastAsia"/>
        </w:rPr>
        <w:t>登陆</w:t>
      </w:r>
      <w:r w:rsidR="00C06240" w:rsidRPr="0014457C">
        <w:rPr>
          <w:rFonts w:eastAsia="微软雅黑" w:hint="eastAsia"/>
        </w:rPr>
        <w:t>校验</w:t>
      </w:r>
      <w:bookmarkEnd w:id="20"/>
    </w:p>
    <w:p w14:paraId="7A788213" w14:textId="321259BB" w:rsidR="00932898" w:rsidRPr="0014457C" w:rsidRDefault="00932898" w:rsidP="00932898">
      <w:r w:rsidRPr="0014457C">
        <w:rPr>
          <w:rFonts w:hint="eastAsia"/>
        </w:rPr>
        <w:t>主流程如下</w:t>
      </w:r>
    </w:p>
    <w:p w14:paraId="4AB4AEDD" w14:textId="74A6120D" w:rsidR="003F31BA" w:rsidRPr="0014457C" w:rsidRDefault="00E56B9C" w:rsidP="00932898">
      <w:r w:rsidRPr="0014457C">
        <w:rPr>
          <w:noProof/>
        </w:rPr>
        <w:lastRenderedPageBreak/>
        <w:drawing>
          <wp:inline distT="0" distB="0" distL="0" distR="0" wp14:anchorId="41186368" wp14:editId="15806B35">
            <wp:extent cx="5686231" cy="2125932"/>
            <wp:effectExtent l="0" t="0" r="381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973" cy="2126209"/>
                    </a:xfrm>
                    <a:prstGeom prst="rect">
                      <a:avLst/>
                    </a:prstGeom>
                    <a:noFill/>
                    <a:ln>
                      <a:noFill/>
                    </a:ln>
                  </pic:spPr>
                </pic:pic>
              </a:graphicData>
            </a:graphic>
          </wp:inline>
        </w:drawing>
      </w:r>
    </w:p>
    <w:p w14:paraId="6026FF35" w14:textId="238EF6FB" w:rsidR="00705759" w:rsidRPr="0014457C" w:rsidRDefault="00705759" w:rsidP="000F7953">
      <w:pPr>
        <w:pStyle w:val="a7"/>
        <w:numPr>
          <w:ilvl w:val="0"/>
          <w:numId w:val="32"/>
        </w:numPr>
      </w:pPr>
      <w:r w:rsidRPr="0014457C">
        <w:rPr>
          <w:rFonts w:hint="eastAsia"/>
        </w:rPr>
        <w:t>输入登陆信息（手机号码与密码），点击登陆后进入下一步</w:t>
      </w:r>
    </w:p>
    <w:p w14:paraId="3EA5B2DB" w14:textId="5DE8D14F" w:rsidR="00705759" w:rsidRPr="0014457C" w:rsidRDefault="00705759" w:rsidP="000F7953">
      <w:pPr>
        <w:pStyle w:val="a7"/>
        <w:numPr>
          <w:ilvl w:val="0"/>
          <w:numId w:val="32"/>
        </w:numPr>
      </w:pPr>
      <w:r w:rsidRPr="0014457C">
        <w:rPr>
          <w:rFonts w:hint="eastAsia"/>
        </w:rPr>
        <w:t>系统检测该手机号码是否已注册，如果没注册，引导进入 用户注册子流程</w:t>
      </w:r>
    </w:p>
    <w:p w14:paraId="47B2AF4C" w14:textId="69B8ABE8" w:rsidR="00705759" w:rsidRPr="0014457C" w:rsidRDefault="00705759" w:rsidP="000F7953">
      <w:pPr>
        <w:pStyle w:val="a7"/>
        <w:numPr>
          <w:ilvl w:val="0"/>
          <w:numId w:val="32"/>
        </w:numPr>
      </w:pPr>
      <w:r w:rsidRPr="0014457C">
        <w:rPr>
          <w:rFonts w:hint="eastAsia"/>
        </w:rPr>
        <w:t>若已注册，校验用户名与密码的正确性。如果正确，则判断是否需要后续动</w:t>
      </w:r>
      <w:r w:rsidR="00E56B9C" w:rsidRPr="0014457C">
        <w:rPr>
          <w:rFonts w:hint="eastAsia"/>
        </w:rPr>
        <w:t>作。这里的后续动作是指页面的上下文关系。比如我点击“充值”，这时</w:t>
      </w:r>
      <w:r w:rsidRPr="0014457C">
        <w:rPr>
          <w:rFonts w:hint="eastAsia"/>
        </w:rPr>
        <w:t>系统判断登陆已经过期，此时流程会导向到用户注册流程中。当用户完成注册流程后，应该重新回到充值流程中，这里的“充值”就是我们所指的 后续动作；若没有后续动作，直接返回首页即可。</w:t>
      </w:r>
    </w:p>
    <w:p w14:paraId="29151AD3" w14:textId="20F69EB6" w:rsidR="002A262C" w:rsidRPr="0014457C" w:rsidRDefault="00306B9B" w:rsidP="000F7953">
      <w:pPr>
        <w:pStyle w:val="a7"/>
        <w:numPr>
          <w:ilvl w:val="0"/>
          <w:numId w:val="32"/>
        </w:numPr>
      </w:pPr>
      <w:r w:rsidRPr="0014457C">
        <w:rPr>
          <w:rFonts w:hint="eastAsia"/>
        </w:rPr>
        <w:t>如果用户在登陆中，密码忘记，可以点击 找回密码，进入找回密码子流程</w:t>
      </w:r>
    </w:p>
    <w:p w14:paraId="303377A5" w14:textId="77777777" w:rsidR="00306B9B" w:rsidRPr="0014457C" w:rsidRDefault="00306B9B" w:rsidP="00306B9B">
      <w:pPr>
        <w:pStyle w:val="a7"/>
        <w:ind w:left="707"/>
      </w:pPr>
    </w:p>
    <w:p w14:paraId="0F1DF449" w14:textId="10A53E29" w:rsidR="00932898" w:rsidRPr="0014457C" w:rsidRDefault="00932898" w:rsidP="00932898">
      <w:r w:rsidRPr="0014457C">
        <w:rPr>
          <w:rFonts w:hint="eastAsia"/>
        </w:rPr>
        <w:t>输入登陆信息</w:t>
      </w:r>
    </w:p>
    <w:tbl>
      <w:tblPr>
        <w:tblStyle w:val="af6"/>
        <w:tblW w:w="0" w:type="auto"/>
        <w:tblInd w:w="227" w:type="dxa"/>
        <w:tblLook w:val="04A0" w:firstRow="1" w:lastRow="0" w:firstColumn="1" w:lastColumn="0" w:noHBand="0" w:noVBand="1"/>
      </w:tblPr>
      <w:tblGrid>
        <w:gridCol w:w="3117"/>
        <w:gridCol w:w="3116"/>
        <w:gridCol w:w="3116"/>
      </w:tblGrid>
      <w:tr w:rsidR="00932898" w:rsidRPr="0014457C" w14:paraId="5E324DD7" w14:textId="77777777" w:rsidTr="003446FF">
        <w:tc>
          <w:tcPr>
            <w:tcW w:w="3192" w:type="dxa"/>
          </w:tcPr>
          <w:p w14:paraId="09E7DDF0" w14:textId="77777777" w:rsidR="00932898" w:rsidRPr="0014457C" w:rsidRDefault="00932898" w:rsidP="003446FF">
            <w:pPr>
              <w:ind w:left="0"/>
              <w:rPr>
                <w:sz w:val="21"/>
                <w:szCs w:val="21"/>
              </w:rPr>
            </w:pPr>
            <w:r w:rsidRPr="0014457C">
              <w:rPr>
                <w:rFonts w:hint="eastAsia"/>
                <w:sz w:val="21"/>
                <w:szCs w:val="21"/>
              </w:rPr>
              <w:t>信息名称</w:t>
            </w:r>
          </w:p>
        </w:tc>
        <w:tc>
          <w:tcPr>
            <w:tcW w:w="3192" w:type="dxa"/>
          </w:tcPr>
          <w:p w14:paraId="1F3A03C6" w14:textId="77777777" w:rsidR="00932898" w:rsidRPr="0014457C" w:rsidRDefault="00932898" w:rsidP="003446FF">
            <w:pPr>
              <w:ind w:left="0"/>
              <w:rPr>
                <w:sz w:val="21"/>
                <w:szCs w:val="21"/>
              </w:rPr>
            </w:pPr>
            <w:r w:rsidRPr="0014457C">
              <w:rPr>
                <w:rFonts w:hint="eastAsia"/>
                <w:sz w:val="21"/>
                <w:szCs w:val="21"/>
              </w:rPr>
              <w:t>要求</w:t>
            </w:r>
          </w:p>
        </w:tc>
        <w:tc>
          <w:tcPr>
            <w:tcW w:w="3192" w:type="dxa"/>
          </w:tcPr>
          <w:p w14:paraId="0FAF96A1" w14:textId="77777777" w:rsidR="00932898" w:rsidRPr="0014457C" w:rsidRDefault="00932898" w:rsidP="003446FF">
            <w:pPr>
              <w:ind w:left="0"/>
              <w:rPr>
                <w:sz w:val="21"/>
                <w:szCs w:val="21"/>
              </w:rPr>
            </w:pPr>
            <w:r w:rsidRPr="0014457C">
              <w:rPr>
                <w:rFonts w:hint="eastAsia"/>
                <w:sz w:val="21"/>
                <w:szCs w:val="21"/>
              </w:rPr>
              <w:t>备注</w:t>
            </w:r>
          </w:p>
        </w:tc>
      </w:tr>
      <w:tr w:rsidR="00932898" w:rsidRPr="0014457C" w14:paraId="3C35550E" w14:textId="77777777" w:rsidTr="003446FF">
        <w:tc>
          <w:tcPr>
            <w:tcW w:w="3192" w:type="dxa"/>
          </w:tcPr>
          <w:p w14:paraId="4AE12984" w14:textId="4163EBAB" w:rsidR="00932898" w:rsidRPr="0014457C" w:rsidRDefault="00932898" w:rsidP="003446FF">
            <w:pPr>
              <w:ind w:left="0"/>
              <w:rPr>
                <w:sz w:val="21"/>
                <w:szCs w:val="21"/>
              </w:rPr>
            </w:pPr>
            <w:r w:rsidRPr="0014457C">
              <w:rPr>
                <w:rFonts w:hint="eastAsia"/>
                <w:sz w:val="21"/>
                <w:szCs w:val="21"/>
              </w:rPr>
              <w:t>用户名</w:t>
            </w:r>
          </w:p>
        </w:tc>
        <w:tc>
          <w:tcPr>
            <w:tcW w:w="3192" w:type="dxa"/>
          </w:tcPr>
          <w:p w14:paraId="3B0282D2" w14:textId="046137F7" w:rsidR="00932898" w:rsidRPr="0014457C" w:rsidRDefault="003A55AA" w:rsidP="003446FF">
            <w:pPr>
              <w:ind w:left="0"/>
              <w:rPr>
                <w:sz w:val="21"/>
                <w:szCs w:val="21"/>
              </w:rPr>
            </w:pPr>
            <w:r w:rsidRPr="0014457C">
              <w:rPr>
                <w:rFonts w:hint="eastAsia"/>
                <w:sz w:val="21"/>
                <w:szCs w:val="21"/>
              </w:rPr>
              <w:t>用户注册手机号</w:t>
            </w:r>
          </w:p>
        </w:tc>
        <w:tc>
          <w:tcPr>
            <w:tcW w:w="3192" w:type="dxa"/>
          </w:tcPr>
          <w:p w14:paraId="6A619245" w14:textId="77777777" w:rsidR="00932898" w:rsidRPr="0014457C" w:rsidRDefault="00932898" w:rsidP="003446FF">
            <w:pPr>
              <w:ind w:left="0"/>
              <w:rPr>
                <w:sz w:val="21"/>
                <w:szCs w:val="21"/>
              </w:rPr>
            </w:pPr>
          </w:p>
        </w:tc>
      </w:tr>
      <w:tr w:rsidR="00932898" w:rsidRPr="0014457C" w14:paraId="27DA589A" w14:textId="77777777" w:rsidTr="003446FF">
        <w:tc>
          <w:tcPr>
            <w:tcW w:w="3192" w:type="dxa"/>
          </w:tcPr>
          <w:p w14:paraId="4CC259E2" w14:textId="7E85D7C5" w:rsidR="00932898" w:rsidRPr="0014457C" w:rsidRDefault="00932898" w:rsidP="003446FF">
            <w:pPr>
              <w:ind w:left="0"/>
              <w:rPr>
                <w:sz w:val="21"/>
                <w:szCs w:val="21"/>
              </w:rPr>
            </w:pPr>
            <w:r w:rsidRPr="0014457C">
              <w:rPr>
                <w:rFonts w:hint="eastAsia"/>
                <w:sz w:val="21"/>
                <w:szCs w:val="21"/>
              </w:rPr>
              <w:t>密码</w:t>
            </w:r>
          </w:p>
        </w:tc>
        <w:tc>
          <w:tcPr>
            <w:tcW w:w="3192" w:type="dxa"/>
          </w:tcPr>
          <w:p w14:paraId="56FF1422" w14:textId="718E13F2" w:rsidR="00932898" w:rsidRPr="0014457C" w:rsidRDefault="00932898" w:rsidP="003446FF">
            <w:pPr>
              <w:ind w:left="0"/>
              <w:rPr>
                <w:sz w:val="21"/>
                <w:szCs w:val="21"/>
              </w:rPr>
            </w:pPr>
          </w:p>
        </w:tc>
        <w:tc>
          <w:tcPr>
            <w:tcW w:w="3192" w:type="dxa"/>
          </w:tcPr>
          <w:p w14:paraId="12B43ECF" w14:textId="77777777" w:rsidR="00932898" w:rsidRPr="0014457C" w:rsidRDefault="00932898" w:rsidP="003446FF">
            <w:pPr>
              <w:ind w:left="0"/>
              <w:rPr>
                <w:sz w:val="21"/>
                <w:szCs w:val="21"/>
              </w:rPr>
            </w:pPr>
          </w:p>
        </w:tc>
      </w:tr>
      <w:tr w:rsidR="00932898" w:rsidRPr="0014457C" w14:paraId="1CE8D78D" w14:textId="77777777" w:rsidTr="003446FF">
        <w:tc>
          <w:tcPr>
            <w:tcW w:w="3192" w:type="dxa"/>
          </w:tcPr>
          <w:p w14:paraId="5784BE8E" w14:textId="2BA206B4" w:rsidR="00932898" w:rsidRPr="0014457C" w:rsidRDefault="00932898" w:rsidP="003446FF">
            <w:pPr>
              <w:ind w:left="0"/>
              <w:rPr>
                <w:sz w:val="21"/>
                <w:szCs w:val="21"/>
              </w:rPr>
            </w:pPr>
            <w:r w:rsidRPr="0014457C">
              <w:rPr>
                <w:rFonts w:hint="eastAsia"/>
                <w:sz w:val="21"/>
                <w:szCs w:val="21"/>
              </w:rPr>
              <w:t>验证码</w:t>
            </w:r>
          </w:p>
        </w:tc>
        <w:tc>
          <w:tcPr>
            <w:tcW w:w="3192" w:type="dxa"/>
          </w:tcPr>
          <w:p w14:paraId="1A8F26AE" w14:textId="77777777" w:rsidR="00932898" w:rsidRPr="0014457C" w:rsidRDefault="00932898" w:rsidP="003446FF">
            <w:pPr>
              <w:ind w:left="0"/>
              <w:rPr>
                <w:sz w:val="21"/>
                <w:szCs w:val="21"/>
              </w:rPr>
            </w:pPr>
          </w:p>
        </w:tc>
        <w:tc>
          <w:tcPr>
            <w:tcW w:w="3192" w:type="dxa"/>
          </w:tcPr>
          <w:p w14:paraId="00CB9391" w14:textId="257E95CC" w:rsidR="00932898" w:rsidRPr="0014457C" w:rsidRDefault="003F31BA" w:rsidP="003446FF">
            <w:pPr>
              <w:ind w:left="0"/>
              <w:rPr>
                <w:sz w:val="21"/>
                <w:szCs w:val="21"/>
              </w:rPr>
            </w:pPr>
            <w:r w:rsidRPr="0014457C">
              <w:rPr>
                <w:rFonts w:hint="eastAsia"/>
                <w:sz w:val="21"/>
                <w:szCs w:val="21"/>
              </w:rPr>
              <w:t>不区分大小写</w:t>
            </w:r>
          </w:p>
        </w:tc>
      </w:tr>
    </w:tbl>
    <w:p w14:paraId="08B60A45" w14:textId="77777777" w:rsidR="003F31BA" w:rsidRPr="0014457C" w:rsidRDefault="003F31BA" w:rsidP="00932898"/>
    <w:p w14:paraId="6CA7D6A2" w14:textId="01337A68" w:rsidR="00E56B9C" w:rsidRPr="0014457C" w:rsidRDefault="00E56B9C" w:rsidP="00932898">
      <w:pPr>
        <w:rPr>
          <w:color w:val="FF0000"/>
        </w:rPr>
      </w:pPr>
      <w:r w:rsidRPr="0014457C">
        <w:rPr>
          <w:rFonts w:hint="eastAsia"/>
          <w:color w:val="FF0000"/>
        </w:rPr>
        <w:t>如果设置了手势密码，在手势密码没过期之前，手势密码替换用户登陆。</w:t>
      </w:r>
    </w:p>
    <w:p w14:paraId="4D996C7A" w14:textId="77777777" w:rsidR="00CF3039" w:rsidRPr="0014457C" w:rsidRDefault="00CF3039" w:rsidP="00932898"/>
    <w:p w14:paraId="0D59F83C" w14:textId="2B2103B5" w:rsidR="00CF3039" w:rsidRPr="0014457C" w:rsidRDefault="00776061" w:rsidP="00CF3039">
      <w:pPr>
        <w:pStyle w:val="3"/>
        <w:rPr>
          <w:rFonts w:eastAsia="微软雅黑"/>
        </w:rPr>
      </w:pPr>
      <w:bookmarkStart w:id="21" w:name="_Toc293477853"/>
      <w:r w:rsidRPr="0014457C">
        <w:rPr>
          <w:rFonts w:eastAsia="微软雅黑" w:hint="eastAsia"/>
        </w:rPr>
        <w:t>身份实名认证</w:t>
      </w:r>
      <w:bookmarkEnd w:id="21"/>
    </w:p>
    <w:p w14:paraId="4F94E106" w14:textId="747F8C46" w:rsidR="00CF3039" w:rsidRPr="0014457C" w:rsidRDefault="00CF3039" w:rsidP="00CF3039">
      <w:r w:rsidRPr="0014457C">
        <w:rPr>
          <w:rFonts w:hint="eastAsia"/>
        </w:rPr>
        <w:t>主流程如下</w:t>
      </w:r>
    </w:p>
    <w:p w14:paraId="1D898B1C" w14:textId="6A3D41AF" w:rsidR="00CF3039" w:rsidRPr="0014457C" w:rsidRDefault="00E56B9C" w:rsidP="00CF3039">
      <w:r w:rsidRPr="0014457C">
        <w:rPr>
          <w:noProof/>
        </w:rPr>
        <w:lastRenderedPageBreak/>
        <w:drawing>
          <wp:inline distT="0" distB="0" distL="0" distR="0" wp14:anchorId="2D016451" wp14:editId="327A9BA4">
            <wp:extent cx="5686231" cy="3667457"/>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7258" cy="3668119"/>
                    </a:xfrm>
                    <a:prstGeom prst="rect">
                      <a:avLst/>
                    </a:prstGeom>
                    <a:noFill/>
                    <a:ln>
                      <a:noFill/>
                    </a:ln>
                  </pic:spPr>
                </pic:pic>
              </a:graphicData>
            </a:graphic>
          </wp:inline>
        </w:drawing>
      </w:r>
    </w:p>
    <w:p w14:paraId="4330386F" w14:textId="58E37A41" w:rsidR="009C0A03" w:rsidRPr="0014457C" w:rsidRDefault="009C0A03" w:rsidP="000F7953">
      <w:pPr>
        <w:pStyle w:val="a7"/>
        <w:numPr>
          <w:ilvl w:val="0"/>
          <w:numId w:val="33"/>
        </w:numPr>
      </w:pPr>
      <w:r w:rsidRPr="0014457C">
        <w:rPr>
          <w:rFonts w:hint="eastAsia"/>
        </w:rPr>
        <w:t>输入证件号码、真实姓名。并做合法性校验，包括证件号码位数、姓名为汉字等</w:t>
      </w:r>
    </w:p>
    <w:p w14:paraId="29D5F0B9" w14:textId="2D7FAC43" w:rsidR="009C0A03" w:rsidRPr="0014457C" w:rsidRDefault="009C0A03" w:rsidP="000F7953">
      <w:pPr>
        <w:pStyle w:val="a7"/>
        <w:numPr>
          <w:ilvl w:val="0"/>
          <w:numId w:val="33"/>
        </w:numPr>
      </w:pPr>
      <w:r w:rsidRPr="0014457C">
        <w:rPr>
          <w:rFonts w:hint="eastAsia"/>
        </w:rPr>
        <w:t>输入确认后，调用托管机构接口，进行实名验证</w:t>
      </w:r>
    </w:p>
    <w:p w14:paraId="160056BE" w14:textId="718A0BB3" w:rsidR="009C0A03" w:rsidRPr="0014457C" w:rsidRDefault="009C0A03" w:rsidP="000F7953">
      <w:pPr>
        <w:pStyle w:val="a7"/>
        <w:numPr>
          <w:ilvl w:val="0"/>
          <w:numId w:val="33"/>
        </w:numPr>
      </w:pPr>
      <w:r w:rsidRPr="0014457C">
        <w:rPr>
          <w:rFonts w:hint="eastAsia"/>
        </w:rPr>
        <w:t>托管机构实时返回验证结果，若失败，直接提示用户身份验证失败</w:t>
      </w:r>
    </w:p>
    <w:p w14:paraId="57EFC497" w14:textId="2CEE3DF0" w:rsidR="009C0A03" w:rsidRPr="0014457C" w:rsidRDefault="009C0A03" w:rsidP="000F7953">
      <w:pPr>
        <w:pStyle w:val="a7"/>
        <w:numPr>
          <w:ilvl w:val="0"/>
          <w:numId w:val="33"/>
        </w:numPr>
      </w:pPr>
      <w:r w:rsidRPr="0014457C">
        <w:rPr>
          <w:rFonts w:hint="eastAsia"/>
        </w:rPr>
        <w:t>若成功，告知用户实名验证成功，并引导进入 开通托管账户子流程</w:t>
      </w:r>
    </w:p>
    <w:p w14:paraId="40AA622D" w14:textId="77777777" w:rsidR="00CF3039" w:rsidRPr="0014457C" w:rsidRDefault="00CF3039" w:rsidP="00CF3039">
      <w:r w:rsidRPr="0014457C">
        <w:rPr>
          <w:rFonts w:hint="eastAsia"/>
        </w:rPr>
        <w:t>输入身份验证信息如下</w:t>
      </w:r>
    </w:p>
    <w:tbl>
      <w:tblPr>
        <w:tblStyle w:val="af6"/>
        <w:tblW w:w="0" w:type="auto"/>
        <w:tblInd w:w="227" w:type="dxa"/>
        <w:tblLook w:val="04A0" w:firstRow="1" w:lastRow="0" w:firstColumn="1" w:lastColumn="0" w:noHBand="0" w:noVBand="1"/>
      </w:tblPr>
      <w:tblGrid>
        <w:gridCol w:w="3114"/>
        <w:gridCol w:w="3121"/>
        <w:gridCol w:w="3114"/>
      </w:tblGrid>
      <w:tr w:rsidR="00CF3039" w:rsidRPr="0014457C" w14:paraId="16F3810C" w14:textId="77777777" w:rsidTr="00263327">
        <w:tc>
          <w:tcPr>
            <w:tcW w:w="3114" w:type="dxa"/>
          </w:tcPr>
          <w:p w14:paraId="63852A3E" w14:textId="77777777" w:rsidR="00CF3039" w:rsidRPr="0014457C" w:rsidRDefault="00CF3039" w:rsidP="00263327">
            <w:pPr>
              <w:ind w:left="0"/>
            </w:pPr>
            <w:r w:rsidRPr="0014457C">
              <w:rPr>
                <w:rFonts w:hint="eastAsia"/>
              </w:rPr>
              <w:t>信息名称</w:t>
            </w:r>
          </w:p>
        </w:tc>
        <w:tc>
          <w:tcPr>
            <w:tcW w:w="3121" w:type="dxa"/>
          </w:tcPr>
          <w:p w14:paraId="06B27AD2" w14:textId="77777777" w:rsidR="00CF3039" w:rsidRPr="0014457C" w:rsidRDefault="00CF3039" w:rsidP="00263327">
            <w:pPr>
              <w:ind w:left="0"/>
            </w:pPr>
            <w:r w:rsidRPr="0014457C">
              <w:rPr>
                <w:rFonts w:hint="eastAsia"/>
              </w:rPr>
              <w:t>要求</w:t>
            </w:r>
          </w:p>
        </w:tc>
        <w:tc>
          <w:tcPr>
            <w:tcW w:w="3114" w:type="dxa"/>
          </w:tcPr>
          <w:p w14:paraId="081E8C28" w14:textId="77777777" w:rsidR="00CF3039" w:rsidRPr="0014457C" w:rsidRDefault="00CF3039" w:rsidP="00263327">
            <w:pPr>
              <w:ind w:left="0"/>
            </w:pPr>
            <w:r w:rsidRPr="0014457C">
              <w:rPr>
                <w:rFonts w:hint="eastAsia"/>
              </w:rPr>
              <w:t>备注</w:t>
            </w:r>
          </w:p>
        </w:tc>
      </w:tr>
      <w:tr w:rsidR="00CF3039" w:rsidRPr="0014457C" w14:paraId="1360AE0C" w14:textId="77777777" w:rsidTr="00263327">
        <w:tc>
          <w:tcPr>
            <w:tcW w:w="3114" w:type="dxa"/>
          </w:tcPr>
          <w:p w14:paraId="16AA6AC6" w14:textId="77777777" w:rsidR="00CF3039" w:rsidRPr="0014457C" w:rsidRDefault="00CF3039" w:rsidP="00263327">
            <w:pPr>
              <w:ind w:left="0"/>
            </w:pPr>
            <w:r w:rsidRPr="0014457C">
              <w:rPr>
                <w:rFonts w:hint="eastAsia"/>
              </w:rPr>
              <w:t>身份证号</w:t>
            </w:r>
          </w:p>
        </w:tc>
        <w:tc>
          <w:tcPr>
            <w:tcW w:w="3121" w:type="dxa"/>
          </w:tcPr>
          <w:p w14:paraId="78F45E8F" w14:textId="3F042704" w:rsidR="00CF3039" w:rsidRPr="0014457C" w:rsidRDefault="00CF3039" w:rsidP="00263327">
            <w:pPr>
              <w:ind w:left="0"/>
            </w:pPr>
            <w:r w:rsidRPr="0014457C">
              <w:rPr>
                <w:rFonts w:hint="eastAsia"/>
              </w:rPr>
              <w:t>该身份证号在平台中没有其他用户号绑定</w:t>
            </w:r>
            <w:r w:rsidR="00394165" w:rsidRPr="0014457C">
              <w:rPr>
                <w:rFonts w:hint="eastAsia"/>
              </w:rPr>
              <w:t>，保证唯一性</w:t>
            </w:r>
          </w:p>
        </w:tc>
        <w:tc>
          <w:tcPr>
            <w:tcW w:w="3114" w:type="dxa"/>
          </w:tcPr>
          <w:p w14:paraId="51DC817E" w14:textId="77777777" w:rsidR="00CF3039" w:rsidRPr="0014457C" w:rsidRDefault="00CF3039" w:rsidP="00263327">
            <w:pPr>
              <w:ind w:left="0"/>
            </w:pPr>
          </w:p>
        </w:tc>
      </w:tr>
      <w:tr w:rsidR="00CF3039" w:rsidRPr="0014457C" w14:paraId="516B8D5A" w14:textId="77777777" w:rsidTr="00263327">
        <w:tc>
          <w:tcPr>
            <w:tcW w:w="3114" w:type="dxa"/>
          </w:tcPr>
          <w:p w14:paraId="7F01ABB7" w14:textId="77777777" w:rsidR="00CF3039" w:rsidRPr="0014457C" w:rsidRDefault="00CF3039" w:rsidP="00263327">
            <w:pPr>
              <w:ind w:left="0"/>
            </w:pPr>
            <w:r w:rsidRPr="0014457C">
              <w:rPr>
                <w:rFonts w:hint="eastAsia"/>
              </w:rPr>
              <w:t>身份证上姓名</w:t>
            </w:r>
          </w:p>
        </w:tc>
        <w:tc>
          <w:tcPr>
            <w:tcW w:w="3121" w:type="dxa"/>
          </w:tcPr>
          <w:p w14:paraId="7E2595DF" w14:textId="77777777" w:rsidR="00CF3039" w:rsidRPr="0014457C" w:rsidRDefault="00CF3039" w:rsidP="00263327">
            <w:pPr>
              <w:ind w:left="0"/>
            </w:pPr>
          </w:p>
        </w:tc>
        <w:tc>
          <w:tcPr>
            <w:tcW w:w="3114" w:type="dxa"/>
          </w:tcPr>
          <w:p w14:paraId="02F378BD" w14:textId="77777777" w:rsidR="00CF3039" w:rsidRPr="0014457C" w:rsidRDefault="00CF3039" w:rsidP="00263327">
            <w:pPr>
              <w:ind w:left="0"/>
            </w:pPr>
          </w:p>
        </w:tc>
      </w:tr>
    </w:tbl>
    <w:p w14:paraId="75B8293D" w14:textId="77777777" w:rsidR="00CF3039" w:rsidRPr="0014457C" w:rsidRDefault="00CF3039" w:rsidP="00CF3039"/>
    <w:p w14:paraId="34FF361B" w14:textId="5547CE61" w:rsidR="00CF3039" w:rsidRPr="0014457C" w:rsidRDefault="00CF3039" w:rsidP="00CF3039"/>
    <w:p w14:paraId="0DBD92FB" w14:textId="77777777" w:rsidR="00CF3039" w:rsidRPr="0014457C" w:rsidRDefault="00CF3039" w:rsidP="00C12892">
      <w:pPr>
        <w:pStyle w:val="3"/>
        <w:rPr>
          <w:rFonts w:eastAsia="微软雅黑"/>
        </w:rPr>
      </w:pPr>
      <w:bookmarkStart w:id="22" w:name="_Toc293477854"/>
      <w:r w:rsidRPr="0014457C">
        <w:rPr>
          <w:rFonts w:eastAsia="微软雅黑" w:hint="eastAsia"/>
        </w:rPr>
        <w:t>绑定银行卡及变更</w:t>
      </w:r>
      <w:bookmarkEnd w:id="22"/>
    </w:p>
    <w:p w14:paraId="1ECCAFA4" w14:textId="33C0C09D" w:rsidR="00CF3039" w:rsidRPr="0014457C" w:rsidRDefault="00CF3039" w:rsidP="00B60804">
      <w:pPr>
        <w:pStyle w:val="a7"/>
        <w:ind w:left="647"/>
      </w:pPr>
      <w:r w:rsidRPr="0014457C">
        <w:rPr>
          <w:rFonts w:hint="eastAsia"/>
        </w:rPr>
        <w:t>绑定的银行卡</w:t>
      </w:r>
      <w:r w:rsidR="000C518C" w:rsidRPr="0014457C">
        <w:rPr>
          <w:rFonts w:hint="eastAsia"/>
        </w:rPr>
        <w:t>用于充值、还款，</w:t>
      </w:r>
      <w:r w:rsidR="00AD1860" w:rsidRPr="0014457C">
        <w:rPr>
          <w:rFonts w:hint="eastAsia"/>
        </w:rPr>
        <w:t>资金托管方</w:t>
      </w:r>
      <w:r w:rsidR="000C518C" w:rsidRPr="0014457C">
        <w:rPr>
          <w:rFonts w:hint="eastAsia"/>
        </w:rPr>
        <w:t>调用资金托管方快捷接口完成支付</w:t>
      </w:r>
      <w:r w:rsidR="00B93716" w:rsidRPr="0014457C">
        <w:rPr>
          <w:rFonts w:hint="eastAsia"/>
        </w:rPr>
        <w:t>，只能绑定一</w:t>
      </w:r>
      <w:r w:rsidR="001572E9" w:rsidRPr="0014457C">
        <w:rPr>
          <w:rFonts w:hint="eastAsia"/>
        </w:rPr>
        <w:t>张银行卡，如果要更换银行卡，用户必须先将存钱罐中的余额全部提出</w:t>
      </w:r>
      <w:r w:rsidR="009638EA" w:rsidRPr="0014457C">
        <w:rPr>
          <w:rFonts w:hint="eastAsia"/>
        </w:rPr>
        <w:t>。</w:t>
      </w:r>
      <w:r w:rsidR="009638EA" w:rsidRPr="0014457C">
        <w:rPr>
          <w:rFonts w:hint="eastAsia"/>
        </w:rPr>
        <w:lastRenderedPageBreak/>
        <w:t>如果用户此时有冻结的保证金则无法全额取出。</w:t>
      </w:r>
    </w:p>
    <w:p w14:paraId="74177087" w14:textId="2CE818E3" w:rsidR="00D43AD7" w:rsidRPr="0014457C" w:rsidRDefault="00D43AD7" w:rsidP="00CF3039"/>
    <w:p w14:paraId="74124883" w14:textId="61736842" w:rsidR="00D54533" w:rsidRPr="0014457C" w:rsidRDefault="00B60804" w:rsidP="00CF3039">
      <w:r w:rsidRPr="0014457C">
        <w:rPr>
          <w:rFonts w:hint="eastAsia"/>
        </w:rPr>
        <w:t>【</w:t>
      </w:r>
      <w:r w:rsidR="00AC2077" w:rsidRPr="0014457C">
        <w:rPr>
          <w:rFonts w:hint="eastAsia"/>
        </w:rPr>
        <w:t>更换绑定卡</w:t>
      </w:r>
      <w:r w:rsidRPr="0014457C">
        <w:rPr>
          <w:rFonts w:hint="eastAsia"/>
        </w:rPr>
        <w:t>条件】</w:t>
      </w:r>
    </w:p>
    <w:p w14:paraId="4E341E62" w14:textId="29BDC4A0" w:rsidR="00B60804" w:rsidRPr="0014457C" w:rsidRDefault="00B60804" w:rsidP="000F7953">
      <w:pPr>
        <w:pStyle w:val="a7"/>
        <w:numPr>
          <w:ilvl w:val="0"/>
          <w:numId w:val="27"/>
        </w:numPr>
      </w:pPr>
      <w:r w:rsidRPr="0014457C">
        <w:t>用户资金托管账户余额为</w:t>
      </w:r>
      <w:r w:rsidRPr="0014457C">
        <w:rPr>
          <w:rFonts w:hint="eastAsia"/>
        </w:rPr>
        <w:t>0用户无在途未到账的盈利</w:t>
      </w:r>
    </w:p>
    <w:p w14:paraId="5F0F8585" w14:textId="5CFB4210" w:rsidR="001B27C8" w:rsidRPr="0014457C" w:rsidRDefault="001B27C8" w:rsidP="000F7953">
      <w:pPr>
        <w:pStyle w:val="a7"/>
        <w:numPr>
          <w:ilvl w:val="0"/>
          <w:numId w:val="27"/>
        </w:numPr>
      </w:pPr>
      <w:r w:rsidRPr="0014457C">
        <w:rPr>
          <w:rFonts w:hint="eastAsia"/>
        </w:rPr>
        <w:t>用户无持仓</w:t>
      </w:r>
    </w:p>
    <w:p w14:paraId="70EDAF49" w14:textId="77777777" w:rsidR="00507BB0" w:rsidRPr="0014457C" w:rsidRDefault="00507BB0" w:rsidP="00507BB0"/>
    <w:p w14:paraId="7788CF4E" w14:textId="1CEC0BAF" w:rsidR="00507BB0" w:rsidRPr="0014457C" w:rsidRDefault="00507BB0" w:rsidP="00507BB0">
      <w:r w:rsidRPr="0014457C">
        <w:rPr>
          <w:rFonts w:hint="eastAsia"/>
        </w:rPr>
        <w:t>对于不满足以上提现条件的换卡请求，需要风控运营人员介入对用户进行核身，核身的具体流程及要求参考</w:t>
      </w:r>
    </w:p>
    <w:p w14:paraId="2D7AE957" w14:textId="77777777" w:rsidR="00CF3039" w:rsidRPr="0014457C" w:rsidRDefault="00CF3039" w:rsidP="00CF3039">
      <w:r w:rsidRPr="0014457C">
        <w:rPr>
          <w:rFonts w:hint="eastAsia"/>
        </w:rPr>
        <w:t>绑卡主流程如下</w:t>
      </w:r>
    </w:p>
    <w:p w14:paraId="2FB35FF4" w14:textId="2E52D4C7" w:rsidR="00B60804" w:rsidRPr="0014457C" w:rsidRDefault="001B27C8" w:rsidP="00CF3039">
      <w:r w:rsidRPr="0014457C">
        <w:rPr>
          <w:noProof/>
        </w:rPr>
        <w:drawing>
          <wp:inline distT="0" distB="0" distL="0" distR="0" wp14:anchorId="05E12EB5" wp14:editId="4DD39443">
            <wp:extent cx="5626019" cy="21704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7450" cy="2170968"/>
                    </a:xfrm>
                    <a:prstGeom prst="rect">
                      <a:avLst/>
                    </a:prstGeom>
                    <a:noFill/>
                    <a:ln>
                      <a:noFill/>
                    </a:ln>
                  </pic:spPr>
                </pic:pic>
              </a:graphicData>
            </a:graphic>
          </wp:inline>
        </w:drawing>
      </w:r>
    </w:p>
    <w:p w14:paraId="48EBA8DA" w14:textId="7DD87A03" w:rsidR="001B27C8" w:rsidRPr="0014457C" w:rsidRDefault="001B27C8" w:rsidP="000F7953">
      <w:pPr>
        <w:pStyle w:val="a7"/>
        <w:numPr>
          <w:ilvl w:val="0"/>
          <w:numId w:val="34"/>
        </w:numPr>
      </w:pPr>
      <w:r w:rsidRPr="0014457C">
        <w:rPr>
          <w:rFonts w:hint="eastAsia"/>
        </w:rPr>
        <w:t>申请开户，也就是绑定银行卡</w:t>
      </w:r>
    </w:p>
    <w:p w14:paraId="74CDCF68" w14:textId="0DD7699D" w:rsidR="001B27C8" w:rsidRPr="0014457C" w:rsidRDefault="001B27C8" w:rsidP="000F7953">
      <w:pPr>
        <w:pStyle w:val="a7"/>
        <w:numPr>
          <w:ilvl w:val="0"/>
          <w:numId w:val="34"/>
        </w:numPr>
      </w:pPr>
      <w:r w:rsidRPr="0014457C">
        <w:rPr>
          <w:rFonts w:hint="eastAsia"/>
        </w:rPr>
        <w:t>验证是否已经完成实名验证，没完成，则引导进入实名验证子流程</w:t>
      </w:r>
    </w:p>
    <w:p w14:paraId="1BFB70BF" w14:textId="325E17FC" w:rsidR="001B27C8" w:rsidRPr="0014457C" w:rsidRDefault="001B27C8" w:rsidP="000F7953">
      <w:pPr>
        <w:pStyle w:val="a7"/>
        <w:numPr>
          <w:ilvl w:val="0"/>
          <w:numId w:val="34"/>
        </w:numPr>
      </w:pPr>
      <w:r w:rsidRPr="0014457C">
        <w:rPr>
          <w:rFonts w:hint="eastAsia"/>
        </w:rPr>
        <w:t>已完成实名验证，则填写银行卡绑定信息，输入完成后，调用资金托管方校验银行卡信息</w:t>
      </w:r>
    </w:p>
    <w:p w14:paraId="5ECAF40A" w14:textId="2346E001" w:rsidR="001B27C8" w:rsidRPr="0014457C" w:rsidRDefault="001B27C8" w:rsidP="000F7953">
      <w:pPr>
        <w:pStyle w:val="a7"/>
        <w:numPr>
          <w:ilvl w:val="0"/>
          <w:numId w:val="34"/>
        </w:numPr>
      </w:pPr>
      <w:r w:rsidRPr="0014457C">
        <w:rPr>
          <w:rFonts w:hint="eastAsia"/>
        </w:rPr>
        <w:t>校验不通过，及时反馈给用户错误信息，校验通过，平台给用户在银行柜台预留的手机号码发送验证码</w:t>
      </w:r>
    </w:p>
    <w:p w14:paraId="710C3DE2" w14:textId="746ECCE3" w:rsidR="001B27C8" w:rsidRPr="0014457C" w:rsidRDefault="001B27C8" w:rsidP="000F7953">
      <w:pPr>
        <w:pStyle w:val="a7"/>
        <w:numPr>
          <w:ilvl w:val="0"/>
          <w:numId w:val="34"/>
        </w:numPr>
      </w:pPr>
      <w:r w:rsidRPr="0014457C">
        <w:rPr>
          <w:rFonts w:hint="eastAsia"/>
        </w:rPr>
        <w:t>用户收到验证码后，输入验证码，校验验证码的合法性</w:t>
      </w:r>
    </w:p>
    <w:p w14:paraId="59B713EE" w14:textId="1E0B7E40" w:rsidR="001B27C8" w:rsidRPr="0014457C" w:rsidRDefault="001B27C8" w:rsidP="000F7953">
      <w:pPr>
        <w:pStyle w:val="a7"/>
        <w:numPr>
          <w:ilvl w:val="0"/>
          <w:numId w:val="34"/>
        </w:numPr>
      </w:pPr>
      <w:r w:rsidRPr="0014457C">
        <w:rPr>
          <w:rFonts w:hint="eastAsia"/>
        </w:rPr>
        <w:t>校验不通过，及时反馈给用户错误信息，校验通过，进入设置交易资金页面</w:t>
      </w:r>
    </w:p>
    <w:p w14:paraId="608724EA" w14:textId="313CBAAE" w:rsidR="001B27C8" w:rsidRPr="0014457C" w:rsidRDefault="001B27C8" w:rsidP="000F7953">
      <w:pPr>
        <w:pStyle w:val="a7"/>
        <w:numPr>
          <w:ilvl w:val="0"/>
          <w:numId w:val="34"/>
        </w:numPr>
      </w:pPr>
      <w:r w:rsidRPr="0014457C">
        <w:rPr>
          <w:rFonts w:hint="eastAsia"/>
        </w:rPr>
        <w:t>完成两次输入资金密码，并匹配后（需要进行合法性校验），调用资金托管方开通托管账户接口</w:t>
      </w:r>
    </w:p>
    <w:p w14:paraId="01D26DE5" w14:textId="3D47F09B" w:rsidR="001B27C8" w:rsidRPr="0014457C" w:rsidRDefault="001B27C8" w:rsidP="000F7953">
      <w:pPr>
        <w:pStyle w:val="a7"/>
        <w:numPr>
          <w:ilvl w:val="0"/>
          <w:numId w:val="34"/>
        </w:numPr>
      </w:pPr>
      <w:r w:rsidRPr="0014457C">
        <w:rPr>
          <w:rFonts w:hint="eastAsia"/>
        </w:rPr>
        <w:t>开通后，平台登记用户开通的资金账户，并绑定到当前用户名下，完成开户</w:t>
      </w:r>
    </w:p>
    <w:p w14:paraId="6A0A1325" w14:textId="0F74ECCF" w:rsidR="00FD0A3B" w:rsidRPr="0014457C" w:rsidRDefault="00914CE1" w:rsidP="00CF3039">
      <w:r w:rsidRPr="0014457C">
        <w:rPr>
          <w:rFonts w:hint="eastAsia"/>
        </w:rPr>
        <w:lastRenderedPageBreak/>
        <w:t>输入验证要素如下</w:t>
      </w:r>
    </w:p>
    <w:tbl>
      <w:tblPr>
        <w:tblStyle w:val="af6"/>
        <w:tblW w:w="0" w:type="auto"/>
        <w:tblInd w:w="227" w:type="dxa"/>
        <w:tblLook w:val="04A0" w:firstRow="1" w:lastRow="0" w:firstColumn="1" w:lastColumn="0" w:noHBand="0" w:noVBand="1"/>
      </w:tblPr>
      <w:tblGrid>
        <w:gridCol w:w="3117"/>
        <w:gridCol w:w="3116"/>
        <w:gridCol w:w="3116"/>
      </w:tblGrid>
      <w:tr w:rsidR="00914CE1" w:rsidRPr="0014457C" w14:paraId="1DF775FC" w14:textId="77777777" w:rsidTr="00914CE1">
        <w:tc>
          <w:tcPr>
            <w:tcW w:w="3117" w:type="dxa"/>
          </w:tcPr>
          <w:p w14:paraId="6C04DDD2" w14:textId="7F00811B" w:rsidR="00914CE1" w:rsidRPr="0014457C" w:rsidRDefault="00914CE1" w:rsidP="00CF3039">
            <w:pPr>
              <w:ind w:left="0"/>
            </w:pPr>
            <w:r w:rsidRPr="0014457C">
              <w:rPr>
                <w:rFonts w:hint="eastAsia"/>
              </w:rPr>
              <w:t>要素名称</w:t>
            </w:r>
          </w:p>
        </w:tc>
        <w:tc>
          <w:tcPr>
            <w:tcW w:w="3116" w:type="dxa"/>
          </w:tcPr>
          <w:p w14:paraId="11BEB701" w14:textId="5165DF1F" w:rsidR="00914CE1" w:rsidRPr="0014457C" w:rsidRDefault="00914CE1" w:rsidP="00CF3039">
            <w:pPr>
              <w:ind w:left="0"/>
            </w:pPr>
            <w:r w:rsidRPr="0014457C">
              <w:rPr>
                <w:rFonts w:hint="eastAsia"/>
              </w:rPr>
              <w:t>要求</w:t>
            </w:r>
          </w:p>
        </w:tc>
        <w:tc>
          <w:tcPr>
            <w:tcW w:w="3116" w:type="dxa"/>
          </w:tcPr>
          <w:p w14:paraId="5C7F62A0" w14:textId="4C2D7AE8" w:rsidR="00914CE1" w:rsidRPr="0014457C" w:rsidRDefault="00914CE1" w:rsidP="00CF3039">
            <w:pPr>
              <w:ind w:left="0"/>
            </w:pPr>
            <w:r w:rsidRPr="0014457C">
              <w:rPr>
                <w:rFonts w:hint="eastAsia"/>
              </w:rPr>
              <w:t>备注</w:t>
            </w:r>
          </w:p>
        </w:tc>
      </w:tr>
      <w:tr w:rsidR="00914CE1" w:rsidRPr="0014457C" w14:paraId="35F106EC" w14:textId="77777777" w:rsidTr="00914CE1">
        <w:tc>
          <w:tcPr>
            <w:tcW w:w="3117" w:type="dxa"/>
            <w:vAlign w:val="center"/>
          </w:tcPr>
          <w:p w14:paraId="64C33880" w14:textId="6F4B0039" w:rsidR="00914CE1" w:rsidRPr="0014457C" w:rsidRDefault="00EB7ABA" w:rsidP="00CF3039">
            <w:pPr>
              <w:ind w:left="0"/>
            </w:pPr>
            <w:r w:rsidRPr="0014457C">
              <w:rPr>
                <w:rFonts w:hint="eastAsia"/>
              </w:rPr>
              <w:t>选择银行列表</w:t>
            </w:r>
          </w:p>
        </w:tc>
        <w:tc>
          <w:tcPr>
            <w:tcW w:w="3116" w:type="dxa"/>
          </w:tcPr>
          <w:p w14:paraId="305B680F" w14:textId="77777777" w:rsidR="00914CE1" w:rsidRPr="0014457C" w:rsidRDefault="00914CE1" w:rsidP="00CF3039">
            <w:pPr>
              <w:ind w:left="0"/>
            </w:pPr>
          </w:p>
        </w:tc>
        <w:tc>
          <w:tcPr>
            <w:tcW w:w="3116" w:type="dxa"/>
          </w:tcPr>
          <w:p w14:paraId="3DB3CDF5" w14:textId="77777777" w:rsidR="00914CE1" w:rsidRPr="0014457C" w:rsidRDefault="00914CE1" w:rsidP="00CF3039">
            <w:pPr>
              <w:ind w:left="0"/>
            </w:pPr>
          </w:p>
        </w:tc>
      </w:tr>
      <w:tr w:rsidR="00914CE1" w:rsidRPr="0014457C" w14:paraId="66D4A2A1" w14:textId="77777777" w:rsidTr="00914CE1">
        <w:tc>
          <w:tcPr>
            <w:tcW w:w="3117" w:type="dxa"/>
            <w:vAlign w:val="center"/>
          </w:tcPr>
          <w:p w14:paraId="48C79D47" w14:textId="066FEE55" w:rsidR="00914CE1" w:rsidRPr="0014457C" w:rsidRDefault="00914CE1" w:rsidP="00CF3039">
            <w:pPr>
              <w:ind w:left="0"/>
            </w:pPr>
            <w:r w:rsidRPr="0014457C">
              <w:rPr>
                <w:rFonts w:hint="eastAsia"/>
              </w:rPr>
              <w:t>银行卡号</w:t>
            </w:r>
          </w:p>
        </w:tc>
        <w:tc>
          <w:tcPr>
            <w:tcW w:w="3116" w:type="dxa"/>
          </w:tcPr>
          <w:p w14:paraId="2CE99A14" w14:textId="77777777" w:rsidR="00914CE1" w:rsidRPr="0014457C" w:rsidRDefault="00914CE1" w:rsidP="00CF3039">
            <w:pPr>
              <w:ind w:left="0"/>
            </w:pPr>
          </w:p>
        </w:tc>
        <w:tc>
          <w:tcPr>
            <w:tcW w:w="3116" w:type="dxa"/>
          </w:tcPr>
          <w:p w14:paraId="18C8B501" w14:textId="77777777" w:rsidR="00914CE1" w:rsidRPr="0014457C" w:rsidRDefault="00914CE1" w:rsidP="00CF3039">
            <w:pPr>
              <w:ind w:left="0"/>
            </w:pPr>
          </w:p>
        </w:tc>
      </w:tr>
      <w:tr w:rsidR="00914CE1" w:rsidRPr="0014457C" w14:paraId="6124DDF9" w14:textId="77777777" w:rsidTr="00914CE1">
        <w:tc>
          <w:tcPr>
            <w:tcW w:w="3117" w:type="dxa"/>
            <w:vAlign w:val="center"/>
          </w:tcPr>
          <w:p w14:paraId="35E6DB61" w14:textId="5E648A99" w:rsidR="00914CE1" w:rsidRPr="0014457C" w:rsidRDefault="00914CE1" w:rsidP="00CF3039">
            <w:pPr>
              <w:ind w:left="0"/>
            </w:pPr>
            <w:r w:rsidRPr="0014457C">
              <w:rPr>
                <w:rFonts w:hint="eastAsia"/>
              </w:rPr>
              <w:t>银行</w:t>
            </w:r>
            <w:r w:rsidRPr="0014457C">
              <w:t>预留</w:t>
            </w:r>
            <w:r w:rsidRPr="0014457C">
              <w:rPr>
                <w:rFonts w:hint="eastAsia"/>
              </w:rPr>
              <w:t>手机号</w:t>
            </w:r>
          </w:p>
        </w:tc>
        <w:tc>
          <w:tcPr>
            <w:tcW w:w="3116" w:type="dxa"/>
          </w:tcPr>
          <w:p w14:paraId="747AE20A" w14:textId="77777777" w:rsidR="00914CE1" w:rsidRPr="0014457C" w:rsidRDefault="00914CE1" w:rsidP="00CF3039">
            <w:pPr>
              <w:ind w:left="0"/>
            </w:pPr>
          </w:p>
        </w:tc>
        <w:tc>
          <w:tcPr>
            <w:tcW w:w="3116" w:type="dxa"/>
          </w:tcPr>
          <w:p w14:paraId="293E969D" w14:textId="77777777" w:rsidR="00914CE1" w:rsidRPr="0014457C" w:rsidRDefault="00914CE1" w:rsidP="00CF3039">
            <w:pPr>
              <w:ind w:left="0"/>
            </w:pPr>
          </w:p>
        </w:tc>
      </w:tr>
      <w:tr w:rsidR="00914CE1" w:rsidRPr="0014457C" w14:paraId="3C8798DA" w14:textId="77777777" w:rsidTr="00914CE1">
        <w:tc>
          <w:tcPr>
            <w:tcW w:w="3117" w:type="dxa"/>
            <w:vAlign w:val="center"/>
          </w:tcPr>
          <w:p w14:paraId="6EFFC45C" w14:textId="38FFBBD6" w:rsidR="00914CE1" w:rsidRPr="0014457C" w:rsidRDefault="00914CE1" w:rsidP="00CF3039">
            <w:pPr>
              <w:ind w:left="0"/>
            </w:pPr>
            <w:r w:rsidRPr="0014457C">
              <w:rPr>
                <w:rFonts w:hint="eastAsia"/>
              </w:rPr>
              <w:t>省份</w:t>
            </w:r>
          </w:p>
        </w:tc>
        <w:tc>
          <w:tcPr>
            <w:tcW w:w="3116" w:type="dxa"/>
          </w:tcPr>
          <w:p w14:paraId="651CF05C" w14:textId="77777777" w:rsidR="00914CE1" w:rsidRPr="0014457C" w:rsidRDefault="00914CE1" w:rsidP="00CF3039">
            <w:pPr>
              <w:ind w:left="0"/>
            </w:pPr>
          </w:p>
        </w:tc>
        <w:tc>
          <w:tcPr>
            <w:tcW w:w="3116" w:type="dxa"/>
          </w:tcPr>
          <w:p w14:paraId="223DEBB1" w14:textId="77777777" w:rsidR="00914CE1" w:rsidRPr="0014457C" w:rsidRDefault="00914CE1" w:rsidP="00CF3039">
            <w:pPr>
              <w:ind w:left="0"/>
            </w:pPr>
          </w:p>
        </w:tc>
      </w:tr>
      <w:tr w:rsidR="00914CE1" w:rsidRPr="0014457C" w14:paraId="36C5A760" w14:textId="77777777" w:rsidTr="00914CE1">
        <w:tc>
          <w:tcPr>
            <w:tcW w:w="3117" w:type="dxa"/>
            <w:vAlign w:val="center"/>
          </w:tcPr>
          <w:p w14:paraId="21BECC25" w14:textId="57B2E251" w:rsidR="00914CE1" w:rsidRPr="0014457C" w:rsidRDefault="00914CE1" w:rsidP="00CF3039">
            <w:pPr>
              <w:ind w:left="0"/>
            </w:pPr>
            <w:r w:rsidRPr="0014457C">
              <w:rPr>
                <w:rFonts w:hint="eastAsia"/>
              </w:rPr>
              <w:t>城市</w:t>
            </w:r>
          </w:p>
        </w:tc>
        <w:tc>
          <w:tcPr>
            <w:tcW w:w="3116" w:type="dxa"/>
          </w:tcPr>
          <w:p w14:paraId="2FAA63D6" w14:textId="77777777" w:rsidR="00914CE1" w:rsidRPr="0014457C" w:rsidRDefault="00914CE1" w:rsidP="00CF3039">
            <w:pPr>
              <w:ind w:left="0"/>
            </w:pPr>
          </w:p>
        </w:tc>
        <w:tc>
          <w:tcPr>
            <w:tcW w:w="3116" w:type="dxa"/>
          </w:tcPr>
          <w:p w14:paraId="36C4CBA7" w14:textId="77777777" w:rsidR="00914CE1" w:rsidRPr="0014457C" w:rsidRDefault="00914CE1" w:rsidP="00CF3039">
            <w:pPr>
              <w:ind w:left="0"/>
            </w:pPr>
          </w:p>
        </w:tc>
      </w:tr>
      <w:tr w:rsidR="003E493E" w:rsidRPr="0014457C" w14:paraId="67AB4986" w14:textId="77777777" w:rsidTr="00914CE1">
        <w:tc>
          <w:tcPr>
            <w:tcW w:w="3117" w:type="dxa"/>
            <w:vAlign w:val="center"/>
          </w:tcPr>
          <w:p w14:paraId="0B7CB3CE" w14:textId="3434B9AF" w:rsidR="003E493E" w:rsidRPr="0014457C" w:rsidRDefault="003E493E" w:rsidP="00CF3039">
            <w:pPr>
              <w:ind w:left="0"/>
            </w:pPr>
            <w:r w:rsidRPr="0014457C">
              <w:rPr>
                <w:rFonts w:hint="eastAsia"/>
              </w:rPr>
              <w:t>银行预留手机号码验证码</w:t>
            </w:r>
          </w:p>
        </w:tc>
        <w:tc>
          <w:tcPr>
            <w:tcW w:w="3116" w:type="dxa"/>
          </w:tcPr>
          <w:p w14:paraId="4A0A8DC6" w14:textId="77777777" w:rsidR="003E493E" w:rsidRPr="0014457C" w:rsidRDefault="003E493E" w:rsidP="00CF3039">
            <w:pPr>
              <w:ind w:left="0"/>
            </w:pPr>
          </w:p>
        </w:tc>
        <w:tc>
          <w:tcPr>
            <w:tcW w:w="3116" w:type="dxa"/>
          </w:tcPr>
          <w:p w14:paraId="11EDB7A7" w14:textId="77777777" w:rsidR="003E493E" w:rsidRPr="0014457C" w:rsidRDefault="003E493E" w:rsidP="00CF3039">
            <w:pPr>
              <w:ind w:left="0"/>
            </w:pPr>
          </w:p>
        </w:tc>
      </w:tr>
    </w:tbl>
    <w:p w14:paraId="3105DD13" w14:textId="77777777" w:rsidR="00D7707A" w:rsidRPr="0014457C" w:rsidRDefault="00D7707A" w:rsidP="00CF3039"/>
    <w:p w14:paraId="33804CE9" w14:textId="3E4FA317" w:rsidR="00FD0A3B" w:rsidRPr="0014457C" w:rsidRDefault="00C6629C" w:rsidP="00CF3039">
      <w:r w:rsidRPr="0014457C">
        <w:rPr>
          <w:rFonts w:hint="eastAsia"/>
        </w:rPr>
        <w:t>变更</w:t>
      </w:r>
      <w:r w:rsidR="00D43AD7" w:rsidRPr="0014457C">
        <w:rPr>
          <w:rFonts w:hint="eastAsia"/>
        </w:rPr>
        <w:t>绑定银行卡</w:t>
      </w:r>
      <w:r w:rsidR="00D7707A" w:rsidRPr="0014457C">
        <w:rPr>
          <w:rFonts w:hint="eastAsia"/>
        </w:rPr>
        <w:t>主</w:t>
      </w:r>
      <w:r w:rsidR="00B93716" w:rsidRPr="0014457C">
        <w:rPr>
          <w:rFonts w:hint="eastAsia"/>
        </w:rPr>
        <w:t>流程如下：</w:t>
      </w:r>
    </w:p>
    <w:p w14:paraId="28BE965B" w14:textId="3A121856" w:rsidR="00B93716" w:rsidRPr="0014457C" w:rsidRDefault="00D7707A" w:rsidP="00CF3039">
      <w:r w:rsidRPr="0014457C">
        <w:rPr>
          <w:rFonts w:hint="eastAsia"/>
          <w:highlight w:val="yellow"/>
        </w:rPr>
        <w:t>用户选中已经绑定的银行卡，点击</w:t>
      </w:r>
      <w:r w:rsidR="00C6629C" w:rsidRPr="0014457C">
        <w:rPr>
          <w:rFonts w:hint="eastAsia"/>
          <w:highlight w:val="yellow"/>
        </w:rPr>
        <w:t>变更</w:t>
      </w:r>
      <w:r w:rsidRPr="0014457C">
        <w:rPr>
          <w:rFonts w:hint="eastAsia"/>
          <w:highlight w:val="yellow"/>
        </w:rPr>
        <w:t>绑定后，</w:t>
      </w:r>
      <w:r w:rsidR="00C6629C" w:rsidRPr="0014457C">
        <w:rPr>
          <w:rFonts w:hint="eastAsia"/>
          <w:highlight w:val="yellow"/>
        </w:rPr>
        <w:t>后台调用“解绑银行卡”接口，将资金托管方绑定的银行卡删除，并重新绑定新的银行卡</w:t>
      </w:r>
    </w:p>
    <w:p w14:paraId="329AF787" w14:textId="12D0E381" w:rsidR="00B93716" w:rsidRPr="0014457C" w:rsidRDefault="0022524D" w:rsidP="0022524D">
      <w:pPr>
        <w:tabs>
          <w:tab w:val="left" w:pos="6960"/>
        </w:tabs>
      </w:pPr>
      <w:r w:rsidRPr="0014457C">
        <w:tab/>
      </w:r>
    </w:p>
    <w:p w14:paraId="14D47990" w14:textId="25EF0B5B" w:rsidR="00CF3039" w:rsidRPr="0014457C" w:rsidRDefault="00CF3039" w:rsidP="008968D7">
      <w:r w:rsidRPr="0014457C">
        <w:rPr>
          <w:rFonts w:hint="eastAsia"/>
        </w:rPr>
        <w:t>变更主流程如下</w:t>
      </w:r>
    </w:p>
    <w:p w14:paraId="43BC291E" w14:textId="32522CE0" w:rsidR="008968D7" w:rsidRPr="0014457C" w:rsidRDefault="008968D7" w:rsidP="000F7953">
      <w:pPr>
        <w:pStyle w:val="a7"/>
        <w:numPr>
          <w:ilvl w:val="0"/>
          <w:numId w:val="35"/>
        </w:numPr>
      </w:pPr>
      <w:r w:rsidRPr="0014457C">
        <w:rPr>
          <w:rFonts w:hint="eastAsia"/>
        </w:rPr>
        <w:t>点击变更银行卡，判断用户是否已经绑定银行卡，若已绑定，解除当前绑定的银行卡</w:t>
      </w:r>
    </w:p>
    <w:p w14:paraId="15905F20" w14:textId="3344D7C0" w:rsidR="008968D7" w:rsidRPr="0014457C" w:rsidRDefault="008968D7" w:rsidP="000F7953">
      <w:pPr>
        <w:pStyle w:val="a7"/>
        <w:numPr>
          <w:ilvl w:val="0"/>
          <w:numId w:val="35"/>
        </w:numPr>
      </w:pPr>
      <w:r w:rsidRPr="0014457C">
        <w:rPr>
          <w:rFonts w:hint="eastAsia"/>
        </w:rPr>
        <w:t>转入绑定银行卡子流程</w:t>
      </w:r>
    </w:p>
    <w:p w14:paraId="7315AD06" w14:textId="45009E3A" w:rsidR="008968D7" w:rsidRPr="0014457C" w:rsidRDefault="008968D7" w:rsidP="000F7953">
      <w:pPr>
        <w:pStyle w:val="a7"/>
        <w:numPr>
          <w:ilvl w:val="0"/>
          <w:numId w:val="35"/>
        </w:numPr>
      </w:pPr>
      <w:r w:rsidRPr="0014457C">
        <w:rPr>
          <w:rFonts w:hint="eastAsia"/>
        </w:rPr>
        <w:t>若未绑定，直接进入绑定银行卡子流程</w:t>
      </w:r>
    </w:p>
    <w:p w14:paraId="5C1FE759" w14:textId="78A36872" w:rsidR="00C12892" w:rsidRPr="0014457C" w:rsidRDefault="00C12892" w:rsidP="00C12892">
      <w:pPr>
        <w:pStyle w:val="3"/>
        <w:rPr>
          <w:rFonts w:eastAsia="微软雅黑"/>
        </w:rPr>
      </w:pPr>
      <w:bookmarkStart w:id="23" w:name="_Toc293477855"/>
      <w:r w:rsidRPr="0014457C">
        <w:rPr>
          <w:rFonts w:eastAsia="微软雅黑" w:hint="eastAsia"/>
        </w:rPr>
        <w:t>信息变更</w:t>
      </w:r>
      <w:bookmarkEnd w:id="23"/>
    </w:p>
    <w:p w14:paraId="4EFB268F" w14:textId="7CF796EA" w:rsidR="00C12892" w:rsidRPr="0014457C" w:rsidRDefault="00C12892" w:rsidP="00C12892">
      <w:r w:rsidRPr="0014457C">
        <w:rPr>
          <w:rFonts w:hint="eastAsia"/>
        </w:rPr>
        <w:t>以下所有功能都必须在用户登陆的情况下操作</w:t>
      </w:r>
      <w:r w:rsidR="00362191" w:rsidRPr="0014457C">
        <w:rPr>
          <w:rFonts w:hint="eastAsia"/>
        </w:rPr>
        <w:t>。</w:t>
      </w:r>
    </w:p>
    <w:p w14:paraId="3648573D" w14:textId="5A137FFC" w:rsidR="00CF3039" w:rsidRPr="0014457C" w:rsidRDefault="00CF3039" w:rsidP="00CF3039">
      <w:pPr>
        <w:pStyle w:val="4"/>
        <w:rPr>
          <w:rFonts w:eastAsia="微软雅黑"/>
        </w:rPr>
      </w:pPr>
      <w:r w:rsidRPr="0014457C">
        <w:rPr>
          <w:rFonts w:eastAsia="微软雅黑" w:hint="eastAsia"/>
        </w:rPr>
        <w:t>用户手机号变更</w:t>
      </w:r>
      <w:r w:rsidR="005565AD" w:rsidRPr="0014457C">
        <w:rPr>
          <w:rFonts w:eastAsia="微软雅黑" w:hint="eastAsia"/>
        </w:rPr>
        <w:t>（一期暂不支持</w:t>
      </w:r>
      <w:r w:rsidR="006D4D90" w:rsidRPr="0014457C">
        <w:rPr>
          <w:rFonts w:eastAsia="微软雅黑" w:hint="eastAsia"/>
        </w:rPr>
        <w:t>，后期增加</w:t>
      </w:r>
      <w:r w:rsidR="005565AD" w:rsidRPr="0014457C">
        <w:rPr>
          <w:rFonts w:eastAsia="微软雅黑" w:hint="eastAsia"/>
        </w:rPr>
        <w:t>）</w:t>
      </w:r>
    </w:p>
    <w:p w14:paraId="52E3389C" w14:textId="5F2BCABE" w:rsidR="003E22FD" w:rsidRPr="0014457C" w:rsidRDefault="003E22FD" w:rsidP="003E22FD">
      <w:pPr>
        <w:pStyle w:val="4"/>
        <w:rPr>
          <w:rFonts w:eastAsia="微软雅黑"/>
        </w:rPr>
      </w:pPr>
      <w:r w:rsidRPr="0014457C">
        <w:rPr>
          <w:rFonts w:eastAsia="微软雅黑" w:hint="eastAsia"/>
        </w:rPr>
        <w:t>登陆手势重置</w:t>
      </w:r>
    </w:p>
    <w:p w14:paraId="2B32B1FE" w14:textId="02C4AEFB" w:rsidR="003E22FD" w:rsidRPr="0014457C" w:rsidRDefault="003E22FD" w:rsidP="00CF3039">
      <w:r w:rsidRPr="0014457C">
        <w:rPr>
          <w:rFonts w:hint="eastAsia"/>
        </w:rPr>
        <w:t>用户点击重置登陆手势，或者登陆手势失败5次后自动进入登陆手势重置界面。</w:t>
      </w:r>
    </w:p>
    <w:p w14:paraId="36E97F09" w14:textId="0F80ABAE" w:rsidR="003E22FD" w:rsidRPr="0014457C" w:rsidRDefault="003E22FD" w:rsidP="00CF3039">
      <w:r w:rsidRPr="0014457C">
        <w:rPr>
          <w:rFonts w:hint="eastAsia"/>
        </w:rPr>
        <w:t>用户需输入登陆密码并校验成功，才可进行登陆手势的重置。</w:t>
      </w:r>
    </w:p>
    <w:p w14:paraId="2E0DCE44" w14:textId="46671437" w:rsidR="003E22FD" w:rsidRPr="0014457C" w:rsidRDefault="003E22FD" w:rsidP="00CF3039"/>
    <w:p w14:paraId="13CC2EDF" w14:textId="77777777" w:rsidR="00CF3039" w:rsidRPr="0014457C" w:rsidRDefault="00CF3039" w:rsidP="00CF3039">
      <w:pPr>
        <w:pStyle w:val="4"/>
        <w:rPr>
          <w:rFonts w:eastAsia="微软雅黑"/>
        </w:rPr>
      </w:pPr>
      <w:r w:rsidRPr="0014457C">
        <w:rPr>
          <w:rFonts w:eastAsia="微软雅黑" w:hint="eastAsia"/>
        </w:rPr>
        <w:t>登陆密码重置</w:t>
      </w:r>
    </w:p>
    <w:p w14:paraId="395FC484" w14:textId="3B01B850" w:rsidR="00783A96" w:rsidRPr="0014457C" w:rsidRDefault="00783A96" w:rsidP="00783A96">
      <w:r w:rsidRPr="0014457C">
        <w:rPr>
          <w:rFonts w:hint="eastAsia"/>
        </w:rPr>
        <w:t>用户点击重置登陆密码，或者登陆密码输入失败超过</w:t>
      </w:r>
      <w:r w:rsidR="00D84AEE" w:rsidRPr="0014457C">
        <w:rPr>
          <w:rFonts w:hint="eastAsia"/>
        </w:rPr>
        <w:t>5</w:t>
      </w:r>
      <w:r w:rsidRPr="0014457C">
        <w:rPr>
          <w:rFonts w:hint="eastAsia"/>
        </w:rPr>
        <w:t>后（锁定帐户），自动进入登陆密码充值界面</w:t>
      </w:r>
      <w:r w:rsidR="00233798" w:rsidRPr="0014457C">
        <w:rPr>
          <w:rFonts w:hint="eastAsia"/>
        </w:rPr>
        <w:t>，登陆密码重置流程如下</w:t>
      </w:r>
    </w:p>
    <w:p w14:paraId="305A208F" w14:textId="77777777" w:rsidR="00466D0F" w:rsidRPr="0014457C" w:rsidRDefault="00466D0F" w:rsidP="00783A96"/>
    <w:p w14:paraId="0C9FD6B5" w14:textId="79628AF7" w:rsidR="00466D0F" w:rsidRPr="0014457C" w:rsidRDefault="00466D0F" w:rsidP="000F7953">
      <w:pPr>
        <w:pStyle w:val="a7"/>
        <w:numPr>
          <w:ilvl w:val="0"/>
          <w:numId w:val="36"/>
        </w:numPr>
      </w:pPr>
      <w:r w:rsidRPr="0014457C">
        <w:rPr>
          <w:rFonts w:hint="eastAsia"/>
        </w:rPr>
        <w:t>对于已经实名认证的用户，需要输入用户身份证号码+</w:t>
      </w:r>
      <w:r w:rsidR="0083734D" w:rsidRPr="0014457C">
        <w:rPr>
          <w:rFonts w:hint="eastAsia"/>
        </w:rPr>
        <w:t>手机动态</w:t>
      </w:r>
      <w:r w:rsidRPr="0014457C">
        <w:rPr>
          <w:rFonts w:hint="eastAsia"/>
        </w:rPr>
        <w:t>验证码</w:t>
      </w:r>
    </w:p>
    <w:p w14:paraId="2C19FAAD" w14:textId="6735F605" w:rsidR="00466D0F" w:rsidRPr="0014457C" w:rsidRDefault="00466D0F" w:rsidP="000F7953">
      <w:pPr>
        <w:pStyle w:val="a7"/>
        <w:numPr>
          <w:ilvl w:val="0"/>
          <w:numId w:val="36"/>
        </w:numPr>
      </w:pPr>
      <w:r w:rsidRPr="0014457C">
        <w:rPr>
          <w:rFonts w:hint="eastAsia"/>
        </w:rPr>
        <w:t>对于已经绑卡的用户，需要输入用户身份证号码+绑定卡号+</w:t>
      </w:r>
      <w:r w:rsidR="0083734D" w:rsidRPr="0014457C">
        <w:rPr>
          <w:rFonts w:hint="eastAsia"/>
        </w:rPr>
        <w:t>手机动态</w:t>
      </w:r>
      <w:r w:rsidRPr="0014457C">
        <w:rPr>
          <w:rFonts w:hint="eastAsia"/>
        </w:rPr>
        <w:t>验证码</w:t>
      </w:r>
    </w:p>
    <w:p w14:paraId="33208CBB" w14:textId="17C50840" w:rsidR="00466D0F" w:rsidRPr="0014457C" w:rsidRDefault="00466D0F" w:rsidP="000F7953">
      <w:pPr>
        <w:pStyle w:val="a7"/>
        <w:numPr>
          <w:ilvl w:val="0"/>
          <w:numId w:val="36"/>
        </w:numPr>
      </w:pPr>
      <w:r w:rsidRPr="0014457C">
        <w:rPr>
          <w:rFonts w:hint="eastAsia"/>
        </w:rPr>
        <w:t>对于未实名用户，仅需输入</w:t>
      </w:r>
      <w:r w:rsidR="0083734D" w:rsidRPr="0014457C">
        <w:rPr>
          <w:rFonts w:hint="eastAsia"/>
        </w:rPr>
        <w:t>手机动态验证码</w:t>
      </w:r>
    </w:p>
    <w:p w14:paraId="11E36488" w14:textId="4785ACBA" w:rsidR="00CF3039" w:rsidRPr="0014457C" w:rsidRDefault="00CF3039" w:rsidP="009C7093"/>
    <w:p w14:paraId="4A7C8E5C" w14:textId="71B47B98" w:rsidR="00CF3039" w:rsidRPr="0014457C" w:rsidRDefault="00CF3039" w:rsidP="00CF3039">
      <w:pPr>
        <w:pStyle w:val="2"/>
        <w:rPr>
          <w:rFonts w:ascii="微软雅黑" w:hAnsi="微软雅黑"/>
        </w:rPr>
      </w:pPr>
      <w:bookmarkStart w:id="24" w:name="_Toc293477856"/>
      <w:r w:rsidRPr="0014457C">
        <w:rPr>
          <w:rFonts w:ascii="微软雅黑" w:hAnsi="微软雅黑" w:hint="eastAsia"/>
        </w:rPr>
        <w:t>帐户信息管理</w:t>
      </w:r>
      <w:bookmarkEnd w:id="24"/>
    </w:p>
    <w:p w14:paraId="5A360359" w14:textId="62302B53" w:rsidR="00596674" w:rsidRPr="0014457C" w:rsidRDefault="00D77461" w:rsidP="00596674">
      <w:r w:rsidRPr="0014457C">
        <w:rPr>
          <w:rFonts w:hint="eastAsia"/>
        </w:rPr>
        <w:t>配资业务涉及以下几个帐户，相互之间的业务</w:t>
      </w:r>
      <w:r w:rsidR="00D16E74" w:rsidRPr="0014457C">
        <w:rPr>
          <w:rFonts w:hint="eastAsia"/>
        </w:rPr>
        <w:t>关联如下图</w:t>
      </w:r>
    </w:p>
    <w:p w14:paraId="722AAFC7" w14:textId="3CDC761E" w:rsidR="00D77461" w:rsidRPr="0014457C" w:rsidRDefault="00F50C48" w:rsidP="00596674">
      <w:r w:rsidRPr="0014457C">
        <w:rPr>
          <w:noProof/>
        </w:rPr>
        <w:drawing>
          <wp:inline distT="0" distB="0" distL="0" distR="0" wp14:anchorId="2A6CBF53" wp14:editId="354F1A5B">
            <wp:extent cx="5568043" cy="34817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27" cy="3482323"/>
                    </a:xfrm>
                    <a:prstGeom prst="rect">
                      <a:avLst/>
                    </a:prstGeom>
                    <a:noFill/>
                    <a:ln>
                      <a:noFill/>
                    </a:ln>
                  </pic:spPr>
                </pic:pic>
              </a:graphicData>
            </a:graphic>
          </wp:inline>
        </w:drawing>
      </w:r>
    </w:p>
    <w:p w14:paraId="2C900E99" w14:textId="18F2AF96" w:rsidR="00491283" w:rsidRPr="0014457C" w:rsidRDefault="00491283" w:rsidP="00AA535C">
      <w:pPr>
        <w:pStyle w:val="3"/>
        <w:rPr>
          <w:rFonts w:eastAsia="微软雅黑"/>
        </w:rPr>
      </w:pPr>
      <w:bookmarkStart w:id="25" w:name="_Toc293477857"/>
      <w:r w:rsidRPr="0014457C">
        <w:rPr>
          <w:rFonts w:eastAsia="微软雅黑" w:hint="eastAsia"/>
        </w:rPr>
        <w:t>平台资金帐户信息</w:t>
      </w:r>
      <w:bookmarkEnd w:id="25"/>
    </w:p>
    <w:p w14:paraId="5CD5B83B" w14:textId="6B5E9E76" w:rsidR="00491283" w:rsidRPr="0014457C" w:rsidRDefault="00491283" w:rsidP="00491283">
      <w:r w:rsidRPr="0014457C">
        <w:rPr>
          <w:rFonts w:hint="eastAsia"/>
        </w:rPr>
        <w:t>平台资金帐户信息包含如下要素</w:t>
      </w:r>
    </w:p>
    <w:tbl>
      <w:tblPr>
        <w:tblStyle w:val="af6"/>
        <w:tblW w:w="0" w:type="auto"/>
        <w:tblInd w:w="227" w:type="dxa"/>
        <w:tblLook w:val="04A0" w:firstRow="1" w:lastRow="0" w:firstColumn="1" w:lastColumn="0" w:noHBand="0" w:noVBand="1"/>
      </w:tblPr>
      <w:tblGrid>
        <w:gridCol w:w="3114"/>
        <w:gridCol w:w="3121"/>
        <w:gridCol w:w="3114"/>
      </w:tblGrid>
      <w:tr w:rsidR="00B200CD" w:rsidRPr="0014457C" w14:paraId="4A2AFCCB" w14:textId="77777777" w:rsidTr="00B200CD">
        <w:tc>
          <w:tcPr>
            <w:tcW w:w="3114" w:type="dxa"/>
          </w:tcPr>
          <w:p w14:paraId="0F5A1D87" w14:textId="77777777" w:rsidR="00B200CD" w:rsidRPr="0014457C" w:rsidRDefault="00B200CD" w:rsidP="00B200CD">
            <w:pPr>
              <w:ind w:left="0"/>
            </w:pPr>
            <w:r w:rsidRPr="0014457C">
              <w:rPr>
                <w:rFonts w:hint="eastAsia"/>
              </w:rPr>
              <w:lastRenderedPageBreak/>
              <w:t>信息名称</w:t>
            </w:r>
          </w:p>
        </w:tc>
        <w:tc>
          <w:tcPr>
            <w:tcW w:w="3121" w:type="dxa"/>
          </w:tcPr>
          <w:p w14:paraId="0F2B8C6D" w14:textId="77777777" w:rsidR="00B200CD" w:rsidRPr="0014457C" w:rsidRDefault="00B200CD" w:rsidP="00B200CD">
            <w:pPr>
              <w:ind w:left="0"/>
            </w:pPr>
            <w:r w:rsidRPr="0014457C">
              <w:rPr>
                <w:rFonts w:hint="eastAsia"/>
              </w:rPr>
              <w:t>解释</w:t>
            </w:r>
          </w:p>
        </w:tc>
        <w:tc>
          <w:tcPr>
            <w:tcW w:w="3114" w:type="dxa"/>
          </w:tcPr>
          <w:p w14:paraId="14B6F6E9" w14:textId="77777777" w:rsidR="00B200CD" w:rsidRPr="0014457C" w:rsidRDefault="00B200CD" w:rsidP="00B200CD">
            <w:pPr>
              <w:ind w:left="0"/>
            </w:pPr>
            <w:r w:rsidRPr="0014457C">
              <w:rPr>
                <w:rFonts w:hint="eastAsia"/>
              </w:rPr>
              <w:t>备注</w:t>
            </w:r>
          </w:p>
        </w:tc>
      </w:tr>
      <w:tr w:rsidR="00B200CD" w:rsidRPr="0014457C" w14:paraId="5D518141" w14:textId="77777777" w:rsidTr="00B200CD">
        <w:tc>
          <w:tcPr>
            <w:tcW w:w="3114" w:type="dxa"/>
          </w:tcPr>
          <w:p w14:paraId="2FE42F54" w14:textId="2984B216" w:rsidR="00B200CD" w:rsidRPr="0014457C" w:rsidRDefault="009D2471" w:rsidP="00B200CD">
            <w:pPr>
              <w:ind w:left="0"/>
            </w:pPr>
            <w:r w:rsidRPr="0014457C">
              <w:rPr>
                <w:rFonts w:hint="eastAsia"/>
              </w:rPr>
              <w:t>商户</w:t>
            </w:r>
            <w:r w:rsidR="00C039BF" w:rsidRPr="0014457C">
              <w:rPr>
                <w:rFonts w:hint="eastAsia"/>
              </w:rPr>
              <w:t>余额</w:t>
            </w:r>
          </w:p>
        </w:tc>
        <w:tc>
          <w:tcPr>
            <w:tcW w:w="3121" w:type="dxa"/>
          </w:tcPr>
          <w:p w14:paraId="5FF87BDC" w14:textId="5A03C72E" w:rsidR="00475AF4" w:rsidRPr="0014457C" w:rsidRDefault="00475AF4" w:rsidP="00B200CD">
            <w:pPr>
              <w:ind w:left="0"/>
            </w:pPr>
            <w:r w:rsidRPr="0014457C">
              <w:rPr>
                <w:rFonts w:hint="eastAsia"/>
              </w:rPr>
              <w:t>平台商户余额户</w:t>
            </w:r>
          </w:p>
        </w:tc>
        <w:tc>
          <w:tcPr>
            <w:tcW w:w="3114" w:type="dxa"/>
          </w:tcPr>
          <w:p w14:paraId="38F53DF7" w14:textId="77777777" w:rsidR="00B200CD" w:rsidRPr="0014457C" w:rsidRDefault="00575747" w:rsidP="00B200CD">
            <w:pPr>
              <w:ind w:left="0"/>
            </w:pPr>
            <w:r w:rsidRPr="0014457C">
              <w:rPr>
                <w:rFonts w:hint="eastAsia"/>
              </w:rPr>
              <w:t>不允许透支</w:t>
            </w:r>
          </w:p>
          <w:p w14:paraId="5AB498A9" w14:textId="79421495"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w:t>
            </w:r>
            <w:r w:rsidR="00605690" w:rsidRPr="0014457C">
              <w:rPr>
                <w:rFonts w:hint="eastAsia"/>
                <w:color w:val="548DD4" w:themeColor="text2" w:themeTint="99"/>
              </w:rPr>
              <w:t>托管机构</w:t>
            </w:r>
            <w:r w:rsidRPr="0014457C">
              <w:rPr>
                <w:rFonts w:hint="eastAsia"/>
                <w:color w:val="548DD4" w:themeColor="text2" w:themeTint="99"/>
              </w:rPr>
              <w:t>对账</w:t>
            </w:r>
          </w:p>
        </w:tc>
      </w:tr>
      <w:tr w:rsidR="00B200CD" w:rsidRPr="0014457C" w14:paraId="773F4D4F" w14:textId="77777777" w:rsidTr="00B200CD">
        <w:tc>
          <w:tcPr>
            <w:tcW w:w="3114" w:type="dxa"/>
          </w:tcPr>
          <w:p w14:paraId="51D5B692" w14:textId="58672FEB" w:rsidR="00B200CD" w:rsidRPr="0014457C" w:rsidRDefault="00B200CD" w:rsidP="00B200CD">
            <w:pPr>
              <w:ind w:left="0"/>
            </w:pPr>
            <w:r w:rsidRPr="0014457C">
              <w:rPr>
                <w:rFonts w:hint="eastAsia"/>
              </w:rPr>
              <w:t>待付金额</w:t>
            </w:r>
          </w:p>
        </w:tc>
        <w:tc>
          <w:tcPr>
            <w:tcW w:w="3121" w:type="dxa"/>
          </w:tcPr>
          <w:p w14:paraId="0EC9D43C" w14:textId="60153AFC" w:rsidR="00B200CD" w:rsidRPr="0014457C" w:rsidRDefault="00B200CD" w:rsidP="00B200CD">
            <w:pPr>
              <w:ind w:left="0"/>
            </w:pPr>
            <w:r w:rsidRPr="0014457C">
              <w:rPr>
                <w:rFonts w:hint="eastAsia"/>
              </w:rPr>
              <w:t>平台在T+1</w:t>
            </w:r>
            <w:r w:rsidR="009D2471" w:rsidRPr="0014457C">
              <w:rPr>
                <w:rFonts w:hint="eastAsia"/>
              </w:rPr>
              <w:t>日需要</w:t>
            </w:r>
            <w:r w:rsidRPr="0014457C">
              <w:rPr>
                <w:rFonts w:hint="eastAsia"/>
              </w:rPr>
              <w:t>付给用户的盈利</w:t>
            </w:r>
          </w:p>
        </w:tc>
        <w:tc>
          <w:tcPr>
            <w:tcW w:w="3114" w:type="dxa"/>
          </w:tcPr>
          <w:p w14:paraId="17E5946C" w14:textId="4D0FC9E0" w:rsidR="00B200CD" w:rsidRPr="0014457C" w:rsidRDefault="00575747" w:rsidP="00C039BF">
            <w:pPr>
              <w:ind w:left="0"/>
            </w:pPr>
            <w:r w:rsidRPr="0014457C">
              <w:rPr>
                <w:rFonts w:hint="eastAsia"/>
              </w:rPr>
              <w:t>待付金额减少时，</w:t>
            </w:r>
            <w:r w:rsidR="00985A32" w:rsidRPr="0014457C">
              <w:rPr>
                <w:rFonts w:hint="eastAsia"/>
              </w:rPr>
              <w:t>商户</w:t>
            </w:r>
            <w:r w:rsidR="00C039BF" w:rsidRPr="0014457C">
              <w:rPr>
                <w:rFonts w:hint="eastAsia"/>
              </w:rPr>
              <w:t>余额</w:t>
            </w:r>
            <w:r w:rsidRPr="0014457C">
              <w:rPr>
                <w:rFonts w:hint="eastAsia"/>
              </w:rPr>
              <w:t>户要相应减少</w:t>
            </w:r>
          </w:p>
          <w:p w14:paraId="6FDFC96D" w14:textId="1BBCCCB4"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w:t>
            </w:r>
            <w:r w:rsidR="00605690" w:rsidRPr="0014457C">
              <w:rPr>
                <w:rFonts w:hint="eastAsia"/>
                <w:color w:val="548DD4" w:themeColor="text2" w:themeTint="99"/>
              </w:rPr>
              <w:t>托管机构</w:t>
            </w:r>
            <w:r w:rsidRPr="0014457C">
              <w:rPr>
                <w:rFonts w:hint="eastAsia"/>
                <w:color w:val="548DD4" w:themeColor="text2" w:themeTint="99"/>
              </w:rPr>
              <w:t>对账</w:t>
            </w:r>
          </w:p>
        </w:tc>
      </w:tr>
    </w:tbl>
    <w:p w14:paraId="0E099989" w14:textId="77777777" w:rsidR="00491283" w:rsidRPr="0014457C" w:rsidRDefault="00491283" w:rsidP="00491283"/>
    <w:p w14:paraId="47BB97DA" w14:textId="57B8FC37" w:rsidR="006F089B" w:rsidRPr="0014457C" w:rsidRDefault="006F089B" w:rsidP="000F7953">
      <w:pPr>
        <w:pStyle w:val="3"/>
        <w:numPr>
          <w:ilvl w:val="2"/>
          <w:numId w:val="6"/>
        </w:numPr>
        <w:rPr>
          <w:rFonts w:eastAsia="微软雅黑"/>
        </w:rPr>
      </w:pPr>
      <w:bookmarkStart w:id="26" w:name="_Toc293477858"/>
      <w:r w:rsidRPr="0014457C">
        <w:rPr>
          <w:rFonts w:eastAsia="微软雅黑" w:hint="eastAsia"/>
        </w:rPr>
        <w:t>平台券商帐户信息</w:t>
      </w:r>
      <w:bookmarkEnd w:id="26"/>
    </w:p>
    <w:p w14:paraId="02BD5121" w14:textId="77777777" w:rsidR="006F089B" w:rsidRPr="0014457C" w:rsidRDefault="006F089B" w:rsidP="006F089B">
      <w:r w:rsidRPr="0014457C">
        <w:rPr>
          <w:rFonts w:hint="eastAsia"/>
        </w:rPr>
        <w:t>平台资金帐户信息包含如下要素</w:t>
      </w:r>
    </w:p>
    <w:tbl>
      <w:tblPr>
        <w:tblStyle w:val="af6"/>
        <w:tblW w:w="0" w:type="auto"/>
        <w:tblInd w:w="227" w:type="dxa"/>
        <w:tblLook w:val="04A0" w:firstRow="1" w:lastRow="0" w:firstColumn="1" w:lastColumn="0" w:noHBand="0" w:noVBand="1"/>
      </w:tblPr>
      <w:tblGrid>
        <w:gridCol w:w="3114"/>
        <w:gridCol w:w="3121"/>
        <w:gridCol w:w="3114"/>
      </w:tblGrid>
      <w:tr w:rsidR="006F089B" w:rsidRPr="0014457C" w14:paraId="489E62E9" w14:textId="77777777" w:rsidTr="00D17AA6">
        <w:tc>
          <w:tcPr>
            <w:tcW w:w="3114" w:type="dxa"/>
          </w:tcPr>
          <w:p w14:paraId="33DE04AE" w14:textId="77777777" w:rsidR="006F089B" w:rsidRPr="0014457C" w:rsidRDefault="006F089B" w:rsidP="00D17AA6">
            <w:pPr>
              <w:ind w:left="0"/>
            </w:pPr>
            <w:r w:rsidRPr="0014457C">
              <w:rPr>
                <w:rFonts w:hint="eastAsia"/>
              </w:rPr>
              <w:t>信息名称</w:t>
            </w:r>
          </w:p>
        </w:tc>
        <w:tc>
          <w:tcPr>
            <w:tcW w:w="3121" w:type="dxa"/>
          </w:tcPr>
          <w:p w14:paraId="676648B3" w14:textId="77777777" w:rsidR="006F089B" w:rsidRPr="0014457C" w:rsidRDefault="006F089B" w:rsidP="00D17AA6">
            <w:pPr>
              <w:ind w:left="0"/>
            </w:pPr>
            <w:r w:rsidRPr="0014457C">
              <w:rPr>
                <w:rFonts w:hint="eastAsia"/>
              </w:rPr>
              <w:t>解释</w:t>
            </w:r>
          </w:p>
        </w:tc>
        <w:tc>
          <w:tcPr>
            <w:tcW w:w="3114" w:type="dxa"/>
          </w:tcPr>
          <w:p w14:paraId="59FFE26D" w14:textId="77777777" w:rsidR="006F089B" w:rsidRPr="0014457C" w:rsidRDefault="006F089B" w:rsidP="00D17AA6">
            <w:pPr>
              <w:ind w:left="0"/>
            </w:pPr>
            <w:r w:rsidRPr="0014457C">
              <w:rPr>
                <w:rFonts w:hint="eastAsia"/>
              </w:rPr>
              <w:t>备注</w:t>
            </w:r>
          </w:p>
        </w:tc>
      </w:tr>
      <w:tr w:rsidR="006F089B" w:rsidRPr="0014457C" w14:paraId="4CBB3C77" w14:textId="77777777" w:rsidTr="00D17AA6">
        <w:tc>
          <w:tcPr>
            <w:tcW w:w="3114" w:type="dxa"/>
          </w:tcPr>
          <w:p w14:paraId="7F457363" w14:textId="7EDCFCCE" w:rsidR="006F089B" w:rsidRPr="0014457C" w:rsidRDefault="00985A32" w:rsidP="00D17AA6">
            <w:pPr>
              <w:ind w:left="0"/>
            </w:pPr>
            <w:r w:rsidRPr="0014457C">
              <w:rPr>
                <w:rFonts w:hint="eastAsia"/>
              </w:rPr>
              <w:t>券商账户</w:t>
            </w:r>
            <w:r w:rsidR="006F089B" w:rsidRPr="0014457C">
              <w:rPr>
                <w:rFonts w:hint="eastAsia"/>
              </w:rPr>
              <w:t>余额</w:t>
            </w:r>
          </w:p>
        </w:tc>
        <w:tc>
          <w:tcPr>
            <w:tcW w:w="3121" w:type="dxa"/>
          </w:tcPr>
          <w:p w14:paraId="266888A4" w14:textId="4F48E647" w:rsidR="006F089B" w:rsidRPr="0014457C" w:rsidRDefault="006F089B" w:rsidP="00D17AA6">
            <w:pPr>
              <w:ind w:left="0"/>
            </w:pPr>
            <w:r w:rsidRPr="0014457C">
              <w:rPr>
                <w:rFonts w:hint="eastAsia"/>
              </w:rPr>
              <w:t>平台</w:t>
            </w:r>
            <w:r w:rsidR="00DA5361" w:rsidRPr="0014457C">
              <w:rPr>
                <w:rFonts w:hint="eastAsia"/>
              </w:rPr>
              <w:t>在券商帐户中的</w:t>
            </w:r>
            <w:r w:rsidRPr="0014457C">
              <w:rPr>
                <w:rFonts w:hint="eastAsia"/>
              </w:rPr>
              <w:t>可借出余额</w:t>
            </w:r>
          </w:p>
        </w:tc>
        <w:tc>
          <w:tcPr>
            <w:tcW w:w="3114" w:type="dxa"/>
          </w:tcPr>
          <w:p w14:paraId="6BF982D0" w14:textId="77777777" w:rsidR="006F089B" w:rsidRPr="0014457C" w:rsidRDefault="00DA5361" w:rsidP="00D17AA6">
            <w:pPr>
              <w:ind w:left="0"/>
              <w:rPr>
                <w:color w:val="548DD4" w:themeColor="text2" w:themeTint="99"/>
              </w:rPr>
            </w:pPr>
            <w:r w:rsidRPr="0014457C">
              <w:rPr>
                <w:rFonts w:hint="eastAsia"/>
                <w:color w:val="548DD4" w:themeColor="text2" w:themeTint="99"/>
              </w:rPr>
              <w:t>收盘</w:t>
            </w:r>
            <w:r w:rsidR="00575747" w:rsidRPr="0014457C">
              <w:rPr>
                <w:rFonts w:hint="eastAsia"/>
                <w:color w:val="548DD4" w:themeColor="text2" w:themeTint="99"/>
              </w:rPr>
              <w:t>对账</w:t>
            </w:r>
            <w:r w:rsidRPr="0014457C">
              <w:rPr>
                <w:rFonts w:hint="eastAsia"/>
                <w:color w:val="548DD4" w:themeColor="text2" w:themeTint="99"/>
              </w:rPr>
              <w:t>后</w:t>
            </w:r>
            <w:r w:rsidR="00575747" w:rsidRPr="0014457C">
              <w:rPr>
                <w:rFonts w:hint="eastAsia"/>
                <w:color w:val="548DD4" w:themeColor="text2" w:themeTint="99"/>
              </w:rPr>
              <w:t>根据券商帐户实际金额</w:t>
            </w:r>
            <w:r w:rsidR="003F44F6" w:rsidRPr="0014457C">
              <w:rPr>
                <w:rFonts w:hint="eastAsia"/>
                <w:color w:val="548DD4" w:themeColor="text2" w:themeTint="99"/>
              </w:rPr>
              <w:t>手工</w:t>
            </w:r>
            <w:r w:rsidR="00575747" w:rsidRPr="0014457C">
              <w:rPr>
                <w:rFonts w:hint="eastAsia"/>
                <w:color w:val="548DD4" w:themeColor="text2" w:themeTint="99"/>
              </w:rPr>
              <w:t>调整</w:t>
            </w:r>
          </w:p>
          <w:p w14:paraId="134EAFCE" w14:textId="58051B21" w:rsidR="00983A75" w:rsidRPr="0014457C" w:rsidRDefault="00983A75" w:rsidP="00605690">
            <w:pPr>
              <w:ind w:left="0"/>
            </w:pPr>
            <w:r w:rsidRPr="0014457C">
              <w:rPr>
                <w:rFonts w:hint="eastAsia"/>
                <w:color w:val="548DD4" w:themeColor="text2" w:themeTint="99"/>
              </w:rPr>
              <w:t>需要</w:t>
            </w:r>
            <w:r w:rsidR="005D60FE" w:rsidRPr="0014457C">
              <w:rPr>
                <w:rFonts w:hint="eastAsia"/>
                <w:color w:val="548DD4" w:themeColor="text2" w:themeTint="99"/>
              </w:rPr>
              <w:t>与券商</w:t>
            </w:r>
            <w:r w:rsidRPr="0014457C">
              <w:rPr>
                <w:rFonts w:hint="eastAsia"/>
                <w:color w:val="548DD4" w:themeColor="text2" w:themeTint="99"/>
              </w:rPr>
              <w:t>对账</w:t>
            </w:r>
          </w:p>
        </w:tc>
      </w:tr>
    </w:tbl>
    <w:p w14:paraId="06C003B0" w14:textId="77777777" w:rsidR="00B200CD" w:rsidRPr="0014457C" w:rsidRDefault="00B200CD" w:rsidP="00491283"/>
    <w:p w14:paraId="1C4817AA" w14:textId="2E82FE77" w:rsidR="00AA535C" w:rsidRPr="0014457C" w:rsidRDefault="00B0112C" w:rsidP="00AA535C">
      <w:pPr>
        <w:pStyle w:val="3"/>
        <w:rPr>
          <w:rFonts w:eastAsia="微软雅黑"/>
        </w:rPr>
      </w:pPr>
      <w:bookmarkStart w:id="27" w:name="_Toc293477859"/>
      <w:r w:rsidRPr="0014457C">
        <w:rPr>
          <w:rFonts w:eastAsia="微软雅黑" w:hint="eastAsia"/>
        </w:rPr>
        <w:t>用户资金</w:t>
      </w:r>
      <w:r w:rsidR="00AA535C" w:rsidRPr="0014457C">
        <w:rPr>
          <w:rFonts w:eastAsia="微软雅黑" w:hint="eastAsia"/>
        </w:rPr>
        <w:t>帐户信息</w:t>
      </w:r>
      <w:bookmarkEnd w:id="27"/>
    </w:p>
    <w:p w14:paraId="0C28E93E" w14:textId="3221BC66" w:rsidR="00135E47" w:rsidRPr="0014457C" w:rsidRDefault="00050979" w:rsidP="00135E47">
      <w:r w:rsidRPr="0014457C">
        <w:rPr>
          <w:rFonts w:hint="eastAsia"/>
        </w:rPr>
        <w:t>用户资金</w:t>
      </w:r>
      <w:r w:rsidR="00CF3039" w:rsidRPr="0014457C">
        <w:rPr>
          <w:rFonts w:hint="eastAsia"/>
        </w:rPr>
        <w:t>帐户信息包含</w:t>
      </w:r>
      <w:r w:rsidR="00135E47" w:rsidRPr="0014457C">
        <w:rPr>
          <w:rFonts w:hint="eastAsia"/>
        </w:rPr>
        <w:t>如下</w:t>
      </w:r>
      <w:r w:rsidR="00CF3039" w:rsidRPr="0014457C">
        <w:rPr>
          <w:rFonts w:hint="eastAsia"/>
        </w:rPr>
        <w:t>要素</w:t>
      </w:r>
    </w:p>
    <w:tbl>
      <w:tblPr>
        <w:tblStyle w:val="af6"/>
        <w:tblW w:w="0" w:type="auto"/>
        <w:tblInd w:w="227" w:type="dxa"/>
        <w:tblLook w:val="04A0" w:firstRow="1" w:lastRow="0" w:firstColumn="1" w:lastColumn="0" w:noHBand="0" w:noVBand="1"/>
      </w:tblPr>
      <w:tblGrid>
        <w:gridCol w:w="3114"/>
        <w:gridCol w:w="3121"/>
        <w:gridCol w:w="3114"/>
      </w:tblGrid>
      <w:tr w:rsidR="00135E47" w:rsidRPr="0014457C" w14:paraId="44CC211B" w14:textId="77777777" w:rsidTr="00A340BF">
        <w:tc>
          <w:tcPr>
            <w:tcW w:w="3114" w:type="dxa"/>
          </w:tcPr>
          <w:p w14:paraId="3DB1428E" w14:textId="4C25D23E" w:rsidR="00135E47" w:rsidRPr="0014457C" w:rsidRDefault="00135E47" w:rsidP="00135E47">
            <w:pPr>
              <w:ind w:left="0"/>
            </w:pPr>
            <w:r w:rsidRPr="0014457C">
              <w:rPr>
                <w:rFonts w:hint="eastAsia"/>
              </w:rPr>
              <w:t>信息名称</w:t>
            </w:r>
          </w:p>
        </w:tc>
        <w:tc>
          <w:tcPr>
            <w:tcW w:w="3121" w:type="dxa"/>
          </w:tcPr>
          <w:p w14:paraId="54531162" w14:textId="61FF5F73" w:rsidR="00135E47" w:rsidRPr="0014457C" w:rsidRDefault="00135E47" w:rsidP="00135E47">
            <w:pPr>
              <w:ind w:left="0"/>
            </w:pPr>
            <w:r w:rsidRPr="0014457C">
              <w:rPr>
                <w:rFonts w:hint="eastAsia"/>
              </w:rPr>
              <w:t>解释</w:t>
            </w:r>
          </w:p>
        </w:tc>
        <w:tc>
          <w:tcPr>
            <w:tcW w:w="3114" w:type="dxa"/>
          </w:tcPr>
          <w:p w14:paraId="11CEC79A" w14:textId="1CFDB132" w:rsidR="00135E47" w:rsidRPr="0014457C" w:rsidRDefault="00135E47" w:rsidP="00135E47">
            <w:pPr>
              <w:ind w:left="0"/>
            </w:pPr>
            <w:r w:rsidRPr="0014457C">
              <w:rPr>
                <w:rFonts w:hint="eastAsia"/>
              </w:rPr>
              <w:t>备注</w:t>
            </w:r>
          </w:p>
        </w:tc>
      </w:tr>
      <w:tr w:rsidR="002D4C0E" w:rsidRPr="0014457C" w14:paraId="36824D1D" w14:textId="77777777" w:rsidTr="00A340BF">
        <w:tc>
          <w:tcPr>
            <w:tcW w:w="3114" w:type="dxa"/>
          </w:tcPr>
          <w:p w14:paraId="03241525" w14:textId="0982A22C" w:rsidR="002D4C0E" w:rsidRPr="0014457C" w:rsidRDefault="00904EB3" w:rsidP="00135E47">
            <w:pPr>
              <w:ind w:left="0"/>
            </w:pPr>
            <w:ins w:id="28" w:author="wang alex" w:date="2015-05-21T23:39:00Z">
              <w:r>
                <w:rPr>
                  <w:rFonts w:hint="eastAsia"/>
                </w:rPr>
                <w:t>账户总</w:t>
              </w:r>
            </w:ins>
            <w:ins w:id="29" w:author="wang alex" w:date="2015-05-21T23:54:00Z">
              <w:r w:rsidR="00F36018">
                <w:rPr>
                  <w:rFonts w:hint="eastAsia"/>
                </w:rPr>
                <w:t>余</w:t>
              </w:r>
            </w:ins>
            <w:ins w:id="30" w:author="wang alex" w:date="2015-05-21T23:39:00Z">
              <w:r>
                <w:rPr>
                  <w:rFonts w:hint="eastAsia"/>
                </w:rPr>
                <w:t>额</w:t>
              </w:r>
            </w:ins>
            <w:del w:id="31" w:author="wang alex" w:date="2015-05-21T23:39:00Z">
              <w:r w:rsidR="00D1416C" w:rsidRPr="0014457C" w:rsidDel="00904EB3">
                <w:rPr>
                  <w:rFonts w:hint="eastAsia"/>
                </w:rPr>
                <w:delText>总</w:delText>
              </w:r>
              <w:r w:rsidR="002D4C0E" w:rsidRPr="0014457C" w:rsidDel="00904EB3">
                <w:rPr>
                  <w:rFonts w:hint="eastAsia"/>
                </w:rPr>
                <w:delText>余额</w:delText>
              </w:r>
            </w:del>
          </w:p>
        </w:tc>
        <w:tc>
          <w:tcPr>
            <w:tcW w:w="3121" w:type="dxa"/>
          </w:tcPr>
          <w:p w14:paraId="1A4BEBC2" w14:textId="295DAA51" w:rsidR="002D4C0E" w:rsidRPr="0014457C" w:rsidRDefault="00904EB3" w:rsidP="002D4C0E">
            <w:pPr>
              <w:ind w:left="0"/>
            </w:pPr>
            <w:ins w:id="32" w:author="wang alex" w:date="2015-05-21T23:39:00Z">
              <w:r>
                <w:rPr>
                  <w:rFonts w:hint="eastAsia"/>
                </w:rPr>
                <w:t>账户总</w:t>
              </w:r>
            </w:ins>
            <w:ins w:id="33" w:author="wang alex" w:date="2015-05-21T23:54:00Z">
              <w:r w:rsidR="00F36018">
                <w:rPr>
                  <w:rFonts w:hint="eastAsia"/>
                </w:rPr>
                <w:t>余</w:t>
              </w:r>
            </w:ins>
            <w:ins w:id="34" w:author="wang alex" w:date="2015-05-21T23:39:00Z">
              <w:r>
                <w:rPr>
                  <w:rFonts w:hint="eastAsia"/>
                </w:rPr>
                <w:t>额</w:t>
              </w:r>
            </w:ins>
            <w:del w:id="35" w:author="wang alex" w:date="2015-05-21T23:39:00Z">
              <w:r w:rsidR="00D1416C" w:rsidRPr="0014457C" w:rsidDel="00904EB3">
                <w:rPr>
                  <w:rFonts w:hint="eastAsia"/>
                </w:rPr>
                <w:delText>总余额</w:delText>
              </w:r>
            </w:del>
            <w:r w:rsidR="00D1416C" w:rsidRPr="0014457C">
              <w:rPr>
                <w:rFonts w:hint="eastAsia"/>
              </w:rPr>
              <w:t>(</w:t>
            </w:r>
            <w:r w:rsidR="002D4C0E" w:rsidRPr="0014457C">
              <w:rPr>
                <w:rFonts w:hint="eastAsia"/>
              </w:rPr>
              <w:t>用户托管资金帐户总剩余金额</w:t>
            </w:r>
            <w:r w:rsidR="00D1416C" w:rsidRPr="0014457C">
              <w:rPr>
                <w:rFonts w:hint="eastAsia"/>
              </w:rPr>
              <w:t>)</w:t>
            </w:r>
            <w:r w:rsidR="00CC7663" w:rsidRPr="0014457C">
              <w:rPr>
                <w:rFonts w:hint="eastAsia"/>
              </w:rPr>
              <w:t>=</w:t>
            </w:r>
            <w:ins w:id="36" w:author="wang alex" w:date="2015-05-21T23:20:00Z">
              <w:r w:rsidR="00F36018">
                <w:rPr>
                  <w:rFonts w:hint="eastAsia"/>
                </w:rPr>
                <w:t>现金</w:t>
              </w:r>
            </w:ins>
            <w:ins w:id="37" w:author="wang alex" w:date="2015-05-21T23:54:00Z">
              <w:r w:rsidR="00F36018">
                <w:rPr>
                  <w:rFonts w:hint="eastAsia"/>
                </w:rPr>
                <w:t>余额</w:t>
              </w:r>
            </w:ins>
            <w:del w:id="38" w:author="wang alex" w:date="2015-05-21T23:20:00Z">
              <w:r w:rsidR="00CC7663" w:rsidRPr="0014457C" w:rsidDel="00920FF2">
                <w:rPr>
                  <w:rFonts w:hint="eastAsia"/>
                </w:rPr>
                <w:delText>可用余额</w:delText>
              </w:r>
            </w:del>
            <w:r w:rsidR="00CC7663" w:rsidRPr="0014457C">
              <w:rPr>
                <w:rFonts w:hint="eastAsia"/>
              </w:rPr>
              <w:t>+</w:t>
            </w:r>
            <w:ins w:id="39" w:author="wang alex" w:date="2015-05-21T23:40:00Z">
              <w:r>
                <w:rPr>
                  <w:rFonts w:hint="eastAsia"/>
                </w:rPr>
                <w:t>保证金</w:t>
              </w:r>
            </w:ins>
            <w:ins w:id="40" w:author="wang alex" w:date="2015-05-21T23:54:00Z">
              <w:r w:rsidR="00F36018">
                <w:rPr>
                  <w:rFonts w:hint="eastAsia"/>
                </w:rPr>
                <w:t>余额</w:t>
              </w:r>
            </w:ins>
            <w:del w:id="41" w:author="wang alex" w:date="2015-05-21T23:40:00Z">
              <w:r w:rsidR="00CC7663" w:rsidRPr="0014457C" w:rsidDel="00904EB3">
                <w:rPr>
                  <w:rFonts w:hint="eastAsia"/>
                </w:rPr>
                <w:delText>冻结金额</w:delText>
              </w:r>
            </w:del>
          </w:p>
        </w:tc>
        <w:tc>
          <w:tcPr>
            <w:tcW w:w="3114" w:type="dxa"/>
          </w:tcPr>
          <w:p w14:paraId="6DA0379C" w14:textId="6F18AAD9" w:rsidR="002D4C0E" w:rsidRPr="0014457C" w:rsidRDefault="00AD006C" w:rsidP="00135E47">
            <w:pPr>
              <w:ind w:left="0"/>
            </w:pPr>
            <w:ins w:id="42" w:author="wang alex" w:date="2015-05-22T09:04:00Z">
              <w:r>
                <w:rPr>
                  <w:rFonts w:hint="eastAsia"/>
                </w:rPr>
                <w:t>系统自动</w:t>
              </w:r>
            </w:ins>
            <w:ins w:id="43" w:author="wang alex" w:date="2015-05-22T00:02:00Z">
              <w:r w:rsidR="00465E53">
                <w:rPr>
                  <w:rFonts w:hint="eastAsia"/>
                </w:rPr>
                <w:t>累加两</w:t>
              </w:r>
            </w:ins>
            <w:ins w:id="44" w:author="wang alex" w:date="2015-05-22T00:03:00Z">
              <w:r w:rsidR="00465E53">
                <w:rPr>
                  <w:rFonts w:hint="eastAsia"/>
                </w:rPr>
                <w:t>者即可</w:t>
              </w:r>
            </w:ins>
          </w:p>
        </w:tc>
      </w:tr>
      <w:tr w:rsidR="002D4C0E" w:rsidRPr="0014457C" w14:paraId="34326D09" w14:textId="77777777" w:rsidTr="00A340BF">
        <w:tc>
          <w:tcPr>
            <w:tcW w:w="3114" w:type="dxa"/>
          </w:tcPr>
          <w:p w14:paraId="04996AB9" w14:textId="3E4D3381" w:rsidR="002D4C0E" w:rsidRPr="0014457C" w:rsidRDefault="00920FF2" w:rsidP="00135E47">
            <w:pPr>
              <w:ind w:left="0"/>
            </w:pPr>
            <w:ins w:id="45" w:author="wang alex" w:date="2015-05-21T23:20:00Z">
              <w:r>
                <w:rPr>
                  <w:rFonts w:hint="eastAsia"/>
                </w:rPr>
                <w:t>现金</w:t>
              </w:r>
            </w:ins>
            <w:ins w:id="46" w:author="wang alex" w:date="2015-05-21T23:54:00Z">
              <w:r w:rsidR="00F36018">
                <w:rPr>
                  <w:rFonts w:hint="eastAsia"/>
                </w:rPr>
                <w:t>余额</w:t>
              </w:r>
            </w:ins>
            <w:del w:id="47" w:author="wang alex" w:date="2015-05-21T23:20:00Z">
              <w:r w:rsidR="002D4C0E" w:rsidRPr="0014457C" w:rsidDel="00920FF2">
                <w:rPr>
                  <w:rFonts w:hint="eastAsia"/>
                </w:rPr>
                <w:delText>可用余额</w:delText>
              </w:r>
            </w:del>
          </w:p>
        </w:tc>
        <w:tc>
          <w:tcPr>
            <w:tcW w:w="3121" w:type="dxa"/>
          </w:tcPr>
          <w:p w14:paraId="0CA000AB" w14:textId="55121412" w:rsidR="002D4C0E" w:rsidRPr="0014457C" w:rsidRDefault="002D4C0E" w:rsidP="00135E47">
            <w:pPr>
              <w:ind w:left="0"/>
            </w:pPr>
            <w:r w:rsidRPr="0014457C">
              <w:rPr>
                <w:rFonts w:hint="eastAsia"/>
              </w:rPr>
              <w:t>余额中可以用来购买股票及提现的余额</w:t>
            </w:r>
          </w:p>
        </w:tc>
        <w:tc>
          <w:tcPr>
            <w:tcW w:w="3114" w:type="dxa"/>
          </w:tcPr>
          <w:p w14:paraId="71466235" w14:textId="3198E582" w:rsidR="002D4C0E" w:rsidRPr="0014457C" w:rsidRDefault="002D4C0E" w:rsidP="00202022">
            <w:pPr>
              <w:ind w:left="0"/>
            </w:pPr>
            <w:r w:rsidRPr="0014457C">
              <w:rPr>
                <w:rFonts w:hint="eastAsia"/>
              </w:rPr>
              <w:t>提现时需输入密码</w:t>
            </w:r>
          </w:p>
        </w:tc>
      </w:tr>
      <w:tr w:rsidR="002D4C0E" w:rsidRPr="0014457C" w14:paraId="35E77783" w14:textId="77777777" w:rsidTr="00A340BF">
        <w:tc>
          <w:tcPr>
            <w:tcW w:w="3114" w:type="dxa"/>
          </w:tcPr>
          <w:p w14:paraId="0189B7AE" w14:textId="6B09B788" w:rsidR="002D4C0E" w:rsidRPr="0014457C" w:rsidRDefault="002D4C0E" w:rsidP="00135E47">
            <w:pPr>
              <w:ind w:left="0"/>
            </w:pPr>
            <w:del w:id="48" w:author="wang alex" w:date="2015-05-21T23:28:00Z">
              <w:r w:rsidRPr="0014457C" w:rsidDel="00D32495">
                <w:rPr>
                  <w:rFonts w:hint="eastAsia"/>
                </w:rPr>
                <w:delText>冻结金额</w:delText>
              </w:r>
            </w:del>
            <w:ins w:id="49" w:author="wang alex" w:date="2015-05-21T23:28:00Z">
              <w:r w:rsidR="00D32495">
                <w:rPr>
                  <w:rFonts w:hint="eastAsia"/>
                </w:rPr>
                <w:t>保证金</w:t>
              </w:r>
            </w:ins>
            <w:ins w:id="50" w:author="wang alex" w:date="2015-05-21T23:54:00Z">
              <w:r w:rsidR="00F36018">
                <w:rPr>
                  <w:rFonts w:hint="eastAsia"/>
                </w:rPr>
                <w:t>余额</w:t>
              </w:r>
            </w:ins>
          </w:p>
        </w:tc>
        <w:tc>
          <w:tcPr>
            <w:tcW w:w="3121" w:type="dxa"/>
          </w:tcPr>
          <w:p w14:paraId="71804BFE" w14:textId="08B17C17" w:rsidR="002D4C0E" w:rsidRPr="0014457C" w:rsidRDefault="002D4C0E" w:rsidP="00135E47">
            <w:pPr>
              <w:ind w:left="0"/>
            </w:pPr>
            <w:r w:rsidRPr="0014457C">
              <w:rPr>
                <w:rFonts w:hint="eastAsia"/>
              </w:rPr>
              <w:t>用户申请配资</w:t>
            </w:r>
            <w:del w:id="51" w:author="wang alex" w:date="2015-05-21T23:29:00Z">
              <w:r w:rsidRPr="0014457C" w:rsidDel="00D32495">
                <w:rPr>
                  <w:rFonts w:hint="eastAsia"/>
                </w:rPr>
                <w:delText>时</w:delText>
              </w:r>
            </w:del>
            <w:r w:rsidRPr="0014457C">
              <w:rPr>
                <w:rFonts w:hint="eastAsia"/>
              </w:rPr>
              <w:t>：</w:t>
            </w:r>
          </w:p>
          <w:p w14:paraId="6353F234" w14:textId="68A4C043" w:rsidR="002D4C0E" w:rsidRPr="0014457C" w:rsidRDefault="002D4C0E" w:rsidP="00135E47">
            <w:pPr>
              <w:ind w:left="0"/>
            </w:pPr>
            <w:r w:rsidRPr="0014457C">
              <w:rPr>
                <w:rFonts w:hint="eastAsia"/>
              </w:rPr>
              <w:t>保证金</w:t>
            </w:r>
            <w:ins w:id="52" w:author="wang alex" w:date="2015-05-21T23:55:00Z">
              <w:r w:rsidR="00F36018">
                <w:rPr>
                  <w:rFonts w:hint="eastAsia"/>
                </w:rPr>
                <w:t>余额</w:t>
              </w:r>
            </w:ins>
            <w:del w:id="53" w:author="wang alex" w:date="2015-05-21T23:29:00Z">
              <w:r w:rsidRPr="0014457C" w:rsidDel="00D32495">
                <w:rPr>
                  <w:rFonts w:hint="eastAsia"/>
                </w:rPr>
                <w:delText>及管理费</w:delText>
              </w:r>
            </w:del>
            <w:r w:rsidRPr="0014457C">
              <w:rPr>
                <w:rFonts w:hint="eastAsia"/>
              </w:rPr>
              <w:t>从</w:t>
            </w:r>
            <w:ins w:id="54" w:author="wang alex" w:date="2015-05-21T23:23:00Z">
              <w:r w:rsidR="00D32495">
                <w:rPr>
                  <w:rFonts w:hint="eastAsia"/>
                </w:rPr>
                <w:t>现金账户</w:t>
              </w:r>
            </w:ins>
            <w:del w:id="55" w:author="wang alex" w:date="2015-05-21T23:23:00Z">
              <w:r w:rsidR="00F921F5" w:rsidRPr="0014457C" w:rsidDel="00D32495">
                <w:rPr>
                  <w:rFonts w:hint="eastAsia"/>
                </w:rPr>
                <w:delText>可用</w:delText>
              </w:r>
              <w:r w:rsidRPr="0014457C" w:rsidDel="00D32495">
                <w:rPr>
                  <w:rFonts w:hint="eastAsia"/>
                </w:rPr>
                <w:delText>余额</w:delText>
              </w:r>
            </w:del>
            <w:r w:rsidRPr="0014457C">
              <w:rPr>
                <w:rFonts w:hint="eastAsia"/>
              </w:rPr>
              <w:t>中转</w:t>
            </w:r>
            <w:r w:rsidRPr="0014457C">
              <w:rPr>
                <w:rFonts w:hint="eastAsia"/>
              </w:rPr>
              <w:lastRenderedPageBreak/>
              <w:t>移到</w:t>
            </w:r>
            <w:ins w:id="56" w:author="wang alex" w:date="2015-05-21T23:29:00Z">
              <w:r w:rsidR="00D32495">
                <w:rPr>
                  <w:rFonts w:hint="eastAsia"/>
                </w:rPr>
                <w:t>保证金</w:t>
              </w:r>
            </w:ins>
            <w:ins w:id="57" w:author="wang alex" w:date="2015-05-21T23:55:00Z">
              <w:r w:rsidR="00F36018">
                <w:rPr>
                  <w:rFonts w:hint="eastAsia"/>
                </w:rPr>
                <w:t>余额</w:t>
              </w:r>
            </w:ins>
            <w:del w:id="58" w:author="wang alex" w:date="2015-05-21T23:29:00Z">
              <w:r w:rsidRPr="0014457C" w:rsidDel="00D32495">
                <w:rPr>
                  <w:rFonts w:hint="eastAsia"/>
                </w:rPr>
                <w:delText>冻结金额</w:delText>
              </w:r>
            </w:del>
            <w:r w:rsidRPr="0014457C">
              <w:rPr>
                <w:rFonts w:hint="eastAsia"/>
              </w:rPr>
              <w:t>中;</w:t>
            </w:r>
          </w:p>
          <w:p w14:paraId="396401CD" w14:textId="1272422E" w:rsidR="002D4C0E" w:rsidRPr="0014457C" w:rsidRDefault="00F36018" w:rsidP="00135E47">
            <w:pPr>
              <w:ind w:left="0"/>
            </w:pPr>
            <w:ins w:id="59" w:author="wang alex" w:date="2015-05-21T23:29:00Z">
              <w:r>
                <w:rPr>
                  <w:rFonts w:hint="eastAsia"/>
                </w:rPr>
                <w:t>管理费直接从现金</w:t>
              </w:r>
            </w:ins>
            <w:ins w:id="60" w:author="wang alex" w:date="2015-05-21T23:55:00Z">
              <w:r>
                <w:rPr>
                  <w:rFonts w:hint="eastAsia"/>
                </w:rPr>
                <w:t>余额</w:t>
              </w:r>
            </w:ins>
            <w:ins w:id="61" w:author="wang alex" w:date="2015-05-21T23:29:00Z">
              <w:r w:rsidR="00D32495">
                <w:rPr>
                  <w:rFonts w:hint="eastAsia"/>
                </w:rPr>
                <w:t>中扣除。</w:t>
              </w:r>
            </w:ins>
          </w:p>
          <w:p w14:paraId="1BF242FF" w14:textId="6A90FA29" w:rsidR="002D4C0E" w:rsidRPr="0014457C" w:rsidDel="00D32495" w:rsidRDefault="002D4C0E" w:rsidP="00135E47">
            <w:pPr>
              <w:ind w:left="0"/>
              <w:rPr>
                <w:del w:id="62" w:author="wang alex" w:date="2015-05-21T23:30:00Z"/>
              </w:rPr>
            </w:pPr>
            <w:del w:id="63" w:author="wang alex" w:date="2015-05-21T23:30:00Z">
              <w:r w:rsidRPr="0014457C" w:rsidDel="00D32495">
                <w:rPr>
                  <w:rFonts w:hint="eastAsia"/>
                </w:rPr>
                <w:delText>用户配资成功后：</w:delText>
              </w:r>
            </w:del>
          </w:p>
          <w:p w14:paraId="7C30C919" w14:textId="6354128D" w:rsidR="002D4C0E" w:rsidRPr="0014457C" w:rsidDel="00D32495" w:rsidRDefault="002D4C0E" w:rsidP="00E62531">
            <w:pPr>
              <w:ind w:left="0"/>
              <w:rPr>
                <w:del w:id="64" w:author="wang alex" w:date="2015-05-21T23:30:00Z"/>
              </w:rPr>
            </w:pPr>
            <w:del w:id="65" w:author="wang alex" w:date="2015-05-21T23:30:00Z">
              <w:r w:rsidRPr="0014457C" w:rsidDel="00D32495">
                <w:rPr>
                  <w:rFonts w:hint="eastAsia"/>
                </w:rPr>
                <w:delText>管理费解冻并收取;</w:delText>
              </w:r>
            </w:del>
          </w:p>
          <w:p w14:paraId="39061518" w14:textId="77777777" w:rsidR="002D4C0E" w:rsidRPr="0014457C" w:rsidRDefault="002D4C0E" w:rsidP="00E62531">
            <w:pPr>
              <w:ind w:left="0"/>
            </w:pPr>
          </w:p>
          <w:p w14:paraId="769FC1A9" w14:textId="77777777" w:rsidR="002D4C0E" w:rsidRPr="0014457C" w:rsidRDefault="002D4C0E" w:rsidP="00610D1A">
            <w:pPr>
              <w:ind w:left="0"/>
            </w:pPr>
            <w:r w:rsidRPr="0014457C">
              <w:rPr>
                <w:rFonts w:hint="eastAsia"/>
              </w:rPr>
              <w:t>用户配资结束后：</w:t>
            </w:r>
          </w:p>
          <w:p w14:paraId="1B583ADF" w14:textId="2C51DE8A" w:rsidR="002D4C0E" w:rsidRPr="0014457C" w:rsidRDefault="00A17F8B" w:rsidP="00BC71BF">
            <w:pPr>
              <w:ind w:left="0"/>
            </w:pPr>
            <w:ins w:id="66" w:author="wang alex" w:date="2015-05-21T23:35:00Z">
              <w:r>
                <w:rPr>
                  <w:rFonts w:hint="eastAsia"/>
                </w:rPr>
                <w:t>保证金</w:t>
              </w:r>
            </w:ins>
            <w:ins w:id="67" w:author="wang alex" w:date="2015-05-21T23:55:00Z">
              <w:r w:rsidR="00F36018">
                <w:rPr>
                  <w:rFonts w:hint="eastAsia"/>
                </w:rPr>
                <w:t>余额</w:t>
              </w:r>
            </w:ins>
            <w:ins w:id="68" w:author="wang alex" w:date="2015-05-21T23:35:00Z">
              <w:r w:rsidR="00F36018">
                <w:rPr>
                  <w:rFonts w:hint="eastAsia"/>
                </w:rPr>
                <w:t>返回到现金</w:t>
              </w:r>
            </w:ins>
            <w:ins w:id="69" w:author="wang alex" w:date="2015-05-21T23:56:00Z">
              <w:r w:rsidR="00F36018">
                <w:rPr>
                  <w:rFonts w:hint="eastAsia"/>
                </w:rPr>
                <w:t>余额</w:t>
              </w:r>
            </w:ins>
            <w:ins w:id="70" w:author="wang alex" w:date="2015-05-21T23:35:00Z">
              <w:r>
                <w:rPr>
                  <w:rFonts w:hint="eastAsia"/>
                </w:rPr>
                <w:t>中。</w:t>
              </w:r>
            </w:ins>
            <w:ins w:id="71" w:author="wang alex" w:date="2015-05-21T23:32:00Z">
              <w:r w:rsidR="00D32495">
                <w:rPr>
                  <w:rFonts w:hint="eastAsia"/>
                </w:rPr>
                <w:t>如果有亏损</w:t>
              </w:r>
            </w:ins>
            <w:ins w:id="72" w:author="wang alex" w:date="2015-05-21T23:33:00Z">
              <w:r w:rsidR="00D32495">
                <w:rPr>
                  <w:rFonts w:hint="eastAsia"/>
                </w:rPr>
                <w:t>或者有延期的管理费，则</w:t>
              </w:r>
            </w:ins>
            <w:ins w:id="73" w:author="wang alex" w:date="2015-05-21T23:35:00Z">
              <w:r w:rsidR="00F36018">
                <w:rPr>
                  <w:rFonts w:hint="eastAsia"/>
                </w:rPr>
                <w:t>返回到现金</w:t>
              </w:r>
            </w:ins>
            <w:ins w:id="74" w:author="wang alex" w:date="2015-05-21T23:55:00Z">
              <w:r w:rsidR="00F36018">
                <w:rPr>
                  <w:rFonts w:hint="eastAsia"/>
                </w:rPr>
                <w:t>余额</w:t>
              </w:r>
            </w:ins>
            <w:ins w:id="75" w:author="wang alex" w:date="2015-05-21T23:35:00Z">
              <w:r>
                <w:rPr>
                  <w:rFonts w:hint="eastAsia"/>
                </w:rPr>
                <w:t>中</w:t>
              </w:r>
            </w:ins>
            <w:ins w:id="76" w:author="wang alex" w:date="2015-05-21T23:48:00Z">
              <w:r w:rsidR="00BC71BF">
                <w:rPr>
                  <w:rFonts w:hint="eastAsia"/>
                </w:rPr>
                <w:t>后同步扣除此部分费用</w:t>
              </w:r>
            </w:ins>
            <w:del w:id="77" w:author="wang alex" w:date="2015-05-21T23:35:00Z">
              <w:r w:rsidR="000F4363" w:rsidRPr="0014457C" w:rsidDel="00A17F8B">
                <w:rPr>
                  <w:rFonts w:hint="eastAsia"/>
                </w:rPr>
                <w:delText>如果保证金亏损则解冻保证金后扣收</w:delText>
              </w:r>
              <w:r w:rsidR="00F921F5" w:rsidRPr="0014457C" w:rsidDel="00A17F8B">
                <w:rPr>
                  <w:rFonts w:hint="eastAsia"/>
                </w:rPr>
                <w:delText>亏损金额部分</w:delText>
              </w:r>
            </w:del>
            <w:r w:rsidR="002D4C0E" w:rsidRPr="0014457C">
              <w:rPr>
                <w:rFonts w:hint="eastAsia"/>
              </w:rPr>
              <w:t>；</w:t>
            </w:r>
          </w:p>
        </w:tc>
        <w:tc>
          <w:tcPr>
            <w:tcW w:w="3114" w:type="dxa"/>
          </w:tcPr>
          <w:p w14:paraId="22D73A62" w14:textId="6F976B33" w:rsidR="002D4C0E" w:rsidRPr="0014457C" w:rsidRDefault="002D4C0E" w:rsidP="00202022">
            <w:pPr>
              <w:ind w:left="0"/>
            </w:pPr>
            <w:r w:rsidRPr="0014457C">
              <w:rPr>
                <w:rFonts w:hint="eastAsia"/>
                <w:color w:val="548DD4" w:themeColor="text2" w:themeTint="99"/>
              </w:rPr>
              <w:lastRenderedPageBreak/>
              <w:t>需要与</w:t>
            </w:r>
            <w:r w:rsidR="00202022" w:rsidRPr="0014457C">
              <w:rPr>
                <w:rFonts w:hint="eastAsia"/>
                <w:color w:val="548DD4" w:themeColor="text2" w:themeTint="99"/>
              </w:rPr>
              <w:t>托管机构</w:t>
            </w:r>
            <w:r w:rsidRPr="0014457C">
              <w:rPr>
                <w:rFonts w:hint="eastAsia"/>
                <w:color w:val="548DD4" w:themeColor="text2" w:themeTint="99"/>
              </w:rPr>
              <w:t>对账</w:t>
            </w:r>
          </w:p>
        </w:tc>
      </w:tr>
      <w:tr w:rsidR="002D4C0E" w:rsidRPr="0014457C" w14:paraId="4C8D7461" w14:textId="77777777" w:rsidTr="00A340BF">
        <w:tc>
          <w:tcPr>
            <w:tcW w:w="3114" w:type="dxa"/>
          </w:tcPr>
          <w:p w14:paraId="3421A306" w14:textId="41F4FF3D" w:rsidR="002D4C0E" w:rsidRPr="00A412F5" w:rsidRDefault="00E81234" w:rsidP="00135E47">
            <w:pPr>
              <w:ind w:left="0"/>
              <w:outlineLvl w:val="0"/>
              <w:rPr>
                <w:strike/>
                <w:rPrChange w:id="78" w:author="wang alex" w:date="2015-05-21T23:43:00Z">
                  <w:rPr>
                    <w:color w:val="000000"/>
                  </w:rPr>
                </w:rPrChange>
              </w:rPr>
            </w:pPr>
            <w:r w:rsidRPr="00A412F5">
              <w:rPr>
                <w:rFonts w:hint="eastAsia"/>
                <w:strike/>
                <w:rPrChange w:id="79" w:author="wang alex" w:date="2015-05-21T23:43:00Z">
                  <w:rPr>
                    <w:rFonts w:hint="eastAsia"/>
                  </w:rPr>
                </w:rPrChange>
              </w:rPr>
              <w:lastRenderedPageBreak/>
              <w:t>盈亏</w:t>
            </w:r>
            <w:r w:rsidR="002D4C0E" w:rsidRPr="00A412F5">
              <w:rPr>
                <w:rFonts w:hint="eastAsia"/>
                <w:strike/>
                <w:rPrChange w:id="80" w:author="wang alex" w:date="2015-05-21T23:43:00Z">
                  <w:rPr>
                    <w:rFonts w:hint="eastAsia"/>
                  </w:rPr>
                </w:rPrChange>
              </w:rPr>
              <w:t>金额</w:t>
            </w:r>
            <w:ins w:id="81" w:author="wang alex" w:date="2015-05-22T09:04:00Z">
              <w:r w:rsidR="00AD006C">
                <w:rPr>
                  <w:rFonts w:hint="eastAsia"/>
                  <w:strike/>
                </w:rPr>
                <w:t>（是不是可以考虑去掉）</w:t>
              </w:r>
            </w:ins>
          </w:p>
        </w:tc>
        <w:tc>
          <w:tcPr>
            <w:tcW w:w="3121" w:type="dxa"/>
          </w:tcPr>
          <w:p w14:paraId="088BB51F" w14:textId="77777777" w:rsidR="002D4C0E" w:rsidRPr="00A412F5" w:rsidRDefault="002D4C0E" w:rsidP="00610D1A">
            <w:pPr>
              <w:ind w:left="0"/>
              <w:outlineLvl w:val="0"/>
              <w:rPr>
                <w:strike/>
                <w:rPrChange w:id="82" w:author="wang alex" w:date="2015-05-21T23:43:00Z">
                  <w:rPr>
                    <w:color w:val="000000"/>
                  </w:rPr>
                </w:rPrChange>
              </w:rPr>
            </w:pPr>
            <w:r w:rsidRPr="00A412F5">
              <w:rPr>
                <w:rFonts w:hint="eastAsia"/>
                <w:strike/>
                <w:rPrChange w:id="83" w:author="wang alex" w:date="2015-05-21T23:43:00Z">
                  <w:rPr>
                    <w:rFonts w:hint="eastAsia"/>
                  </w:rPr>
                </w:rPrChange>
              </w:rPr>
              <w:t>用户配资结束后：</w:t>
            </w:r>
          </w:p>
          <w:p w14:paraId="037FBEB9" w14:textId="2950DD74" w:rsidR="002D4C0E" w:rsidRPr="00A412F5" w:rsidRDefault="002D4C0E" w:rsidP="00610D1A">
            <w:pPr>
              <w:ind w:left="0"/>
              <w:outlineLvl w:val="0"/>
              <w:rPr>
                <w:strike/>
                <w:rPrChange w:id="84" w:author="wang alex" w:date="2015-05-21T23:43:00Z">
                  <w:rPr>
                    <w:color w:val="000000"/>
                  </w:rPr>
                </w:rPrChange>
              </w:rPr>
            </w:pPr>
            <w:r w:rsidRPr="00A412F5">
              <w:rPr>
                <w:rFonts w:hint="eastAsia"/>
                <w:strike/>
                <w:rPrChange w:id="85" w:author="wang alex" w:date="2015-05-21T23:43:00Z">
                  <w:rPr>
                    <w:rFonts w:hint="eastAsia"/>
                  </w:rPr>
                </w:rPrChange>
              </w:rPr>
              <w:t>如果盈利</w:t>
            </w:r>
            <w:r w:rsidR="00202022" w:rsidRPr="00A412F5">
              <w:rPr>
                <w:rFonts w:hint="eastAsia"/>
                <w:strike/>
                <w:rPrChange w:id="86" w:author="wang alex" w:date="2015-05-21T23:43:00Z">
                  <w:rPr>
                    <w:rFonts w:hint="eastAsia"/>
                  </w:rPr>
                </w:rPrChange>
              </w:rPr>
              <w:t>且完成平仓</w:t>
            </w:r>
            <w:r w:rsidRPr="00A412F5">
              <w:rPr>
                <w:rFonts w:hint="eastAsia"/>
                <w:strike/>
                <w:rPrChange w:id="87" w:author="wang alex" w:date="2015-05-21T23:43:00Z">
                  <w:rPr>
                    <w:rFonts w:hint="eastAsia"/>
                  </w:rPr>
                </w:rPrChange>
              </w:rPr>
              <w:t>，解冻全部保证金。</w:t>
            </w:r>
            <w:r w:rsidRPr="00A412F5">
              <w:rPr>
                <w:strike/>
                <w:rPrChange w:id="88" w:author="wang alex" w:date="2015-05-21T23:43:00Z">
                  <w:rPr/>
                </w:rPrChange>
              </w:rPr>
              <w:t>T+1日后</w:t>
            </w:r>
            <w:r w:rsidR="00D1416C" w:rsidRPr="00A412F5">
              <w:rPr>
                <w:rFonts w:hint="eastAsia"/>
                <w:strike/>
                <w:rPrChange w:id="89" w:author="wang alex" w:date="2015-05-21T23:43:00Z">
                  <w:rPr>
                    <w:rFonts w:hint="eastAsia"/>
                  </w:rPr>
                </w:rPrChange>
              </w:rPr>
              <w:t>划拨</w:t>
            </w:r>
            <w:r w:rsidRPr="00A412F5">
              <w:rPr>
                <w:rFonts w:hint="eastAsia"/>
                <w:strike/>
                <w:rPrChange w:id="90" w:author="wang alex" w:date="2015-05-21T23:43:00Z">
                  <w:rPr>
                    <w:rFonts w:hint="eastAsia"/>
                  </w:rPr>
                </w:rPrChange>
              </w:rPr>
              <w:t>到用户余额户中</w:t>
            </w:r>
          </w:p>
          <w:p w14:paraId="0977DBE6" w14:textId="0FCC0DC2" w:rsidR="00E81234" w:rsidRPr="00A412F5" w:rsidRDefault="00E81234" w:rsidP="00202022">
            <w:pPr>
              <w:ind w:left="0"/>
              <w:outlineLvl w:val="0"/>
              <w:rPr>
                <w:strike/>
                <w:rPrChange w:id="91" w:author="wang alex" w:date="2015-05-21T23:43:00Z">
                  <w:rPr>
                    <w:color w:val="000000"/>
                  </w:rPr>
                </w:rPrChange>
              </w:rPr>
            </w:pPr>
            <w:r w:rsidRPr="00A412F5">
              <w:rPr>
                <w:rFonts w:hint="eastAsia"/>
                <w:strike/>
                <w:rPrChange w:id="92" w:author="wang alex" w:date="2015-05-21T23:43:00Z">
                  <w:rPr>
                    <w:rFonts w:hint="eastAsia"/>
                  </w:rPr>
                </w:rPrChange>
              </w:rPr>
              <w:t>如果</w:t>
            </w:r>
            <w:r w:rsidR="001B2911" w:rsidRPr="00A412F5">
              <w:rPr>
                <w:rFonts w:hint="eastAsia"/>
                <w:strike/>
                <w:rPrChange w:id="93" w:author="wang alex" w:date="2015-05-21T23:43:00Z">
                  <w:rPr>
                    <w:rFonts w:hint="eastAsia"/>
                  </w:rPr>
                </w:rPrChange>
              </w:rPr>
              <w:t>亏损</w:t>
            </w:r>
            <w:r w:rsidR="00202022" w:rsidRPr="00A412F5">
              <w:rPr>
                <w:rFonts w:hint="eastAsia"/>
                <w:strike/>
                <w:rPrChange w:id="94" w:author="wang alex" w:date="2015-05-21T23:43:00Z">
                  <w:rPr>
                    <w:rFonts w:hint="eastAsia"/>
                  </w:rPr>
                </w:rPrChange>
              </w:rPr>
              <w:t>且完成平仓</w:t>
            </w:r>
            <w:r w:rsidR="001B2911" w:rsidRPr="00A412F5">
              <w:rPr>
                <w:rFonts w:hint="eastAsia"/>
                <w:strike/>
                <w:rPrChange w:id="95" w:author="wang alex" w:date="2015-05-21T23:43:00Z">
                  <w:rPr>
                    <w:rFonts w:hint="eastAsia"/>
                  </w:rPr>
                </w:rPrChange>
              </w:rPr>
              <w:t>，则亏损部分从用户保证金中扣取后划至平台在商户帐户余额上</w:t>
            </w:r>
          </w:p>
        </w:tc>
        <w:tc>
          <w:tcPr>
            <w:tcW w:w="3114" w:type="dxa"/>
          </w:tcPr>
          <w:p w14:paraId="34E112C9" w14:textId="3BBAB319" w:rsidR="002D4C0E" w:rsidRPr="00A412F5" w:rsidRDefault="002D4C0E" w:rsidP="00135E47">
            <w:pPr>
              <w:ind w:left="0"/>
              <w:rPr>
                <w:strike/>
                <w:color w:val="548DD4" w:themeColor="text2" w:themeTint="99"/>
                <w:rPrChange w:id="96" w:author="wang alex" w:date="2015-05-21T23:43:00Z">
                  <w:rPr>
                    <w:color w:val="548DD4" w:themeColor="text2" w:themeTint="99"/>
                  </w:rPr>
                </w:rPrChange>
              </w:rPr>
            </w:pPr>
            <w:r w:rsidRPr="00A412F5">
              <w:rPr>
                <w:rFonts w:hint="eastAsia"/>
                <w:strike/>
                <w:color w:val="548DD4" w:themeColor="text2" w:themeTint="99"/>
                <w:rPrChange w:id="97" w:author="wang alex" w:date="2015-05-21T23:43:00Z">
                  <w:rPr>
                    <w:rFonts w:hint="eastAsia"/>
                    <w:color w:val="548DD4" w:themeColor="text2" w:themeTint="99"/>
                  </w:rPr>
                </w:rPrChange>
              </w:rPr>
              <w:t>需要与券商对账</w:t>
            </w:r>
          </w:p>
          <w:p w14:paraId="563BBB4E" w14:textId="6D36DEDF" w:rsidR="00475AF4" w:rsidRPr="00A412F5" w:rsidRDefault="00475AF4" w:rsidP="00135E47">
            <w:pPr>
              <w:ind w:left="0"/>
              <w:rPr>
                <w:strike/>
                <w:color w:val="548DD4" w:themeColor="text2" w:themeTint="99"/>
                <w:rPrChange w:id="98" w:author="wang alex" w:date="2015-05-21T23:43:00Z">
                  <w:rPr>
                    <w:color w:val="548DD4" w:themeColor="text2" w:themeTint="99"/>
                  </w:rPr>
                </w:rPrChange>
              </w:rPr>
            </w:pPr>
          </w:p>
        </w:tc>
      </w:tr>
    </w:tbl>
    <w:p w14:paraId="744336FB" w14:textId="77777777" w:rsidR="00050979" w:rsidRPr="0014457C" w:rsidRDefault="00050979" w:rsidP="00050979"/>
    <w:p w14:paraId="3B67A3CC" w14:textId="114403E4" w:rsidR="009D5D92" w:rsidRDefault="00BC71BF" w:rsidP="009D5D92">
      <w:pPr>
        <w:pStyle w:val="3"/>
        <w:rPr>
          <w:ins w:id="99" w:author="wang alex" w:date="2015-05-21T23:27:00Z"/>
          <w:rFonts w:eastAsia="微软雅黑"/>
        </w:rPr>
      </w:pPr>
      <w:bookmarkStart w:id="100" w:name="_Toc293477860"/>
      <w:ins w:id="101" w:author="wang alex" w:date="2015-05-21T23:46:00Z">
        <w:r>
          <w:rPr>
            <w:rFonts w:eastAsia="微软雅黑" w:hint="eastAsia"/>
          </w:rPr>
          <w:t>用户资金账户</w:t>
        </w:r>
      </w:ins>
      <w:del w:id="102" w:author="wang alex" w:date="2015-05-21T23:45:00Z">
        <w:r w:rsidR="009D5D92" w:rsidRPr="0014457C" w:rsidDel="00BC71BF">
          <w:rPr>
            <w:rFonts w:eastAsia="微软雅黑" w:hint="eastAsia"/>
          </w:rPr>
          <w:delText>帐户</w:delText>
        </w:r>
      </w:del>
      <w:r w:rsidR="009D5D92" w:rsidRPr="0014457C">
        <w:rPr>
          <w:rFonts w:eastAsia="微软雅黑" w:hint="eastAsia"/>
        </w:rPr>
        <w:t>变动明细查询</w:t>
      </w:r>
      <w:bookmarkEnd w:id="100"/>
    </w:p>
    <w:p w14:paraId="1D214622" w14:textId="5BD30E34" w:rsidR="00D32495" w:rsidRPr="0014457C" w:rsidRDefault="00BC71BF" w:rsidP="00D32495">
      <w:pPr>
        <w:rPr>
          <w:ins w:id="103" w:author="wang alex" w:date="2015-05-21T23:27:00Z"/>
        </w:rPr>
      </w:pPr>
      <w:ins w:id="104" w:author="wang alex" w:date="2015-05-21T23:27:00Z">
        <w:r>
          <w:rPr>
            <w:rFonts w:hint="eastAsia"/>
          </w:rPr>
          <w:t>用户可查询到因为以下交易导致的</w:t>
        </w:r>
      </w:ins>
      <w:ins w:id="105" w:author="wang alex" w:date="2015-05-21T23:45:00Z">
        <w:r>
          <w:rPr>
            <w:rFonts w:hint="eastAsia"/>
          </w:rPr>
          <w:t>账户</w:t>
        </w:r>
      </w:ins>
      <w:ins w:id="106" w:author="wang alex" w:date="2015-05-21T23:27:00Z">
        <w:r w:rsidR="00D32495" w:rsidRPr="0014457C">
          <w:rPr>
            <w:rFonts w:hint="eastAsia"/>
          </w:rPr>
          <w:t>变动明细</w:t>
        </w:r>
      </w:ins>
    </w:p>
    <w:tbl>
      <w:tblPr>
        <w:tblStyle w:val="af6"/>
        <w:tblW w:w="0" w:type="auto"/>
        <w:tblInd w:w="227" w:type="dxa"/>
        <w:tblLook w:val="04A0" w:firstRow="1" w:lastRow="0" w:firstColumn="1" w:lastColumn="0" w:noHBand="0" w:noVBand="1"/>
      </w:tblPr>
      <w:tblGrid>
        <w:gridCol w:w="3111"/>
        <w:gridCol w:w="3119"/>
        <w:gridCol w:w="3119"/>
      </w:tblGrid>
      <w:tr w:rsidR="001E7F5B" w:rsidRPr="0014457C" w14:paraId="110BDACA" w14:textId="77777777" w:rsidTr="00D32495">
        <w:trPr>
          <w:ins w:id="107" w:author="wang alex" w:date="2015-05-21T23:27:00Z"/>
        </w:trPr>
        <w:tc>
          <w:tcPr>
            <w:tcW w:w="3192" w:type="dxa"/>
          </w:tcPr>
          <w:p w14:paraId="208C50C2" w14:textId="77777777" w:rsidR="00D32495" w:rsidRPr="0014457C" w:rsidRDefault="00D32495" w:rsidP="00D32495">
            <w:pPr>
              <w:ind w:left="0"/>
              <w:rPr>
                <w:ins w:id="108" w:author="wang alex" w:date="2015-05-21T23:27:00Z"/>
              </w:rPr>
            </w:pPr>
            <w:ins w:id="109" w:author="wang alex" w:date="2015-05-21T23:27:00Z">
              <w:r w:rsidRPr="0014457C">
                <w:rPr>
                  <w:rFonts w:hint="eastAsia"/>
                </w:rPr>
                <w:t>交易名称</w:t>
              </w:r>
            </w:ins>
          </w:p>
        </w:tc>
        <w:tc>
          <w:tcPr>
            <w:tcW w:w="3192" w:type="dxa"/>
          </w:tcPr>
          <w:p w14:paraId="4202E41D" w14:textId="77777777" w:rsidR="00D32495" w:rsidRPr="0014457C" w:rsidRDefault="00D32495" w:rsidP="00D32495">
            <w:pPr>
              <w:ind w:left="0"/>
              <w:rPr>
                <w:ins w:id="110" w:author="wang alex" w:date="2015-05-21T23:27:00Z"/>
              </w:rPr>
            </w:pPr>
            <w:ins w:id="111" w:author="wang alex" w:date="2015-05-21T23:27:00Z">
              <w:r w:rsidRPr="0014457C">
                <w:rPr>
                  <w:rFonts w:hint="eastAsia"/>
                </w:rPr>
                <w:t>解释</w:t>
              </w:r>
            </w:ins>
          </w:p>
        </w:tc>
        <w:tc>
          <w:tcPr>
            <w:tcW w:w="3192" w:type="dxa"/>
          </w:tcPr>
          <w:p w14:paraId="03F60AE0" w14:textId="77777777" w:rsidR="00D32495" w:rsidRPr="0014457C" w:rsidRDefault="00D32495" w:rsidP="00D32495">
            <w:pPr>
              <w:ind w:left="0"/>
              <w:rPr>
                <w:ins w:id="112" w:author="wang alex" w:date="2015-05-21T23:27:00Z"/>
              </w:rPr>
            </w:pPr>
            <w:ins w:id="113" w:author="wang alex" w:date="2015-05-21T23:27:00Z">
              <w:r w:rsidRPr="0014457C">
                <w:rPr>
                  <w:rFonts w:hint="eastAsia"/>
                </w:rPr>
                <w:t>备注</w:t>
              </w:r>
            </w:ins>
          </w:p>
        </w:tc>
      </w:tr>
      <w:tr w:rsidR="001E7F5B" w:rsidRPr="0014457C" w14:paraId="62060A44" w14:textId="77777777" w:rsidTr="00D32495">
        <w:trPr>
          <w:ins w:id="114" w:author="wang alex" w:date="2015-05-21T23:27:00Z"/>
        </w:trPr>
        <w:tc>
          <w:tcPr>
            <w:tcW w:w="3192" w:type="dxa"/>
          </w:tcPr>
          <w:p w14:paraId="0ED53FB1" w14:textId="77777777" w:rsidR="00D32495" w:rsidRPr="0014457C" w:rsidRDefault="00D32495" w:rsidP="00D32495">
            <w:pPr>
              <w:ind w:left="0"/>
              <w:rPr>
                <w:ins w:id="115" w:author="wang alex" w:date="2015-05-21T23:27:00Z"/>
              </w:rPr>
            </w:pPr>
            <w:ins w:id="116" w:author="wang alex" w:date="2015-05-21T23:27:00Z">
              <w:r w:rsidRPr="0014457C">
                <w:rPr>
                  <w:rFonts w:hint="eastAsia"/>
                </w:rPr>
                <w:t>充值</w:t>
              </w:r>
            </w:ins>
          </w:p>
        </w:tc>
        <w:tc>
          <w:tcPr>
            <w:tcW w:w="3192" w:type="dxa"/>
          </w:tcPr>
          <w:p w14:paraId="25F927A5" w14:textId="38DACA3D" w:rsidR="00D32495" w:rsidRPr="0014457C" w:rsidRDefault="00BC71BF" w:rsidP="00BC71BF">
            <w:pPr>
              <w:ind w:left="0"/>
              <w:rPr>
                <w:ins w:id="117" w:author="wang alex" w:date="2015-05-21T23:27:00Z"/>
              </w:rPr>
            </w:pPr>
            <w:ins w:id="118" w:author="wang alex" w:date="2015-05-21T23:27:00Z">
              <w:r>
                <w:rPr>
                  <w:rFonts w:hint="eastAsia"/>
                </w:rPr>
                <w:t>增加</w:t>
              </w:r>
            </w:ins>
            <w:ins w:id="119" w:author="wang alex" w:date="2015-05-21T23:46:00Z">
              <w:r>
                <w:rPr>
                  <w:rFonts w:hint="eastAsia"/>
                </w:rPr>
                <w:t>现金</w:t>
              </w:r>
            </w:ins>
            <w:ins w:id="120" w:author="wang alex" w:date="2015-05-21T23:56:00Z">
              <w:r w:rsidR="00F36018">
                <w:rPr>
                  <w:rFonts w:hint="eastAsia"/>
                </w:rPr>
                <w:t>余额</w:t>
              </w:r>
            </w:ins>
          </w:p>
        </w:tc>
        <w:tc>
          <w:tcPr>
            <w:tcW w:w="3192" w:type="dxa"/>
          </w:tcPr>
          <w:p w14:paraId="62729D36" w14:textId="77777777" w:rsidR="00D32495" w:rsidRPr="0014457C" w:rsidRDefault="00D32495" w:rsidP="00D32495">
            <w:pPr>
              <w:ind w:left="0"/>
              <w:rPr>
                <w:ins w:id="121" w:author="wang alex" w:date="2015-05-21T23:27:00Z"/>
              </w:rPr>
            </w:pPr>
            <w:ins w:id="122" w:author="wang alex" w:date="2015-05-21T23:27:00Z">
              <w:r w:rsidRPr="0014457C">
                <w:rPr>
                  <w:rFonts w:hint="eastAsia"/>
                </w:rPr>
                <w:t>任何时候均可发起</w:t>
              </w:r>
            </w:ins>
          </w:p>
        </w:tc>
      </w:tr>
      <w:tr w:rsidR="001E7F5B" w:rsidRPr="0014457C" w14:paraId="06AC5E14" w14:textId="77777777" w:rsidTr="00D32495">
        <w:trPr>
          <w:ins w:id="123" w:author="wang alex" w:date="2015-05-21T23:27:00Z"/>
        </w:trPr>
        <w:tc>
          <w:tcPr>
            <w:tcW w:w="3192" w:type="dxa"/>
          </w:tcPr>
          <w:p w14:paraId="1CC4B0E4" w14:textId="77777777" w:rsidR="00D32495" w:rsidRPr="0014457C" w:rsidRDefault="00D32495" w:rsidP="00D32495">
            <w:pPr>
              <w:ind w:left="0"/>
              <w:rPr>
                <w:ins w:id="124" w:author="wang alex" w:date="2015-05-21T23:27:00Z"/>
              </w:rPr>
            </w:pPr>
            <w:ins w:id="125" w:author="wang alex" w:date="2015-05-21T23:27:00Z">
              <w:r w:rsidRPr="0014457C">
                <w:rPr>
                  <w:rFonts w:hint="eastAsia"/>
                </w:rPr>
                <w:t>提现</w:t>
              </w:r>
            </w:ins>
          </w:p>
        </w:tc>
        <w:tc>
          <w:tcPr>
            <w:tcW w:w="3192" w:type="dxa"/>
          </w:tcPr>
          <w:p w14:paraId="40C2DAAB" w14:textId="231F8513" w:rsidR="00D32495" w:rsidRPr="0014457C" w:rsidRDefault="00D32495" w:rsidP="00D32495">
            <w:pPr>
              <w:ind w:left="0"/>
              <w:rPr>
                <w:ins w:id="126" w:author="wang alex" w:date="2015-05-21T23:27:00Z"/>
              </w:rPr>
            </w:pPr>
            <w:ins w:id="127" w:author="wang alex" w:date="2015-05-21T23:27:00Z">
              <w:r w:rsidRPr="0014457C">
                <w:rPr>
                  <w:rFonts w:hint="eastAsia"/>
                </w:rPr>
                <w:t>减少</w:t>
              </w:r>
            </w:ins>
            <w:ins w:id="128" w:author="wang alex" w:date="2015-05-21T23:46:00Z">
              <w:r w:rsidR="00BC71BF">
                <w:rPr>
                  <w:rFonts w:hint="eastAsia"/>
                </w:rPr>
                <w:t>现金</w:t>
              </w:r>
            </w:ins>
            <w:ins w:id="129" w:author="wang alex" w:date="2015-05-21T23:56:00Z">
              <w:r w:rsidR="00F36018">
                <w:rPr>
                  <w:rFonts w:hint="eastAsia"/>
                </w:rPr>
                <w:t>余额</w:t>
              </w:r>
            </w:ins>
          </w:p>
        </w:tc>
        <w:tc>
          <w:tcPr>
            <w:tcW w:w="3192" w:type="dxa"/>
          </w:tcPr>
          <w:p w14:paraId="0E4BA2AC" w14:textId="53CE8CE6" w:rsidR="00D32495" w:rsidRPr="0014457C" w:rsidRDefault="00E323FB" w:rsidP="00D32495">
            <w:pPr>
              <w:ind w:left="0"/>
              <w:rPr>
                <w:ins w:id="130" w:author="wang alex" w:date="2015-05-21T23:27:00Z"/>
              </w:rPr>
            </w:pPr>
            <w:ins w:id="131" w:author="wang alex" w:date="2015-05-21T23:27:00Z">
              <w:r>
                <w:rPr>
                  <w:rFonts w:hint="eastAsia"/>
                </w:rPr>
                <w:t>有</w:t>
              </w:r>
            </w:ins>
            <w:ins w:id="132" w:author="wang alex" w:date="2015-05-21T23:53:00Z">
              <w:r>
                <w:rPr>
                  <w:rFonts w:hint="eastAsia"/>
                </w:rPr>
                <w:t>现金账户</w:t>
              </w:r>
            </w:ins>
            <w:ins w:id="133" w:author="wang alex" w:date="2015-05-21T23:27:00Z">
              <w:r w:rsidR="00D32495" w:rsidRPr="0014457C">
                <w:rPr>
                  <w:rFonts w:hint="eastAsia"/>
                </w:rPr>
                <w:t>时可发起</w:t>
              </w:r>
            </w:ins>
          </w:p>
        </w:tc>
      </w:tr>
      <w:tr w:rsidR="001E7F5B" w:rsidRPr="0014457C" w14:paraId="1D114EC8" w14:textId="77777777" w:rsidTr="00D32495">
        <w:trPr>
          <w:ins w:id="134" w:author="wang alex" w:date="2015-05-22T11:36:00Z"/>
        </w:trPr>
        <w:tc>
          <w:tcPr>
            <w:tcW w:w="3192" w:type="dxa"/>
          </w:tcPr>
          <w:p w14:paraId="2541A307" w14:textId="7327ADFB" w:rsidR="001E7F5B" w:rsidRPr="0014457C" w:rsidRDefault="001E7F5B" w:rsidP="00D32495">
            <w:pPr>
              <w:ind w:left="0"/>
              <w:rPr>
                <w:ins w:id="135" w:author="wang alex" w:date="2015-05-22T11:36:00Z"/>
              </w:rPr>
            </w:pPr>
            <w:ins w:id="136" w:author="wang alex" w:date="2015-05-22T11:36:00Z">
              <w:r>
                <w:rPr>
                  <w:rFonts w:hint="eastAsia"/>
                </w:rPr>
                <w:t>平台内部回冲</w:t>
              </w:r>
            </w:ins>
          </w:p>
        </w:tc>
        <w:tc>
          <w:tcPr>
            <w:tcW w:w="3192" w:type="dxa"/>
          </w:tcPr>
          <w:p w14:paraId="6217FA17" w14:textId="4EDB9CC7" w:rsidR="001E7F5B" w:rsidRPr="0014457C" w:rsidRDefault="001E7F5B" w:rsidP="00D32495">
            <w:pPr>
              <w:ind w:left="0"/>
              <w:rPr>
                <w:ins w:id="137" w:author="wang alex" w:date="2015-05-22T11:36:00Z"/>
              </w:rPr>
            </w:pPr>
            <w:ins w:id="138" w:author="wang alex" w:date="2015-05-22T11:38:00Z">
              <w:r>
                <w:rPr>
                  <w:rFonts w:hint="eastAsia"/>
                </w:rPr>
                <w:t>增加现金余额</w:t>
              </w:r>
            </w:ins>
          </w:p>
        </w:tc>
        <w:tc>
          <w:tcPr>
            <w:tcW w:w="3192" w:type="dxa"/>
          </w:tcPr>
          <w:p w14:paraId="4CE234D3" w14:textId="34029B89" w:rsidR="001E7F5B" w:rsidRDefault="001E7F5B" w:rsidP="00D32495">
            <w:pPr>
              <w:ind w:left="0"/>
              <w:rPr>
                <w:ins w:id="139" w:author="wang alex" w:date="2015-05-22T11:36:00Z"/>
              </w:rPr>
            </w:pPr>
            <w:ins w:id="140" w:author="wang alex" w:date="2015-05-22T11:38:00Z">
              <w:r>
                <w:rPr>
                  <w:rFonts w:hint="eastAsia"/>
                </w:rPr>
                <w:t>提现失败</w:t>
              </w:r>
            </w:ins>
          </w:p>
        </w:tc>
      </w:tr>
      <w:tr w:rsidR="001E7F5B" w:rsidRPr="0014457C" w14:paraId="715E6758" w14:textId="77777777" w:rsidTr="00D32495">
        <w:trPr>
          <w:ins w:id="141" w:author="wang alex" w:date="2015-05-21T23:27:00Z"/>
        </w:trPr>
        <w:tc>
          <w:tcPr>
            <w:tcW w:w="3192" w:type="dxa"/>
          </w:tcPr>
          <w:p w14:paraId="1DA1E495" w14:textId="77777777" w:rsidR="00D32495" w:rsidRPr="0014457C" w:rsidRDefault="00D32495" w:rsidP="00D32495">
            <w:pPr>
              <w:ind w:left="0"/>
              <w:rPr>
                <w:ins w:id="142" w:author="wang alex" w:date="2015-05-21T23:27:00Z"/>
              </w:rPr>
            </w:pPr>
            <w:ins w:id="143" w:author="wang alex" w:date="2015-05-21T23:27:00Z">
              <w:r w:rsidRPr="0014457C">
                <w:rPr>
                  <w:rFonts w:hint="eastAsia"/>
                </w:rPr>
                <w:t>盈利划拨</w:t>
              </w:r>
            </w:ins>
          </w:p>
        </w:tc>
        <w:tc>
          <w:tcPr>
            <w:tcW w:w="3192" w:type="dxa"/>
          </w:tcPr>
          <w:p w14:paraId="66CAEE42" w14:textId="411C5D4B" w:rsidR="00D32495" w:rsidRPr="0014457C" w:rsidRDefault="00D32495" w:rsidP="00D32495">
            <w:pPr>
              <w:ind w:left="0"/>
              <w:rPr>
                <w:ins w:id="144" w:author="wang alex" w:date="2015-05-21T23:27:00Z"/>
              </w:rPr>
            </w:pPr>
            <w:ins w:id="145" w:author="wang alex" w:date="2015-05-21T23:27:00Z">
              <w:r w:rsidRPr="0014457C">
                <w:rPr>
                  <w:rFonts w:hint="eastAsia"/>
                </w:rPr>
                <w:t>增</w:t>
              </w:r>
            </w:ins>
            <w:ins w:id="146" w:author="wang alex" w:date="2015-05-22T00:02:00Z">
              <w:r w:rsidR="00465E53">
                <w:rPr>
                  <w:rFonts w:hint="eastAsia"/>
                </w:rPr>
                <w:t>加</w:t>
              </w:r>
            </w:ins>
            <w:ins w:id="147" w:author="wang alex" w:date="2015-05-21T23:46:00Z">
              <w:r w:rsidR="00BC71BF">
                <w:rPr>
                  <w:rFonts w:hint="eastAsia"/>
                </w:rPr>
                <w:t>现金</w:t>
              </w:r>
            </w:ins>
            <w:ins w:id="148" w:author="wang alex" w:date="2015-05-21T23:56:00Z">
              <w:r w:rsidR="00F36018">
                <w:rPr>
                  <w:rFonts w:hint="eastAsia"/>
                </w:rPr>
                <w:t>余额</w:t>
              </w:r>
            </w:ins>
          </w:p>
        </w:tc>
        <w:tc>
          <w:tcPr>
            <w:tcW w:w="3192" w:type="dxa"/>
          </w:tcPr>
          <w:p w14:paraId="12235AC8" w14:textId="77777777" w:rsidR="00D32495" w:rsidRPr="0014457C" w:rsidRDefault="00D32495" w:rsidP="00D32495">
            <w:pPr>
              <w:ind w:left="0"/>
              <w:rPr>
                <w:ins w:id="149" w:author="wang alex" w:date="2015-05-21T23:27:00Z"/>
              </w:rPr>
            </w:pPr>
            <w:ins w:id="150" w:author="wang alex" w:date="2015-05-21T23:27:00Z">
              <w:r w:rsidRPr="0014457C">
                <w:rPr>
                  <w:rFonts w:hint="eastAsia"/>
                </w:rPr>
                <w:t>配资结束后T+1交易日发</w:t>
              </w:r>
              <w:r w:rsidRPr="0014457C">
                <w:rPr>
                  <w:rFonts w:hint="eastAsia"/>
                </w:rPr>
                <w:lastRenderedPageBreak/>
                <w:t>起</w:t>
              </w:r>
            </w:ins>
          </w:p>
        </w:tc>
      </w:tr>
      <w:tr w:rsidR="001E7F5B" w:rsidRPr="0014457C" w14:paraId="490CBABC" w14:textId="77777777" w:rsidTr="00D32495">
        <w:trPr>
          <w:ins w:id="151" w:author="wang alex" w:date="2015-05-21T23:27:00Z"/>
        </w:trPr>
        <w:tc>
          <w:tcPr>
            <w:tcW w:w="3192" w:type="dxa"/>
          </w:tcPr>
          <w:p w14:paraId="4DAFA01E" w14:textId="77777777" w:rsidR="00D32495" w:rsidRPr="0014457C" w:rsidRDefault="00D32495" w:rsidP="00D32495">
            <w:pPr>
              <w:ind w:left="0"/>
              <w:rPr>
                <w:ins w:id="152" w:author="wang alex" w:date="2015-05-21T23:27:00Z"/>
              </w:rPr>
            </w:pPr>
            <w:ins w:id="153" w:author="wang alex" w:date="2015-05-21T23:27:00Z">
              <w:r w:rsidRPr="0014457C">
                <w:rPr>
                  <w:rFonts w:hint="eastAsia"/>
                </w:rPr>
                <w:lastRenderedPageBreak/>
                <w:t>亏损扣减</w:t>
              </w:r>
            </w:ins>
          </w:p>
        </w:tc>
        <w:tc>
          <w:tcPr>
            <w:tcW w:w="3192" w:type="dxa"/>
          </w:tcPr>
          <w:p w14:paraId="659E7032" w14:textId="647D96D5" w:rsidR="00D32495" w:rsidRPr="0014457C" w:rsidRDefault="00D32495" w:rsidP="00D32495">
            <w:pPr>
              <w:ind w:left="0"/>
              <w:rPr>
                <w:ins w:id="154" w:author="wang alex" w:date="2015-05-21T23:27:00Z"/>
              </w:rPr>
            </w:pPr>
            <w:ins w:id="155" w:author="wang alex" w:date="2015-05-21T23:27:00Z">
              <w:r w:rsidRPr="0014457C">
                <w:rPr>
                  <w:rFonts w:hint="eastAsia"/>
                </w:rPr>
                <w:t>减少</w:t>
              </w:r>
            </w:ins>
            <w:ins w:id="156" w:author="wang alex" w:date="2015-05-21T23:51:00Z">
              <w:r w:rsidR="00115ED4">
                <w:rPr>
                  <w:rFonts w:hint="eastAsia"/>
                </w:rPr>
                <w:t>现金</w:t>
              </w:r>
            </w:ins>
            <w:ins w:id="157" w:author="wang alex" w:date="2015-05-21T23:53:00Z">
              <w:r w:rsidR="00F36018">
                <w:rPr>
                  <w:rFonts w:hint="eastAsia"/>
                </w:rPr>
                <w:t>余额</w:t>
              </w:r>
            </w:ins>
          </w:p>
        </w:tc>
        <w:tc>
          <w:tcPr>
            <w:tcW w:w="3192" w:type="dxa"/>
          </w:tcPr>
          <w:p w14:paraId="0A430B14" w14:textId="77777777" w:rsidR="00D32495" w:rsidRPr="0014457C" w:rsidRDefault="00D32495" w:rsidP="00D32495">
            <w:pPr>
              <w:ind w:left="0"/>
              <w:rPr>
                <w:ins w:id="158" w:author="wang alex" w:date="2015-05-21T23:27:00Z"/>
              </w:rPr>
            </w:pPr>
            <w:ins w:id="159" w:author="wang alex" w:date="2015-05-21T23:27:00Z">
              <w:r w:rsidRPr="0014457C">
                <w:rPr>
                  <w:rFonts w:hint="eastAsia"/>
                </w:rPr>
                <w:t>配资结束后发起</w:t>
              </w:r>
            </w:ins>
          </w:p>
        </w:tc>
      </w:tr>
      <w:tr w:rsidR="001E7F5B" w:rsidRPr="0014457C" w14:paraId="6159D118" w14:textId="77777777" w:rsidTr="00D32495">
        <w:trPr>
          <w:ins w:id="160" w:author="wang alex" w:date="2015-05-21T23:27:00Z"/>
        </w:trPr>
        <w:tc>
          <w:tcPr>
            <w:tcW w:w="3192" w:type="dxa"/>
          </w:tcPr>
          <w:p w14:paraId="0864882E" w14:textId="581997B8" w:rsidR="00D32495" w:rsidRPr="0014457C" w:rsidRDefault="00D32495" w:rsidP="00D32495">
            <w:pPr>
              <w:ind w:left="0"/>
              <w:rPr>
                <w:ins w:id="161" w:author="wang alex" w:date="2015-05-21T23:27:00Z"/>
              </w:rPr>
            </w:pPr>
            <w:ins w:id="162" w:author="wang alex" w:date="2015-05-21T23:27:00Z">
              <w:r w:rsidRPr="0014457C">
                <w:rPr>
                  <w:rFonts w:hint="eastAsia"/>
                </w:rPr>
                <w:t>冻结</w:t>
              </w:r>
            </w:ins>
            <w:ins w:id="163" w:author="wang alex" w:date="2015-05-21T23:47:00Z">
              <w:r w:rsidR="00BC71BF">
                <w:rPr>
                  <w:rFonts w:hint="eastAsia"/>
                </w:rPr>
                <w:t>保证金</w:t>
              </w:r>
            </w:ins>
          </w:p>
        </w:tc>
        <w:tc>
          <w:tcPr>
            <w:tcW w:w="3192" w:type="dxa"/>
          </w:tcPr>
          <w:p w14:paraId="13C903F0" w14:textId="5C175AC8" w:rsidR="00D32495" w:rsidRPr="0014457C" w:rsidRDefault="00D32495" w:rsidP="00D32495">
            <w:pPr>
              <w:ind w:left="0"/>
              <w:rPr>
                <w:ins w:id="164" w:author="wang alex" w:date="2015-05-21T23:27:00Z"/>
              </w:rPr>
            </w:pPr>
            <w:ins w:id="165" w:author="wang alex" w:date="2015-05-21T23:27:00Z">
              <w:r w:rsidRPr="0014457C">
                <w:rPr>
                  <w:rFonts w:hint="eastAsia"/>
                </w:rPr>
                <w:t>冻结</w:t>
              </w:r>
            </w:ins>
            <w:ins w:id="166" w:author="wang alex" w:date="2015-05-21T23:47:00Z">
              <w:r w:rsidR="00BC71BF">
                <w:rPr>
                  <w:rFonts w:hint="eastAsia"/>
                </w:rPr>
                <w:t>保证金</w:t>
              </w:r>
            </w:ins>
            <w:ins w:id="167" w:author="wang alex" w:date="2015-05-21T23:27:00Z">
              <w:r w:rsidR="00115ED4">
                <w:rPr>
                  <w:rFonts w:hint="eastAsia"/>
                </w:rPr>
                <w:t>，减少</w:t>
              </w:r>
            </w:ins>
            <w:ins w:id="168" w:author="wang alex" w:date="2015-05-21T23:48:00Z">
              <w:r w:rsidR="00F36018">
                <w:rPr>
                  <w:rFonts w:hint="eastAsia"/>
                </w:rPr>
                <w:t>现金</w:t>
              </w:r>
            </w:ins>
            <w:ins w:id="169" w:author="wang alex" w:date="2015-05-21T23:53:00Z">
              <w:r w:rsidR="00E323FB">
                <w:rPr>
                  <w:rFonts w:hint="eastAsia"/>
                </w:rPr>
                <w:t>余额</w:t>
              </w:r>
            </w:ins>
            <w:ins w:id="170" w:author="wang alex" w:date="2015-05-21T23:57:00Z">
              <w:r w:rsidR="00F36018">
                <w:rPr>
                  <w:rFonts w:hint="eastAsia"/>
                </w:rPr>
                <w:t>，增加保证金</w:t>
              </w:r>
            </w:ins>
          </w:p>
        </w:tc>
        <w:tc>
          <w:tcPr>
            <w:tcW w:w="3192" w:type="dxa"/>
          </w:tcPr>
          <w:p w14:paraId="21A8BCA5" w14:textId="77777777" w:rsidR="00D32495" w:rsidRPr="0014457C" w:rsidRDefault="00D32495" w:rsidP="00D32495">
            <w:pPr>
              <w:ind w:left="0"/>
              <w:rPr>
                <w:ins w:id="171" w:author="wang alex" w:date="2015-05-21T23:27:00Z"/>
              </w:rPr>
            </w:pPr>
            <w:ins w:id="172" w:author="wang alex" w:date="2015-05-21T23:27:00Z">
              <w:r w:rsidRPr="0014457C">
                <w:rPr>
                  <w:rFonts w:hint="eastAsia"/>
                </w:rPr>
                <w:t>配资申请时发起</w:t>
              </w:r>
            </w:ins>
          </w:p>
        </w:tc>
      </w:tr>
      <w:tr w:rsidR="001E7F5B" w:rsidRPr="0014457C" w14:paraId="4D9894A8" w14:textId="77777777" w:rsidTr="00D32495">
        <w:trPr>
          <w:ins w:id="173" w:author="wang alex" w:date="2015-05-21T23:27:00Z"/>
        </w:trPr>
        <w:tc>
          <w:tcPr>
            <w:tcW w:w="3192" w:type="dxa"/>
          </w:tcPr>
          <w:p w14:paraId="4DB766AD" w14:textId="68DE57F1" w:rsidR="00D32495" w:rsidRPr="0014457C" w:rsidRDefault="00D32495" w:rsidP="00D32495">
            <w:pPr>
              <w:ind w:left="0"/>
              <w:rPr>
                <w:ins w:id="174" w:author="wang alex" w:date="2015-05-21T23:27:00Z"/>
              </w:rPr>
            </w:pPr>
            <w:ins w:id="175" w:author="wang alex" w:date="2015-05-21T23:27:00Z">
              <w:r w:rsidRPr="0014457C">
                <w:rPr>
                  <w:rFonts w:hint="eastAsia"/>
                </w:rPr>
                <w:t>解冻</w:t>
              </w:r>
            </w:ins>
            <w:ins w:id="176" w:author="wang alex" w:date="2015-05-21T23:47:00Z">
              <w:r w:rsidR="00BC71BF">
                <w:rPr>
                  <w:rFonts w:hint="eastAsia"/>
                </w:rPr>
                <w:t>保证金</w:t>
              </w:r>
            </w:ins>
          </w:p>
        </w:tc>
        <w:tc>
          <w:tcPr>
            <w:tcW w:w="3192" w:type="dxa"/>
          </w:tcPr>
          <w:p w14:paraId="0FEAD657" w14:textId="6C98DDFC" w:rsidR="00D32495" w:rsidRPr="0014457C" w:rsidRDefault="00115ED4" w:rsidP="00115ED4">
            <w:pPr>
              <w:ind w:left="0"/>
              <w:rPr>
                <w:ins w:id="177" w:author="wang alex" w:date="2015-05-21T23:27:00Z"/>
              </w:rPr>
            </w:pPr>
            <w:ins w:id="178" w:author="wang alex" w:date="2015-05-21T23:27:00Z">
              <w:r>
                <w:rPr>
                  <w:rFonts w:hint="eastAsia"/>
                </w:rPr>
                <w:t>解冻</w:t>
              </w:r>
            </w:ins>
            <w:ins w:id="179" w:author="wang alex" w:date="2015-05-21T23:48:00Z">
              <w:r>
                <w:rPr>
                  <w:rFonts w:hint="eastAsia"/>
                </w:rPr>
                <w:t>保证金</w:t>
              </w:r>
            </w:ins>
            <w:ins w:id="180" w:author="wang alex" w:date="2015-05-21T23:27:00Z">
              <w:r w:rsidR="00D32495" w:rsidRPr="0014457C">
                <w:rPr>
                  <w:rFonts w:hint="eastAsia"/>
                </w:rPr>
                <w:t>，增加</w:t>
              </w:r>
            </w:ins>
            <w:ins w:id="181" w:author="wang alex" w:date="2015-05-21T23:49:00Z">
              <w:r>
                <w:rPr>
                  <w:rFonts w:hint="eastAsia"/>
                </w:rPr>
                <w:t>现金</w:t>
              </w:r>
            </w:ins>
            <w:ins w:id="182" w:author="wang alex" w:date="2015-05-21T23:57:00Z">
              <w:r w:rsidR="00F36018">
                <w:rPr>
                  <w:rFonts w:hint="eastAsia"/>
                </w:rPr>
                <w:t>余额，减少保证金</w:t>
              </w:r>
            </w:ins>
          </w:p>
        </w:tc>
        <w:tc>
          <w:tcPr>
            <w:tcW w:w="3192" w:type="dxa"/>
          </w:tcPr>
          <w:p w14:paraId="3F2D72C4" w14:textId="77777777" w:rsidR="00D32495" w:rsidRPr="0014457C" w:rsidRDefault="00D32495" w:rsidP="00D32495">
            <w:pPr>
              <w:ind w:left="0"/>
              <w:rPr>
                <w:ins w:id="183" w:author="wang alex" w:date="2015-05-21T23:27:00Z"/>
              </w:rPr>
            </w:pPr>
            <w:ins w:id="184" w:author="wang alex" w:date="2015-05-21T23:27:00Z">
              <w:r w:rsidRPr="0014457C">
                <w:rPr>
                  <w:rFonts w:hint="eastAsia"/>
                </w:rPr>
                <w:t>配资结束后发起</w:t>
              </w:r>
            </w:ins>
          </w:p>
        </w:tc>
      </w:tr>
      <w:tr w:rsidR="001E7F5B" w:rsidRPr="0014457C" w14:paraId="3BB8F2D3" w14:textId="77777777" w:rsidTr="00D32495">
        <w:trPr>
          <w:ins w:id="185" w:author="wang alex" w:date="2015-05-21T23:52:00Z"/>
        </w:trPr>
        <w:tc>
          <w:tcPr>
            <w:tcW w:w="3192" w:type="dxa"/>
          </w:tcPr>
          <w:p w14:paraId="5083F0D2" w14:textId="0F847E22" w:rsidR="00E323FB" w:rsidRPr="0014457C" w:rsidRDefault="00E323FB" w:rsidP="00D32495">
            <w:pPr>
              <w:ind w:left="0"/>
              <w:rPr>
                <w:ins w:id="186" w:author="wang alex" w:date="2015-05-21T23:52:00Z"/>
              </w:rPr>
            </w:pPr>
            <w:ins w:id="187" w:author="wang alex" w:date="2015-05-21T23:52:00Z">
              <w:r>
                <w:rPr>
                  <w:rFonts w:hint="eastAsia"/>
                </w:rPr>
                <w:t>补充保证金</w:t>
              </w:r>
            </w:ins>
          </w:p>
        </w:tc>
        <w:tc>
          <w:tcPr>
            <w:tcW w:w="3192" w:type="dxa"/>
          </w:tcPr>
          <w:p w14:paraId="70BA91DC" w14:textId="4F763FC7" w:rsidR="00E323FB" w:rsidRDefault="00E323FB" w:rsidP="00115ED4">
            <w:pPr>
              <w:ind w:left="0"/>
              <w:rPr>
                <w:ins w:id="188" w:author="wang alex" w:date="2015-05-21T23:52:00Z"/>
              </w:rPr>
            </w:pPr>
            <w:ins w:id="189" w:author="wang alex" w:date="2015-05-21T23:52:00Z">
              <w:r>
                <w:rPr>
                  <w:rFonts w:hint="eastAsia"/>
                </w:rPr>
                <w:t>补充保证金，减少现金账户</w:t>
              </w:r>
            </w:ins>
            <w:ins w:id="190" w:author="wang alex" w:date="2015-05-21T23:57:00Z">
              <w:r w:rsidR="00F36018">
                <w:rPr>
                  <w:rFonts w:hint="eastAsia"/>
                </w:rPr>
                <w:t>，增加</w:t>
              </w:r>
            </w:ins>
            <w:ins w:id="191" w:author="wang alex" w:date="2015-05-21T23:58:00Z">
              <w:r w:rsidR="00F36018">
                <w:rPr>
                  <w:rFonts w:hint="eastAsia"/>
                </w:rPr>
                <w:t>保证金</w:t>
              </w:r>
            </w:ins>
          </w:p>
        </w:tc>
        <w:tc>
          <w:tcPr>
            <w:tcW w:w="3192" w:type="dxa"/>
          </w:tcPr>
          <w:p w14:paraId="407AA281" w14:textId="6E473E8E" w:rsidR="00E323FB" w:rsidRPr="0014457C" w:rsidRDefault="00F36018" w:rsidP="00D32495">
            <w:pPr>
              <w:ind w:left="0"/>
              <w:rPr>
                <w:ins w:id="192" w:author="wang alex" w:date="2015-05-21T23:52:00Z"/>
              </w:rPr>
            </w:pPr>
            <w:ins w:id="193" w:author="wang alex" w:date="2015-05-21T23:58:00Z">
              <w:r>
                <w:rPr>
                  <w:rFonts w:hint="eastAsia"/>
                </w:rPr>
                <w:t>实盘中发起</w:t>
              </w:r>
            </w:ins>
          </w:p>
        </w:tc>
      </w:tr>
      <w:tr w:rsidR="001E7F5B" w:rsidRPr="0014457C" w14:paraId="78120EA8" w14:textId="77777777" w:rsidTr="00D32495">
        <w:trPr>
          <w:ins w:id="194" w:author="wang alex" w:date="2015-05-21T23:58:00Z"/>
        </w:trPr>
        <w:tc>
          <w:tcPr>
            <w:tcW w:w="3192" w:type="dxa"/>
          </w:tcPr>
          <w:p w14:paraId="5C129E33" w14:textId="4FE49F4B" w:rsidR="00F36018" w:rsidRDefault="00F36018" w:rsidP="00D32495">
            <w:pPr>
              <w:ind w:left="0"/>
              <w:rPr>
                <w:ins w:id="195" w:author="wang alex" w:date="2015-05-21T23:58:00Z"/>
              </w:rPr>
            </w:pPr>
            <w:ins w:id="196" w:author="wang alex" w:date="2015-05-21T23:58:00Z">
              <w:r>
                <w:rPr>
                  <w:rFonts w:hint="eastAsia"/>
                </w:rPr>
                <w:t>账户管理费</w:t>
              </w:r>
            </w:ins>
            <w:ins w:id="197" w:author="wang alex" w:date="2015-05-22T09:13:00Z">
              <w:r w:rsidR="00C50768">
                <w:rPr>
                  <w:rFonts w:hint="eastAsia"/>
                </w:rPr>
                <w:t>支出</w:t>
              </w:r>
            </w:ins>
          </w:p>
        </w:tc>
        <w:tc>
          <w:tcPr>
            <w:tcW w:w="3192" w:type="dxa"/>
          </w:tcPr>
          <w:p w14:paraId="514BDEE5" w14:textId="55C98E3F" w:rsidR="00F36018" w:rsidRDefault="00F36018" w:rsidP="00115ED4">
            <w:pPr>
              <w:ind w:left="0"/>
              <w:rPr>
                <w:ins w:id="198" w:author="wang alex" w:date="2015-05-21T23:58:00Z"/>
              </w:rPr>
            </w:pPr>
            <w:ins w:id="199" w:author="wang alex" w:date="2015-05-21T23:59:00Z">
              <w:r>
                <w:rPr>
                  <w:rFonts w:hint="eastAsia"/>
                </w:rPr>
                <w:t>从现金余额中扣除</w:t>
              </w:r>
            </w:ins>
          </w:p>
        </w:tc>
        <w:tc>
          <w:tcPr>
            <w:tcW w:w="3192" w:type="dxa"/>
          </w:tcPr>
          <w:p w14:paraId="66B2E542" w14:textId="335075FC" w:rsidR="00F36018" w:rsidRDefault="00F36018" w:rsidP="00D32495">
            <w:pPr>
              <w:ind w:left="0"/>
              <w:rPr>
                <w:ins w:id="200" w:author="wang alex" w:date="2015-05-21T23:58:00Z"/>
              </w:rPr>
            </w:pPr>
            <w:ins w:id="201" w:author="wang alex" w:date="2015-05-21T23:59:00Z">
              <w:r>
                <w:rPr>
                  <w:rFonts w:hint="eastAsia"/>
                </w:rPr>
                <w:t>配资申请时发起或者配资结束后</w:t>
              </w:r>
            </w:ins>
            <w:ins w:id="202" w:author="wang alex" w:date="2015-05-22T00:00:00Z">
              <w:r w:rsidR="00997297">
                <w:rPr>
                  <w:rFonts w:hint="eastAsia"/>
                </w:rPr>
                <w:t>延期的管理费</w:t>
              </w:r>
            </w:ins>
          </w:p>
        </w:tc>
      </w:tr>
      <w:tr w:rsidR="001E7F5B" w:rsidRPr="0014457C" w14:paraId="59CC30B3" w14:textId="77777777" w:rsidTr="00D32495">
        <w:trPr>
          <w:ins w:id="203" w:author="wang alex" w:date="2015-05-21T23:27:00Z"/>
        </w:trPr>
        <w:tc>
          <w:tcPr>
            <w:tcW w:w="3192" w:type="dxa"/>
          </w:tcPr>
          <w:p w14:paraId="718BC77F" w14:textId="77777777" w:rsidR="00D32495" w:rsidRPr="0014457C" w:rsidRDefault="00D32495" w:rsidP="00D32495">
            <w:pPr>
              <w:ind w:left="0"/>
              <w:rPr>
                <w:ins w:id="204" w:author="wang alex" w:date="2015-05-21T23:27:00Z"/>
              </w:rPr>
            </w:pPr>
            <w:ins w:id="205" w:author="wang alex" w:date="2015-05-21T23:27:00Z">
              <w:r w:rsidRPr="0014457C">
                <w:rPr>
                  <w:rFonts w:hint="eastAsia"/>
                </w:rPr>
                <w:t>差错调整</w:t>
              </w:r>
            </w:ins>
          </w:p>
        </w:tc>
        <w:tc>
          <w:tcPr>
            <w:tcW w:w="3192" w:type="dxa"/>
          </w:tcPr>
          <w:p w14:paraId="1A714481" w14:textId="60491A5A" w:rsidR="00D32495" w:rsidRPr="0014457C" w:rsidRDefault="00D32495" w:rsidP="00D32495">
            <w:pPr>
              <w:ind w:left="0"/>
              <w:rPr>
                <w:ins w:id="206" w:author="wang alex" w:date="2015-05-21T23:27:00Z"/>
              </w:rPr>
            </w:pPr>
            <w:ins w:id="207" w:author="wang alex" w:date="2015-05-21T23:27:00Z">
              <w:r w:rsidRPr="0014457C">
                <w:rPr>
                  <w:rFonts w:hint="eastAsia"/>
                </w:rPr>
                <w:t>增加或减少</w:t>
              </w:r>
            </w:ins>
            <w:ins w:id="208" w:author="wang alex" w:date="2015-05-21T23:51:00Z">
              <w:r w:rsidR="00115ED4">
                <w:rPr>
                  <w:rFonts w:hint="eastAsia"/>
                </w:rPr>
                <w:t>现金</w:t>
              </w:r>
            </w:ins>
            <w:ins w:id="209" w:author="wang alex" w:date="2015-05-22T11:39:00Z">
              <w:r w:rsidR="001E7F5B">
                <w:rPr>
                  <w:rFonts w:hint="eastAsia"/>
                </w:rPr>
                <w:t>余额</w:t>
              </w:r>
            </w:ins>
          </w:p>
        </w:tc>
        <w:tc>
          <w:tcPr>
            <w:tcW w:w="3192" w:type="dxa"/>
          </w:tcPr>
          <w:p w14:paraId="065DDBF6" w14:textId="77777777" w:rsidR="00D32495" w:rsidRPr="0014457C" w:rsidRDefault="00D32495" w:rsidP="00D32495">
            <w:pPr>
              <w:ind w:left="0"/>
              <w:rPr>
                <w:ins w:id="210" w:author="wang alex" w:date="2015-05-21T23:27:00Z"/>
              </w:rPr>
            </w:pPr>
            <w:ins w:id="211" w:author="wang alex" w:date="2015-05-21T23:27:00Z">
              <w:r w:rsidRPr="0014457C">
                <w:rPr>
                  <w:rFonts w:hint="eastAsia"/>
                </w:rPr>
                <w:t>争议处理后人工调整发起</w:t>
              </w:r>
            </w:ins>
          </w:p>
        </w:tc>
      </w:tr>
      <w:tr w:rsidR="001E7F5B" w:rsidRPr="0014457C" w14:paraId="6A0B8112" w14:textId="77777777" w:rsidTr="00D32495">
        <w:trPr>
          <w:ins w:id="212" w:author="wang alex" w:date="2015-05-21T23:49:00Z"/>
        </w:trPr>
        <w:tc>
          <w:tcPr>
            <w:tcW w:w="3192" w:type="dxa"/>
          </w:tcPr>
          <w:p w14:paraId="1E26941E" w14:textId="0C80C294" w:rsidR="00115ED4" w:rsidRPr="0014457C" w:rsidRDefault="00AA47E5" w:rsidP="00D32495">
            <w:pPr>
              <w:ind w:left="0"/>
              <w:rPr>
                <w:ins w:id="213" w:author="wang alex" w:date="2015-05-21T23:49:00Z"/>
              </w:rPr>
            </w:pPr>
            <w:ins w:id="214" w:author="wang alex" w:date="2015-05-22T08:14:00Z">
              <w:r>
                <w:rPr>
                  <w:rFonts w:hint="eastAsia"/>
                </w:rPr>
                <w:t>经纪</w:t>
              </w:r>
            </w:ins>
            <w:ins w:id="215" w:author="wang alex" w:date="2015-05-22T00:00:00Z">
              <w:r w:rsidR="00997297">
                <w:rPr>
                  <w:rFonts w:hint="eastAsia"/>
                </w:rPr>
                <w:t>佣金所得</w:t>
              </w:r>
            </w:ins>
          </w:p>
        </w:tc>
        <w:tc>
          <w:tcPr>
            <w:tcW w:w="3192" w:type="dxa"/>
          </w:tcPr>
          <w:p w14:paraId="490D0FD9" w14:textId="519CE978" w:rsidR="00115ED4" w:rsidRPr="0014457C" w:rsidRDefault="00997297" w:rsidP="00D32495">
            <w:pPr>
              <w:ind w:left="0"/>
              <w:rPr>
                <w:ins w:id="216" w:author="wang alex" w:date="2015-05-21T23:49:00Z"/>
              </w:rPr>
            </w:pPr>
            <w:ins w:id="217" w:author="wang alex" w:date="2015-05-22T00:00:00Z">
              <w:r>
                <w:rPr>
                  <w:rFonts w:hint="eastAsia"/>
                </w:rPr>
                <w:t>获得下线的交易佣金提成</w:t>
              </w:r>
            </w:ins>
            <w:ins w:id="218" w:author="wang alex" w:date="2015-05-22T00:01:00Z">
              <w:r w:rsidR="00465E53">
                <w:rPr>
                  <w:rFonts w:hint="eastAsia"/>
                </w:rPr>
                <w:t>，增加现金</w:t>
              </w:r>
            </w:ins>
            <w:ins w:id="219" w:author="wang alex" w:date="2015-05-22T00:02:00Z">
              <w:r w:rsidR="00465E53">
                <w:rPr>
                  <w:rFonts w:hint="eastAsia"/>
                </w:rPr>
                <w:t>余额</w:t>
              </w:r>
            </w:ins>
          </w:p>
        </w:tc>
        <w:tc>
          <w:tcPr>
            <w:tcW w:w="3192" w:type="dxa"/>
          </w:tcPr>
          <w:p w14:paraId="1525E694" w14:textId="7DC8AE73" w:rsidR="00115ED4" w:rsidRPr="0014457C" w:rsidRDefault="00AA47E5" w:rsidP="00D32495">
            <w:pPr>
              <w:ind w:left="0"/>
              <w:rPr>
                <w:ins w:id="220" w:author="wang alex" w:date="2015-05-21T23:49:00Z"/>
              </w:rPr>
            </w:pPr>
            <w:ins w:id="221" w:author="wang alex" w:date="2015-05-22T08:14:00Z">
              <w:r>
                <w:rPr>
                  <w:rFonts w:hint="eastAsia"/>
                </w:rPr>
                <w:t>经纪人发展的</w:t>
              </w:r>
            </w:ins>
            <w:ins w:id="222" w:author="wang alex" w:date="2015-05-22T00:01:00Z">
              <w:r w:rsidR="00997297">
                <w:rPr>
                  <w:rFonts w:hint="eastAsia"/>
                </w:rPr>
                <w:t>下线卖出股票完成结算后</w:t>
              </w:r>
            </w:ins>
          </w:p>
        </w:tc>
      </w:tr>
      <w:tr w:rsidR="001E7F5B" w:rsidRPr="0014457C" w14:paraId="6BEF1A5C" w14:textId="77777777" w:rsidTr="00D32495">
        <w:trPr>
          <w:ins w:id="223" w:author="wang alex" w:date="2015-05-21T23:49:00Z"/>
        </w:trPr>
        <w:tc>
          <w:tcPr>
            <w:tcW w:w="3192" w:type="dxa"/>
          </w:tcPr>
          <w:p w14:paraId="4DB44C23" w14:textId="42617764" w:rsidR="00115ED4" w:rsidRPr="0014457C" w:rsidRDefault="001E7F5B" w:rsidP="00D32495">
            <w:pPr>
              <w:ind w:left="0"/>
              <w:rPr>
                <w:ins w:id="224" w:author="wang alex" w:date="2015-05-21T23:49:00Z"/>
              </w:rPr>
            </w:pPr>
            <w:ins w:id="225" w:author="wang alex" w:date="2015-05-22T11:39:00Z">
              <w:r>
                <w:rPr>
                  <w:rFonts w:hint="eastAsia"/>
                </w:rPr>
                <w:t>活动赠送</w:t>
              </w:r>
            </w:ins>
          </w:p>
        </w:tc>
        <w:tc>
          <w:tcPr>
            <w:tcW w:w="3192" w:type="dxa"/>
          </w:tcPr>
          <w:p w14:paraId="18D9AD24" w14:textId="6C360A1B" w:rsidR="00115ED4" w:rsidRPr="0014457C" w:rsidRDefault="001E7F5B" w:rsidP="00D32495">
            <w:pPr>
              <w:ind w:left="0"/>
              <w:rPr>
                <w:ins w:id="226" w:author="wang alex" w:date="2015-05-21T23:49:00Z"/>
              </w:rPr>
            </w:pPr>
            <w:ins w:id="227" w:author="wang alex" w:date="2015-05-22T11:39:00Z">
              <w:r>
                <w:rPr>
                  <w:rFonts w:hint="eastAsia"/>
                </w:rPr>
                <w:t>增加现金余额</w:t>
              </w:r>
            </w:ins>
          </w:p>
        </w:tc>
        <w:tc>
          <w:tcPr>
            <w:tcW w:w="3192" w:type="dxa"/>
          </w:tcPr>
          <w:p w14:paraId="71D3F872" w14:textId="5546EC71" w:rsidR="00115ED4" w:rsidRPr="0014457C" w:rsidRDefault="001E7F5B" w:rsidP="00D32495">
            <w:pPr>
              <w:ind w:left="0"/>
              <w:rPr>
                <w:ins w:id="228" w:author="wang alex" w:date="2015-05-21T23:49:00Z"/>
              </w:rPr>
            </w:pPr>
            <w:ins w:id="229" w:author="wang alex" w:date="2015-05-22T11:39:00Z">
              <w:r>
                <w:rPr>
                  <w:rFonts w:hint="eastAsia"/>
                </w:rPr>
                <w:t>比如：注册送现金</w:t>
              </w:r>
            </w:ins>
          </w:p>
        </w:tc>
      </w:tr>
    </w:tbl>
    <w:p w14:paraId="4B0F183A" w14:textId="77777777" w:rsidR="00D32495" w:rsidRPr="00D32495" w:rsidRDefault="00D32495">
      <w:pPr>
        <w:pPrChange w:id="230" w:author="wang alex" w:date="2015-05-21T23:27:00Z">
          <w:pPr>
            <w:pStyle w:val="3"/>
          </w:pPr>
        </w:pPrChange>
      </w:pPr>
    </w:p>
    <w:p w14:paraId="51A120EF" w14:textId="16A3D89C" w:rsidR="00050979" w:rsidRPr="0014457C" w:rsidDel="00082494" w:rsidRDefault="009D5D92" w:rsidP="00050979">
      <w:pPr>
        <w:rPr>
          <w:del w:id="231" w:author="wang alex" w:date="2015-05-22T00:03:00Z"/>
        </w:rPr>
      </w:pPr>
      <w:del w:id="232" w:author="wang alex" w:date="2015-05-22T00:03:00Z">
        <w:r w:rsidRPr="0014457C" w:rsidDel="00082494">
          <w:rPr>
            <w:rFonts w:hint="eastAsia"/>
          </w:rPr>
          <w:delText>用户可查询到因为以下</w:delText>
        </w:r>
        <w:r w:rsidR="00A252DB" w:rsidRPr="0014457C" w:rsidDel="00082494">
          <w:rPr>
            <w:rFonts w:hint="eastAsia"/>
          </w:rPr>
          <w:delText>交易</w:delText>
        </w:r>
        <w:r w:rsidRPr="0014457C" w:rsidDel="00082494">
          <w:rPr>
            <w:rFonts w:hint="eastAsia"/>
          </w:rPr>
          <w:delText>导致的帐户变动明细</w:delText>
        </w:r>
      </w:del>
    </w:p>
    <w:tbl>
      <w:tblPr>
        <w:tblStyle w:val="af6"/>
        <w:tblW w:w="0" w:type="auto"/>
        <w:tblInd w:w="227" w:type="dxa"/>
        <w:tblLook w:val="04A0" w:firstRow="1" w:lastRow="0" w:firstColumn="1" w:lastColumn="0" w:noHBand="0" w:noVBand="1"/>
      </w:tblPr>
      <w:tblGrid>
        <w:gridCol w:w="3112"/>
        <w:gridCol w:w="3119"/>
        <w:gridCol w:w="3118"/>
      </w:tblGrid>
      <w:tr w:rsidR="00A252DB" w:rsidRPr="0014457C" w:rsidDel="00082494" w14:paraId="5AF4F390" w14:textId="13D1CA27" w:rsidTr="00A252DB">
        <w:trPr>
          <w:del w:id="233" w:author="wang alex" w:date="2015-05-22T00:03:00Z"/>
        </w:trPr>
        <w:tc>
          <w:tcPr>
            <w:tcW w:w="3192" w:type="dxa"/>
          </w:tcPr>
          <w:p w14:paraId="23898B96" w14:textId="3AE5B593" w:rsidR="00A252DB" w:rsidRPr="0014457C" w:rsidDel="00082494" w:rsidRDefault="00A252DB" w:rsidP="00050979">
            <w:pPr>
              <w:ind w:left="0"/>
              <w:rPr>
                <w:del w:id="234" w:author="wang alex" w:date="2015-05-22T00:03:00Z"/>
              </w:rPr>
            </w:pPr>
            <w:del w:id="235" w:author="wang alex" w:date="2015-05-22T00:03:00Z">
              <w:r w:rsidRPr="0014457C" w:rsidDel="00082494">
                <w:rPr>
                  <w:rFonts w:hint="eastAsia"/>
                </w:rPr>
                <w:delText>交易名称</w:delText>
              </w:r>
            </w:del>
          </w:p>
        </w:tc>
        <w:tc>
          <w:tcPr>
            <w:tcW w:w="3192" w:type="dxa"/>
          </w:tcPr>
          <w:p w14:paraId="6EBCB535" w14:textId="05322A0B" w:rsidR="00A252DB" w:rsidRPr="0014457C" w:rsidDel="00082494" w:rsidRDefault="00A252DB" w:rsidP="00050979">
            <w:pPr>
              <w:ind w:left="0"/>
              <w:rPr>
                <w:del w:id="236" w:author="wang alex" w:date="2015-05-22T00:03:00Z"/>
              </w:rPr>
            </w:pPr>
            <w:del w:id="237" w:author="wang alex" w:date="2015-05-22T00:03:00Z">
              <w:r w:rsidRPr="0014457C" w:rsidDel="00082494">
                <w:rPr>
                  <w:rFonts w:hint="eastAsia"/>
                </w:rPr>
                <w:delText>解释</w:delText>
              </w:r>
            </w:del>
          </w:p>
        </w:tc>
        <w:tc>
          <w:tcPr>
            <w:tcW w:w="3192" w:type="dxa"/>
          </w:tcPr>
          <w:p w14:paraId="5880A98A" w14:textId="034F49E0" w:rsidR="00A252DB" w:rsidRPr="0014457C" w:rsidDel="00082494" w:rsidRDefault="00A252DB" w:rsidP="00050979">
            <w:pPr>
              <w:ind w:left="0"/>
              <w:rPr>
                <w:del w:id="238" w:author="wang alex" w:date="2015-05-22T00:03:00Z"/>
              </w:rPr>
            </w:pPr>
            <w:del w:id="239" w:author="wang alex" w:date="2015-05-22T00:03:00Z">
              <w:r w:rsidRPr="0014457C" w:rsidDel="00082494">
                <w:rPr>
                  <w:rFonts w:hint="eastAsia"/>
                </w:rPr>
                <w:delText>备注</w:delText>
              </w:r>
            </w:del>
          </w:p>
        </w:tc>
      </w:tr>
      <w:tr w:rsidR="00E85E2B" w:rsidRPr="0014457C" w:rsidDel="00082494" w14:paraId="53289310" w14:textId="7BCDE8F2" w:rsidTr="00A252DB">
        <w:trPr>
          <w:del w:id="240" w:author="wang alex" w:date="2015-05-22T00:03:00Z"/>
        </w:trPr>
        <w:tc>
          <w:tcPr>
            <w:tcW w:w="3192" w:type="dxa"/>
          </w:tcPr>
          <w:p w14:paraId="0BEC476C" w14:textId="5C51B99A" w:rsidR="00E85E2B" w:rsidRPr="0014457C" w:rsidDel="00082494" w:rsidRDefault="00E85E2B" w:rsidP="00050979">
            <w:pPr>
              <w:ind w:left="0"/>
              <w:rPr>
                <w:del w:id="241" w:author="wang alex" w:date="2015-05-22T00:03:00Z"/>
              </w:rPr>
            </w:pPr>
            <w:del w:id="242" w:author="wang alex" w:date="2015-05-22T00:03:00Z">
              <w:r w:rsidRPr="0014457C" w:rsidDel="00082494">
                <w:rPr>
                  <w:rFonts w:hint="eastAsia"/>
                </w:rPr>
                <w:delText>充值</w:delText>
              </w:r>
            </w:del>
          </w:p>
        </w:tc>
        <w:tc>
          <w:tcPr>
            <w:tcW w:w="3192" w:type="dxa"/>
          </w:tcPr>
          <w:p w14:paraId="027CAEFD" w14:textId="0D50F243" w:rsidR="00E85E2B" w:rsidRPr="0014457C" w:rsidDel="00082494" w:rsidRDefault="00E85E2B" w:rsidP="00437FE9">
            <w:pPr>
              <w:ind w:left="0"/>
              <w:rPr>
                <w:del w:id="243" w:author="wang alex" w:date="2015-05-22T00:03:00Z"/>
              </w:rPr>
            </w:pPr>
            <w:del w:id="244" w:author="wang alex" w:date="2015-05-22T00:03:00Z">
              <w:r w:rsidRPr="0014457C" w:rsidDel="00082494">
                <w:rPr>
                  <w:rFonts w:hint="eastAsia"/>
                </w:rPr>
                <w:delText>增加</w:delText>
              </w:r>
              <w:r w:rsidR="0027563B" w:rsidRPr="0014457C" w:rsidDel="00082494">
                <w:rPr>
                  <w:rFonts w:hint="eastAsia"/>
                </w:rPr>
                <w:delText>总</w:delText>
              </w:r>
              <w:r w:rsidR="00C039BF" w:rsidRPr="0014457C" w:rsidDel="00082494">
                <w:rPr>
                  <w:rFonts w:hint="eastAsia"/>
                </w:rPr>
                <w:delText>余额</w:delText>
              </w:r>
              <w:r w:rsidR="0027563B" w:rsidRPr="0014457C" w:rsidDel="00082494">
                <w:rPr>
                  <w:rFonts w:hint="eastAsia"/>
                </w:rPr>
                <w:delText>及可用余额</w:delText>
              </w:r>
            </w:del>
          </w:p>
        </w:tc>
        <w:tc>
          <w:tcPr>
            <w:tcW w:w="3192" w:type="dxa"/>
          </w:tcPr>
          <w:p w14:paraId="0451DA19" w14:textId="23EDFB49" w:rsidR="00E85E2B" w:rsidRPr="0014457C" w:rsidDel="00082494" w:rsidRDefault="00E85E2B" w:rsidP="00050979">
            <w:pPr>
              <w:ind w:left="0"/>
              <w:rPr>
                <w:del w:id="245" w:author="wang alex" w:date="2015-05-22T00:03:00Z"/>
              </w:rPr>
            </w:pPr>
            <w:del w:id="246" w:author="wang alex" w:date="2015-05-22T00:03:00Z">
              <w:r w:rsidRPr="0014457C" w:rsidDel="00082494">
                <w:rPr>
                  <w:rFonts w:hint="eastAsia"/>
                </w:rPr>
                <w:delText>任何时候均可发起</w:delText>
              </w:r>
            </w:del>
          </w:p>
        </w:tc>
      </w:tr>
      <w:tr w:rsidR="00E85E2B" w:rsidRPr="0014457C" w:rsidDel="00082494" w14:paraId="1F712DB6" w14:textId="039ABEFA" w:rsidTr="00A252DB">
        <w:trPr>
          <w:del w:id="247" w:author="wang alex" w:date="2015-05-22T00:03:00Z"/>
        </w:trPr>
        <w:tc>
          <w:tcPr>
            <w:tcW w:w="3192" w:type="dxa"/>
          </w:tcPr>
          <w:p w14:paraId="1D415CA0" w14:textId="1D0DAC21" w:rsidR="00E85E2B" w:rsidRPr="0014457C" w:rsidDel="00082494" w:rsidRDefault="00E85E2B" w:rsidP="00050979">
            <w:pPr>
              <w:ind w:left="0"/>
              <w:rPr>
                <w:del w:id="248" w:author="wang alex" w:date="2015-05-22T00:03:00Z"/>
              </w:rPr>
            </w:pPr>
            <w:del w:id="249" w:author="wang alex" w:date="2015-05-22T00:03:00Z">
              <w:r w:rsidRPr="0014457C" w:rsidDel="00082494">
                <w:rPr>
                  <w:rFonts w:hint="eastAsia"/>
                </w:rPr>
                <w:delText>提现</w:delText>
              </w:r>
            </w:del>
          </w:p>
        </w:tc>
        <w:tc>
          <w:tcPr>
            <w:tcW w:w="3192" w:type="dxa"/>
          </w:tcPr>
          <w:p w14:paraId="6F8B388B" w14:textId="0DC65AB4" w:rsidR="00E85E2B" w:rsidRPr="0014457C" w:rsidDel="00082494" w:rsidRDefault="00E85E2B" w:rsidP="00437FE9">
            <w:pPr>
              <w:ind w:left="0"/>
              <w:rPr>
                <w:del w:id="250" w:author="wang alex" w:date="2015-05-22T00:03:00Z"/>
              </w:rPr>
            </w:pPr>
            <w:del w:id="251" w:author="wang alex" w:date="2015-05-22T00:03:00Z">
              <w:r w:rsidRPr="0014457C" w:rsidDel="00082494">
                <w:rPr>
                  <w:rFonts w:hint="eastAsia"/>
                </w:rPr>
                <w:delText>减少</w:delText>
              </w:r>
              <w:r w:rsidR="0027563B" w:rsidRPr="0014457C" w:rsidDel="00082494">
                <w:rPr>
                  <w:rFonts w:hint="eastAsia"/>
                </w:rPr>
                <w:delText>总</w:delText>
              </w:r>
              <w:r w:rsidR="00C039BF" w:rsidRPr="0014457C" w:rsidDel="00082494">
                <w:rPr>
                  <w:rFonts w:hint="eastAsia"/>
                </w:rPr>
                <w:delText>余额</w:delText>
              </w:r>
              <w:r w:rsidR="0027563B" w:rsidRPr="0014457C" w:rsidDel="00082494">
                <w:rPr>
                  <w:rFonts w:hint="eastAsia"/>
                </w:rPr>
                <w:delText>及可用余额</w:delText>
              </w:r>
            </w:del>
          </w:p>
        </w:tc>
        <w:tc>
          <w:tcPr>
            <w:tcW w:w="3192" w:type="dxa"/>
          </w:tcPr>
          <w:p w14:paraId="4B052535" w14:textId="2F9F0BF7" w:rsidR="00E85E2B" w:rsidRPr="0014457C" w:rsidDel="00082494" w:rsidRDefault="00E85E2B" w:rsidP="004F679A">
            <w:pPr>
              <w:ind w:left="0"/>
              <w:rPr>
                <w:del w:id="252" w:author="wang alex" w:date="2015-05-22T00:03:00Z"/>
              </w:rPr>
            </w:pPr>
            <w:del w:id="253" w:author="wang alex" w:date="2015-05-22T00:03:00Z">
              <w:r w:rsidRPr="0014457C" w:rsidDel="00082494">
                <w:rPr>
                  <w:rFonts w:hint="eastAsia"/>
                </w:rPr>
                <w:delText>有</w:delText>
              </w:r>
              <w:r w:rsidR="003D482B" w:rsidRPr="0014457C" w:rsidDel="00082494">
                <w:rPr>
                  <w:rFonts w:hint="eastAsia"/>
                </w:rPr>
                <w:delText>可用</w:delText>
              </w:r>
              <w:r w:rsidR="00C039BF" w:rsidRPr="0014457C" w:rsidDel="00082494">
                <w:rPr>
                  <w:rFonts w:hint="eastAsia"/>
                </w:rPr>
                <w:delText>余额</w:delText>
              </w:r>
              <w:r w:rsidRPr="0014457C" w:rsidDel="00082494">
                <w:rPr>
                  <w:rFonts w:hint="eastAsia"/>
                </w:rPr>
                <w:delText>时可发起</w:delText>
              </w:r>
            </w:del>
          </w:p>
        </w:tc>
      </w:tr>
      <w:tr w:rsidR="00E85E2B" w:rsidRPr="0014457C" w:rsidDel="00082494" w14:paraId="45A17656" w14:textId="71DF2406" w:rsidTr="00A252DB">
        <w:trPr>
          <w:del w:id="254" w:author="wang alex" w:date="2015-05-22T00:03:00Z"/>
        </w:trPr>
        <w:tc>
          <w:tcPr>
            <w:tcW w:w="3192" w:type="dxa"/>
          </w:tcPr>
          <w:p w14:paraId="44F00930" w14:textId="438C22B2" w:rsidR="00E85E2B" w:rsidRPr="0014457C" w:rsidDel="00082494" w:rsidRDefault="002332FD" w:rsidP="00050979">
            <w:pPr>
              <w:ind w:left="0"/>
              <w:rPr>
                <w:del w:id="255" w:author="wang alex" w:date="2015-05-22T00:03:00Z"/>
              </w:rPr>
            </w:pPr>
            <w:del w:id="256" w:author="wang alex" w:date="2015-05-22T00:03:00Z">
              <w:r w:rsidRPr="0014457C" w:rsidDel="00082494">
                <w:rPr>
                  <w:rFonts w:hint="eastAsia"/>
                </w:rPr>
                <w:delText>盈利划拨</w:delText>
              </w:r>
            </w:del>
          </w:p>
        </w:tc>
        <w:tc>
          <w:tcPr>
            <w:tcW w:w="3192" w:type="dxa"/>
          </w:tcPr>
          <w:p w14:paraId="479D48EF" w14:textId="498582C2" w:rsidR="00E85E2B" w:rsidRPr="0014457C" w:rsidDel="00082494" w:rsidRDefault="00E85E2B" w:rsidP="00437FE9">
            <w:pPr>
              <w:ind w:left="0"/>
              <w:rPr>
                <w:del w:id="257" w:author="wang alex" w:date="2015-05-22T00:03:00Z"/>
              </w:rPr>
            </w:pPr>
            <w:del w:id="258" w:author="wang alex" w:date="2015-05-22T00:03:00Z">
              <w:r w:rsidRPr="0014457C" w:rsidDel="00082494">
                <w:rPr>
                  <w:rFonts w:hint="eastAsia"/>
                </w:rPr>
                <w:delText>增加</w:delText>
              </w:r>
              <w:r w:rsidR="0027563B" w:rsidRPr="0014457C" w:rsidDel="00082494">
                <w:rPr>
                  <w:rFonts w:hint="eastAsia"/>
                </w:rPr>
                <w:delText>总</w:delText>
              </w:r>
              <w:r w:rsidR="00C039BF" w:rsidRPr="0014457C" w:rsidDel="00082494">
                <w:rPr>
                  <w:rFonts w:hint="eastAsia"/>
                </w:rPr>
                <w:delText>余额</w:delText>
              </w:r>
              <w:r w:rsidR="0027563B" w:rsidRPr="0014457C" w:rsidDel="00082494">
                <w:rPr>
                  <w:rFonts w:hint="eastAsia"/>
                </w:rPr>
                <w:delText>及可用余额</w:delText>
              </w:r>
            </w:del>
          </w:p>
        </w:tc>
        <w:tc>
          <w:tcPr>
            <w:tcW w:w="3192" w:type="dxa"/>
          </w:tcPr>
          <w:p w14:paraId="7803D223" w14:textId="35F0CC6C" w:rsidR="00E85E2B" w:rsidRPr="0014457C" w:rsidDel="00082494" w:rsidRDefault="00E85E2B" w:rsidP="002332FD">
            <w:pPr>
              <w:ind w:left="0"/>
              <w:rPr>
                <w:del w:id="259" w:author="wang alex" w:date="2015-05-22T00:03:00Z"/>
              </w:rPr>
            </w:pPr>
            <w:del w:id="260" w:author="wang alex" w:date="2015-05-22T00:03:00Z">
              <w:r w:rsidRPr="0014457C" w:rsidDel="00082494">
                <w:rPr>
                  <w:rFonts w:hint="eastAsia"/>
                </w:rPr>
                <w:delText>配资结束后</w:delText>
              </w:r>
              <w:r w:rsidR="003D482B" w:rsidRPr="0014457C" w:rsidDel="00082494">
                <w:rPr>
                  <w:rFonts w:hint="eastAsia"/>
                </w:rPr>
                <w:delText>T+1交易日</w:delText>
              </w:r>
              <w:r w:rsidRPr="0014457C" w:rsidDel="00082494">
                <w:rPr>
                  <w:rFonts w:hint="eastAsia"/>
                </w:rPr>
                <w:delText>发起</w:delText>
              </w:r>
            </w:del>
          </w:p>
        </w:tc>
      </w:tr>
      <w:tr w:rsidR="00E85E2B" w:rsidRPr="0014457C" w:rsidDel="00082494" w14:paraId="4FDC4F7C" w14:textId="583ED997" w:rsidTr="00A252DB">
        <w:trPr>
          <w:del w:id="261" w:author="wang alex" w:date="2015-05-22T00:03:00Z"/>
        </w:trPr>
        <w:tc>
          <w:tcPr>
            <w:tcW w:w="3192" w:type="dxa"/>
          </w:tcPr>
          <w:p w14:paraId="67CD7A00" w14:textId="7CBAE552" w:rsidR="00E85E2B" w:rsidRPr="0014457C" w:rsidDel="00082494" w:rsidRDefault="00E85E2B" w:rsidP="00050979">
            <w:pPr>
              <w:ind w:left="0"/>
              <w:rPr>
                <w:del w:id="262" w:author="wang alex" w:date="2015-05-22T00:03:00Z"/>
              </w:rPr>
            </w:pPr>
            <w:del w:id="263" w:author="wang alex" w:date="2015-05-22T00:03:00Z">
              <w:r w:rsidRPr="0014457C" w:rsidDel="00082494">
                <w:rPr>
                  <w:rFonts w:hint="eastAsia"/>
                </w:rPr>
                <w:delText>亏损扣减</w:delText>
              </w:r>
            </w:del>
          </w:p>
        </w:tc>
        <w:tc>
          <w:tcPr>
            <w:tcW w:w="3192" w:type="dxa"/>
          </w:tcPr>
          <w:p w14:paraId="50CE525A" w14:textId="0DF20031" w:rsidR="00E85E2B" w:rsidRPr="0014457C" w:rsidDel="00082494" w:rsidRDefault="00E85E2B" w:rsidP="00437FE9">
            <w:pPr>
              <w:ind w:left="0"/>
              <w:rPr>
                <w:del w:id="264" w:author="wang alex" w:date="2015-05-22T00:03:00Z"/>
              </w:rPr>
            </w:pPr>
            <w:del w:id="265" w:author="wang alex" w:date="2015-05-22T00:03:00Z">
              <w:r w:rsidRPr="0014457C" w:rsidDel="00082494">
                <w:rPr>
                  <w:rFonts w:hint="eastAsia"/>
                </w:rPr>
                <w:delText>减少</w:delText>
              </w:r>
              <w:r w:rsidR="008073F9" w:rsidRPr="0014457C" w:rsidDel="00082494">
                <w:rPr>
                  <w:rFonts w:hint="eastAsia"/>
                </w:rPr>
                <w:delText>总</w:delText>
              </w:r>
              <w:r w:rsidR="00C039BF" w:rsidRPr="0014457C" w:rsidDel="00082494">
                <w:rPr>
                  <w:rFonts w:hint="eastAsia"/>
                </w:rPr>
                <w:delText>余额</w:delText>
              </w:r>
              <w:r w:rsidR="008073F9" w:rsidRPr="0014457C" w:rsidDel="00082494">
                <w:rPr>
                  <w:rFonts w:hint="eastAsia"/>
                </w:rPr>
                <w:delText>及可用</w:delText>
              </w:r>
            </w:del>
          </w:p>
        </w:tc>
        <w:tc>
          <w:tcPr>
            <w:tcW w:w="3192" w:type="dxa"/>
          </w:tcPr>
          <w:p w14:paraId="163A264F" w14:textId="0887AE85" w:rsidR="00E85E2B" w:rsidRPr="0014457C" w:rsidDel="00082494" w:rsidRDefault="00E85E2B" w:rsidP="00050979">
            <w:pPr>
              <w:ind w:left="0"/>
              <w:rPr>
                <w:del w:id="266" w:author="wang alex" w:date="2015-05-22T00:03:00Z"/>
              </w:rPr>
            </w:pPr>
            <w:del w:id="267" w:author="wang alex" w:date="2015-05-22T00:03:00Z">
              <w:r w:rsidRPr="0014457C" w:rsidDel="00082494">
                <w:rPr>
                  <w:rFonts w:hint="eastAsia"/>
                </w:rPr>
                <w:delText>配资结束后发起</w:delText>
              </w:r>
            </w:del>
          </w:p>
        </w:tc>
      </w:tr>
      <w:tr w:rsidR="00E85E2B" w:rsidRPr="0014457C" w:rsidDel="00082494" w14:paraId="58118751" w14:textId="0D98FB0A" w:rsidTr="00A252DB">
        <w:trPr>
          <w:del w:id="268" w:author="wang alex" w:date="2015-05-22T00:03:00Z"/>
        </w:trPr>
        <w:tc>
          <w:tcPr>
            <w:tcW w:w="3192" w:type="dxa"/>
          </w:tcPr>
          <w:p w14:paraId="2A3B73CC" w14:textId="528BC7A3" w:rsidR="00E85E2B" w:rsidRPr="0014457C" w:rsidDel="00082494" w:rsidRDefault="00E85E2B" w:rsidP="00050979">
            <w:pPr>
              <w:ind w:left="0"/>
              <w:rPr>
                <w:del w:id="269" w:author="wang alex" w:date="2015-05-22T00:03:00Z"/>
              </w:rPr>
            </w:pPr>
            <w:del w:id="270" w:author="wang alex" w:date="2015-05-22T00:03:00Z">
              <w:r w:rsidRPr="0014457C" w:rsidDel="00082494">
                <w:rPr>
                  <w:rFonts w:hint="eastAsia"/>
                </w:rPr>
                <w:delText>冻结</w:delText>
              </w:r>
            </w:del>
          </w:p>
        </w:tc>
        <w:tc>
          <w:tcPr>
            <w:tcW w:w="3192" w:type="dxa"/>
          </w:tcPr>
          <w:p w14:paraId="45D628E8" w14:textId="24D97F96" w:rsidR="00E85E2B" w:rsidRPr="0014457C" w:rsidDel="00082494" w:rsidRDefault="008073F9" w:rsidP="00437FE9">
            <w:pPr>
              <w:ind w:left="0"/>
              <w:rPr>
                <w:del w:id="271" w:author="wang alex" w:date="2015-05-22T00:03:00Z"/>
              </w:rPr>
            </w:pPr>
            <w:del w:id="272" w:author="wang alex" w:date="2015-05-22T00:03:00Z">
              <w:r w:rsidRPr="0014457C" w:rsidDel="00082494">
                <w:rPr>
                  <w:rFonts w:hint="eastAsia"/>
                </w:rPr>
                <w:delText>增加冻结金额</w:delText>
              </w:r>
              <w:r w:rsidR="004F679A" w:rsidRPr="0014457C" w:rsidDel="00082494">
                <w:rPr>
                  <w:rFonts w:hint="eastAsia"/>
                </w:rPr>
                <w:delText>，减少可用余额</w:delText>
              </w:r>
            </w:del>
          </w:p>
        </w:tc>
        <w:tc>
          <w:tcPr>
            <w:tcW w:w="3192" w:type="dxa"/>
          </w:tcPr>
          <w:p w14:paraId="43EC3747" w14:textId="744B7373" w:rsidR="00E85E2B" w:rsidRPr="0014457C" w:rsidDel="00082494" w:rsidRDefault="003D482B" w:rsidP="003D482B">
            <w:pPr>
              <w:ind w:left="0"/>
              <w:rPr>
                <w:del w:id="273" w:author="wang alex" w:date="2015-05-22T00:03:00Z"/>
              </w:rPr>
            </w:pPr>
            <w:del w:id="274" w:author="wang alex" w:date="2015-05-22T00:03:00Z">
              <w:r w:rsidRPr="0014457C" w:rsidDel="00082494">
                <w:rPr>
                  <w:rFonts w:hint="eastAsia"/>
                </w:rPr>
                <w:delText>配资申请时发起</w:delText>
              </w:r>
            </w:del>
          </w:p>
        </w:tc>
      </w:tr>
      <w:tr w:rsidR="00E85E2B" w:rsidRPr="0014457C" w:rsidDel="00082494" w14:paraId="444242AE" w14:textId="7D50771D" w:rsidTr="00A252DB">
        <w:trPr>
          <w:del w:id="275" w:author="wang alex" w:date="2015-05-22T00:03:00Z"/>
        </w:trPr>
        <w:tc>
          <w:tcPr>
            <w:tcW w:w="3192" w:type="dxa"/>
          </w:tcPr>
          <w:p w14:paraId="4886D4A5" w14:textId="714B3A68" w:rsidR="00E85E2B" w:rsidRPr="0014457C" w:rsidDel="00082494" w:rsidRDefault="00E85E2B" w:rsidP="00050979">
            <w:pPr>
              <w:ind w:left="0"/>
              <w:rPr>
                <w:del w:id="276" w:author="wang alex" w:date="2015-05-22T00:03:00Z"/>
              </w:rPr>
            </w:pPr>
            <w:del w:id="277" w:author="wang alex" w:date="2015-05-22T00:03:00Z">
              <w:r w:rsidRPr="0014457C" w:rsidDel="00082494">
                <w:rPr>
                  <w:rFonts w:hint="eastAsia"/>
                </w:rPr>
                <w:delText>解冻</w:delText>
              </w:r>
            </w:del>
          </w:p>
        </w:tc>
        <w:tc>
          <w:tcPr>
            <w:tcW w:w="3192" w:type="dxa"/>
          </w:tcPr>
          <w:p w14:paraId="77988E56" w14:textId="22AF3F21" w:rsidR="00E85E2B" w:rsidRPr="0014457C" w:rsidDel="00082494" w:rsidRDefault="00E85E2B" w:rsidP="004F679A">
            <w:pPr>
              <w:ind w:left="0"/>
              <w:rPr>
                <w:del w:id="278" w:author="wang alex" w:date="2015-05-22T00:03:00Z"/>
              </w:rPr>
            </w:pPr>
            <w:del w:id="279" w:author="wang alex" w:date="2015-05-22T00:03:00Z">
              <w:r w:rsidRPr="0014457C" w:rsidDel="00082494">
                <w:rPr>
                  <w:rFonts w:hint="eastAsia"/>
                </w:rPr>
                <w:delText>解冻冻结</w:delText>
              </w:r>
              <w:r w:rsidR="00C039BF" w:rsidRPr="0014457C" w:rsidDel="00082494">
                <w:rPr>
                  <w:rFonts w:hint="eastAsia"/>
                </w:rPr>
                <w:delText>余额</w:delText>
              </w:r>
              <w:r w:rsidR="004F679A" w:rsidRPr="0014457C" w:rsidDel="00082494">
                <w:rPr>
                  <w:rFonts w:hint="eastAsia"/>
                </w:rPr>
                <w:delText>，增加可用余额</w:delText>
              </w:r>
            </w:del>
          </w:p>
        </w:tc>
        <w:tc>
          <w:tcPr>
            <w:tcW w:w="3192" w:type="dxa"/>
          </w:tcPr>
          <w:p w14:paraId="329975A0" w14:textId="30D88419" w:rsidR="00E85E2B" w:rsidRPr="0014457C" w:rsidDel="00082494" w:rsidRDefault="00E85E2B" w:rsidP="00050979">
            <w:pPr>
              <w:ind w:left="0"/>
              <w:rPr>
                <w:del w:id="280" w:author="wang alex" w:date="2015-05-22T00:03:00Z"/>
              </w:rPr>
            </w:pPr>
            <w:del w:id="281" w:author="wang alex" w:date="2015-05-22T00:03:00Z">
              <w:r w:rsidRPr="0014457C" w:rsidDel="00082494">
                <w:rPr>
                  <w:rFonts w:hint="eastAsia"/>
                </w:rPr>
                <w:delText>配资结束后发起</w:delText>
              </w:r>
            </w:del>
          </w:p>
        </w:tc>
      </w:tr>
      <w:tr w:rsidR="00E85E2B" w:rsidRPr="0014457C" w:rsidDel="00082494" w14:paraId="67CC55D6" w14:textId="1024EDB5" w:rsidTr="00A252DB">
        <w:trPr>
          <w:del w:id="282" w:author="wang alex" w:date="2015-05-22T00:03:00Z"/>
        </w:trPr>
        <w:tc>
          <w:tcPr>
            <w:tcW w:w="3192" w:type="dxa"/>
          </w:tcPr>
          <w:p w14:paraId="2B612529" w14:textId="18271011" w:rsidR="00E85E2B" w:rsidRPr="0014457C" w:rsidDel="00082494" w:rsidRDefault="00E85E2B" w:rsidP="00050979">
            <w:pPr>
              <w:ind w:left="0"/>
              <w:rPr>
                <w:del w:id="283" w:author="wang alex" w:date="2015-05-22T00:03:00Z"/>
              </w:rPr>
            </w:pPr>
            <w:del w:id="284" w:author="wang alex" w:date="2015-05-22T00:03:00Z">
              <w:r w:rsidRPr="0014457C" w:rsidDel="00082494">
                <w:rPr>
                  <w:rFonts w:hint="eastAsia"/>
                </w:rPr>
                <w:delText>差错调整</w:delText>
              </w:r>
            </w:del>
          </w:p>
        </w:tc>
        <w:tc>
          <w:tcPr>
            <w:tcW w:w="3192" w:type="dxa"/>
          </w:tcPr>
          <w:p w14:paraId="48DB6744" w14:textId="73E1FDEA" w:rsidR="00E85E2B" w:rsidRPr="0014457C" w:rsidDel="00082494" w:rsidRDefault="00E85E2B" w:rsidP="00437FE9">
            <w:pPr>
              <w:ind w:left="0"/>
              <w:rPr>
                <w:del w:id="285" w:author="wang alex" w:date="2015-05-22T00:03:00Z"/>
              </w:rPr>
            </w:pPr>
            <w:del w:id="286" w:author="wang alex" w:date="2015-05-22T00:03:00Z">
              <w:r w:rsidRPr="0014457C" w:rsidDel="00082494">
                <w:rPr>
                  <w:rFonts w:hint="eastAsia"/>
                </w:rPr>
                <w:delText>增加或减少</w:delText>
              </w:r>
              <w:r w:rsidR="00C039BF" w:rsidRPr="0014457C" w:rsidDel="00082494">
                <w:rPr>
                  <w:rFonts w:hint="eastAsia"/>
                </w:rPr>
                <w:delText>余额</w:delText>
              </w:r>
            </w:del>
          </w:p>
        </w:tc>
        <w:tc>
          <w:tcPr>
            <w:tcW w:w="3192" w:type="dxa"/>
          </w:tcPr>
          <w:p w14:paraId="24157F96" w14:textId="349D4320" w:rsidR="00E85E2B" w:rsidRPr="0014457C" w:rsidDel="00082494" w:rsidRDefault="00E85E2B" w:rsidP="00050979">
            <w:pPr>
              <w:ind w:left="0"/>
              <w:rPr>
                <w:del w:id="287" w:author="wang alex" w:date="2015-05-22T00:03:00Z"/>
              </w:rPr>
            </w:pPr>
            <w:del w:id="288" w:author="wang alex" w:date="2015-05-22T00:03:00Z">
              <w:r w:rsidRPr="0014457C" w:rsidDel="00082494">
                <w:rPr>
                  <w:rFonts w:hint="eastAsia"/>
                </w:rPr>
                <w:delText>争议处理后人工调整发起</w:delText>
              </w:r>
            </w:del>
          </w:p>
        </w:tc>
      </w:tr>
    </w:tbl>
    <w:p w14:paraId="68EEF504" w14:textId="19F3BFAC" w:rsidR="00A252DB" w:rsidRPr="0014457C" w:rsidRDefault="00A252DB">
      <w:pPr>
        <w:ind w:left="0"/>
        <w:pPrChange w:id="289" w:author="wang alex" w:date="2015-05-22T00:03:00Z">
          <w:pPr/>
        </w:pPrChange>
      </w:pPr>
    </w:p>
    <w:p w14:paraId="22193D45" w14:textId="2F36EB8F" w:rsidR="007219C8" w:rsidRPr="0014457C" w:rsidRDefault="007219C8" w:rsidP="007219C8">
      <w:pPr>
        <w:pStyle w:val="2"/>
        <w:rPr>
          <w:rFonts w:ascii="微软雅黑" w:hAnsi="微软雅黑"/>
        </w:rPr>
      </w:pPr>
      <w:bookmarkStart w:id="290" w:name="_Toc293477861"/>
      <w:r w:rsidRPr="0014457C">
        <w:rPr>
          <w:rFonts w:ascii="微软雅黑" w:hAnsi="微软雅黑" w:hint="eastAsia"/>
        </w:rPr>
        <w:t>帐户相关交易</w:t>
      </w:r>
      <w:bookmarkEnd w:id="290"/>
    </w:p>
    <w:p w14:paraId="1478CED7" w14:textId="45B62C5C" w:rsidR="006E184D" w:rsidRPr="0014457C" w:rsidRDefault="006E184D" w:rsidP="006E184D">
      <w:pPr>
        <w:pStyle w:val="3"/>
        <w:rPr>
          <w:rFonts w:eastAsia="微软雅黑"/>
        </w:rPr>
      </w:pPr>
      <w:bookmarkStart w:id="291" w:name="_Toc293477862"/>
      <w:r w:rsidRPr="0014457C">
        <w:rPr>
          <w:rFonts w:eastAsia="微软雅黑" w:hint="eastAsia"/>
        </w:rPr>
        <w:t>充值</w:t>
      </w:r>
      <w:bookmarkEnd w:id="291"/>
    </w:p>
    <w:p w14:paraId="5150A4C2" w14:textId="77777777" w:rsidR="006E184D" w:rsidRPr="0014457C" w:rsidRDefault="006E184D" w:rsidP="006E184D">
      <w:r w:rsidRPr="0014457C">
        <w:rPr>
          <w:rFonts w:hint="eastAsia"/>
        </w:rPr>
        <w:t>用户充值主流程如下：</w:t>
      </w:r>
    </w:p>
    <w:p w14:paraId="1DCD97EC" w14:textId="1749523D" w:rsidR="006E184D" w:rsidRPr="0014457C" w:rsidRDefault="00DD6E96" w:rsidP="000F7953">
      <w:pPr>
        <w:pStyle w:val="a7"/>
        <w:numPr>
          <w:ilvl w:val="0"/>
          <w:numId w:val="37"/>
        </w:numPr>
      </w:pPr>
      <w:r w:rsidRPr="0014457C">
        <w:rPr>
          <w:rFonts w:hint="eastAsia"/>
        </w:rPr>
        <w:t>用户进入资金账户</w:t>
      </w:r>
      <w:r w:rsidR="006E184D" w:rsidRPr="0014457C">
        <w:rPr>
          <w:rFonts w:hint="eastAsia"/>
        </w:rPr>
        <w:t>，通过已绑定银行卡进行充值</w:t>
      </w:r>
    </w:p>
    <w:p w14:paraId="7349EC5B" w14:textId="77777777" w:rsidR="006E184D" w:rsidRPr="0014457C" w:rsidRDefault="006E184D" w:rsidP="000F7953">
      <w:pPr>
        <w:pStyle w:val="a7"/>
        <w:numPr>
          <w:ilvl w:val="0"/>
          <w:numId w:val="37"/>
        </w:numPr>
      </w:pPr>
      <w:r w:rsidRPr="0014457C">
        <w:rPr>
          <w:rFonts w:hint="eastAsia"/>
        </w:rPr>
        <w:t>后台检查用户是否已经绑定银行卡，如未绑定则需要先绑定银行卡，后台通过资金托管方的资金托管充值完成充值</w:t>
      </w:r>
    </w:p>
    <w:p w14:paraId="1519B50E" w14:textId="4CD558CE" w:rsidR="006E184D" w:rsidRPr="0014457C" w:rsidRDefault="006E184D" w:rsidP="000F7953">
      <w:pPr>
        <w:pStyle w:val="a7"/>
        <w:numPr>
          <w:ilvl w:val="0"/>
          <w:numId w:val="37"/>
        </w:numPr>
      </w:pPr>
      <w:r w:rsidRPr="0014457C">
        <w:rPr>
          <w:rFonts w:hint="eastAsia"/>
        </w:rPr>
        <w:t>资金托管充值成功后更新本地用户帐户可用余额及总额</w:t>
      </w:r>
    </w:p>
    <w:p w14:paraId="1643A923" w14:textId="3DA41C47" w:rsidR="006E184D" w:rsidRPr="0014457C" w:rsidRDefault="002F1028" w:rsidP="006E184D">
      <w:r w:rsidRPr="0014457C">
        <w:rPr>
          <w:noProof/>
        </w:rPr>
        <w:lastRenderedPageBreak/>
        <w:drawing>
          <wp:inline distT="0" distB="0" distL="0" distR="0" wp14:anchorId="21FB1E70" wp14:editId="3BCA22D3">
            <wp:extent cx="5682343" cy="3216438"/>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2495" cy="3216524"/>
                    </a:xfrm>
                    <a:prstGeom prst="rect">
                      <a:avLst/>
                    </a:prstGeom>
                    <a:noFill/>
                    <a:ln>
                      <a:noFill/>
                    </a:ln>
                  </pic:spPr>
                </pic:pic>
              </a:graphicData>
            </a:graphic>
          </wp:inline>
        </w:drawing>
      </w:r>
    </w:p>
    <w:p w14:paraId="3CBC6F65" w14:textId="77777777" w:rsidR="006E184D" w:rsidRPr="0014457C" w:rsidRDefault="006E184D" w:rsidP="006E184D">
      <w:r w:rsidRPr="0014457C">
        <w:rPr>
          <w:rFonts w:hint="eastAsia"/>
        </w:rPr>
        <w:t>【帐户变动】</w:t>
      </w:r>
    </w:p>
    <w:tbl>
      <w:tblPr>
        <w:tblW w:w="7518" w:type="dxa"/>
        <w:tblInd w:w="401" w:type="dxa"/>
        <w:tblLook w:val="04A0" w:firstRow="1" w:lastRow="0" w:firstColumn="1" w:lastColumn="0" w:noHBand="0" w:noVBand="1"/>
      </w:tblPr>
      <w:tblGrid>
        <w:gridCol w:w="1281"/>
        <w:gridCol w:w="1276"/>
        <w:gridCol w:w="1377"/>
        <w:gridCol w:w="1883"/>
        <w:gridCol w:w="1701"/>
      </w:tblGrid>
      <w:tr w:rsidR="006E184D" w:rsidRPr="0014457C" w14:paraId="44B88DBD" w14:textId="77777777" w:rsidTr="00A31DBA">
        <w:trPr>
          <w:trHeight w:val="540"/>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A3AB4"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场景</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77ACA08"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377" w:type="dxa"/>
            <w:tcBorders>
              <w:top w:val="single" w:sz="4" w:space="0" w:color="auto"/>
              <w:left w:val="nil"/>
              <w:bottom w:val="single" w:sz="4" w:space="0" w:color="auto"/>
              <w:right w:val="single" w:sz="4" w:space="0" w:color="auto"/>
            </w:tcBorders>
            <w:shd w:val="clear" w:color="auto" w:fill="auto"/>
            <w:vAlign w:val="center"/>
            <w:hideMark/>
          </w:tcPr>
          <w:p w14:paraId="7CA5690C"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83" w:type="dxa"/>
            <w:tcBorders>
              <w:top w:val="single" w:sz="4" w:space="0" w:color="auto"/>
              <w:left w:val="nil"/>
              <w:bottom w:val="single" w:sz="4" w:space="0" w:color="auto"/>
              <w:right w:val="single" w:sz="4" w:space="0" w:color="auto"/>
            </w:tcBorders>
            <w:shd w:val="clear" w:color="auto" w:fill="auto"/>
            <w:vAlign w:val="center"/>
            <w:hideMark/>
          </w:tcPr>
          <w:p w14:paraId="70BBF0E2"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515144C"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6E184D" w:rsidRPr="0014457C" w14:paraId="465762E1" w14:textId="77777777" w:rsidTr="00A31DBA">
        <w:trPr>
          <w:trHeight w:val="810"/>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77225550"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b/>
                <w:bCs/>
                <w:color w:val="000000"/>
                <w:kern w:val="0"/>
                <w:sz w:val="22"/>
                <w:szCs w:val="22"/>
              </w:rPr>
              <w:t>用户充值</w:t>
            </w:r>
            <w:r w:rsidRPr="0014457C">
              <w:rPr>
                <w:rFonts w:cs="宋体" w:hint="eastAsia"/>
                <w:color w:val="000000"/>
                <w:kern w:val="0"/>
                <w:sz w:val="22"/>
                <w:szCs w:val="22"/>
              </w:rPr>
              <w:br/>
              <w:t>2000元</w:t>
            </w:r>
          </w:p>
        </w:tc>
        <w:tc>
          <w:tcPr>
            <w:tcW w:w="1276" w:type="dxa"/>
            <w:tcBorders>
              <w:top w:val="nil"/>
              <w:left w:val="nil"/>
              <w:bottom w:val="single" w:sz="4" w:space="0" w:color="auto"/>
              <w:right w:val="single" w:sz="4" w:space="0" w:color="auto"/>
            </w:tcBorders>
            <w:shd w:val="clear" w:color="auto" w:fill="auto"/>
            <w:vAlign w:val="center"/>
            <w:hideMark/>
          </w:tcPr>
          <w:p w14:paraId="7B2FCD1A"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托管充值</w:t>
            </w:r>
          </w:p>
        </w:tc>
        <w:tc>
          <w:tcPr>
            <w:tcW w:w="1377" w:type="dxa"/>
            <w:tcBorders>
              <w:top w:val="nil"/>
              <w:left w:val="nil"/>
              <w:bottom w:val="single" w:sz="4" w:space="0" w:color="auto"/>
              <w:right w:val="single" w:sz="4" w:space="0" w:color="auto"/>
            </w:tcBorders>
            <w:shd w:val="clear" w:color="auto" w:fill="auto"/>
            <w:vAlign w:val="center"/>
            <w:hideMark/>
          </w:tcPr>
          <w:p w14:paraId="73DC6623" w14:textId="77777777" w:rsidR="006E184D" w:rsidRPr="0014457C" w:rsidRDefault="006E184D" w:rsidP="00A31DBA">
            <w:pPr>
              <w:widowControl/>
              <w:spacing w:after="0"/>
              <w:ind w:left="0"/>
              <w:rPr>
                <w:rFonts w:cs="宋体"/>
                <w:color w:val="000000"/>
                <w:kern w:val="0"/>
                <w:sz w:val="22"/>
                <w:szCs w:val="22"/>
              </w:rPr>
            </w:pPr>
            <w:r w:rsidRPr="0014457C">
              <w:rPr>
                <w:rFonts w:cs="宋体" w:hint="eastAsia"/>
                <w:color w:val="000000"/>
                <w:kern w:val="0"/>
                <w:sz w:val="22"/>
                <w:szCs w:val="22"/>
              </w:rPr>
              <w:t>2000</w:t>
            </w:r>
          </w:p>
        </w:tc>
        <w:tc>
          <w:tcPr>
            <w:tcW w:w="1883" w:type="dxa"/>
            <w:tcBorders>
              <w:top w:val="nil"/>
              <w:left w:val="nil"/>
              <w:bottom w:val="single" w:sz="4" w:space="0" w:color="auto"/>
              <w:right w:val="single" w:sz="4" w:space="0" w:color="auto"/>
            </w:tcBorders>
            <w:shd w:val="clear" w:color="auto" w:fill="auto"/>
            <w:vAlign w:val="bottom"/>
            <w:hideMark/>
          </w:tcPr>
          <w:p w14:paraId="69474B1E" w14:textId="76103B5F" w:rsidR="006E184D" w:rsidRPr="0014457C" w:rsidRDefault="006E184D" w:rsidP="00044FB7">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1701" w:type="dxa"/>
            <w:tcBorders>
              <w:top w:val="nil"/>
              <w:left w:val="nil"/>
              <w:bottom w:val="single" w:sz="4" w:space="0" w:color="auto"/>
              <w:right w:val="single" w:sz="4" w:space="0" w:color="auto"/>
            </w:tcBorders>
            <w:shd w:val="clear" w:color="auto" w:fill="auto"/>
            <w:vAlign w:val="bottom"/>
            <w:hideMark/>
          </w:tcPr>
          <w:p w14:paraId="6F19A838" w14:textId="7F406416" w:rsidR="006E184D" w:rsidRPr="0014457C" w:rsidRDefault="006E184D" w:rsidP="00586972">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bl>
    <w:p w14:paraId="2179395E" w14:textId="77777777" w:rsidR="006E184D" w:rsidRPr="0014457C" w:rsidRDefault="006E184D" w:rsidP="006E184D"/>
    <w:p w14:paraId="429A86A4" w14:textId="77777777" w:rsidR="006E184D" w:rsidRPr="0014457C" w:rsidRDefault="006E184D" w:rsidP="006E184D">
      <w:pPr>
        <w:rPr>
          <w:color w:val="FF0000"/>
        </w:rPr>
      </w:pPr>
      <w:r w:rsidRPr="0014457C">
        <w:rPr>
          <w:rFonts w:hint="eastAsia"/>
          <w:color w:val="FF0000"/>
        </w:rPr>
        <w:t>【超时处理】</w:t>
      </w:r>
    </w:p>
    <w:p w14:paraId="3D2C23F6" w14:textId="13109E85" w:rsidR="006E184D" w:rsidRPr="0014457C" w:rsidRDefault="006E184D" w:rsidP="000F7953">
      <w:pPr>
        <w:pStyle w:val="a7"/>
        <w:numPr>
          <w:ilvl w:val="0"/>
          <w:numId w:val="8"/>
        </w:numPr>
      </w:pPr>
      <w:r w:rsidRPr="0014457C">
        <w:rPr>
          <w:rFonts w:hint="eastAsia"/>
        </w:rPr>
        <w:t>应答超时后日间系统通过轮询交易状态保证平台账户余额与</w:t>
      </w:r>
      <w:r w:rsidR="001E7321" w:rsidRPr="0014457C">
        <w:rPr>
          <w:rFonts w:hint="eastAsia"/>
        </w:rPr>
        <w:t>托管账户</w:t>
      </w:r>
      <w:r w:rsidRPr="0014457C">
        <w:rPr>
          <w:rFonts w:hint="eastAsia"/>
        </w:rPr>
        <w:t>一致</w:t>
      </w:r>
    </w:p>
    <w:p w14:paraId="5C665857" w14:textId="4D6A3908" w:rsidR="000C68D1" w:rsidRPr="0014457C" w:rsidRDefault="006E184D" w:rsidP="000F7953">
      <w:pPr>
        <w:pStyle w:val="a7"/>
        <w:numPr>
          <w:ilvl w:val="0"/>
          <w:numId w:val="8"/>
        </w:numPr>
      </w:pPr>
      <w:r w:rsidRPr="0014457C">
        <w:rPr>
          <w:rFonts w:hint="eastAsia"/>
        </w:rPr>
        <w:t>截止日终仍不能确认的交易，由系统出具报表提供运营确认，运营通过线下与</w:t>
      </w:r>
      <w:r w:rsidR="00CD0271" w:rsidRPr="0014457C">
        <w:rPr>
          <w:rFonts w:hint="eastAsia"/>
        </w:rPr>
        <w:t>托管方</w:t>
      </w:r>
      <w:r w:rsidRPr="0014457C">
        <w:rPr>
          <w:rFonts w:hint="eastAsia"/>
        </w:rPr>
        <w:t>确认原因后，对充值交易明细进行补账，增加平台方用户可用余额。详情见【运营】部分中的【账务调整】</w:t>
      </w:r>
    </w:p>
    <w:p w14:paraId="281AF1E9" w14:textId="40754CF0" w:rsidR="00DB1B52" w:rsidRPr="0014457C" w:rsidRDefault="00DB1B52" w:rsidP="00DB1B52">
      <w:pPr>
        <w:pStyle w:val="3"/>
        <w:rPr>
          <w:rFonts w:eastAsia="微软雅黑"/>
        </w:rPr>
      </w:pPr>
      <w:bookmarkStart w:id="292" w:name="_Toc293477863"/>
      <w:r w:rsidRPr="0014457C">
        <w:rPr>
          <w:rFonts w:eastAsia="微软雅黑" w:hint="eastAsia"/>
        </w:rPr>
        <w:t>取现</w:t>
      </w:r>
      <w:bookmarkEnd w:id="292"/>
    </w:p>
    <w:p w14:paraId="1288AD71" w14:textId="5FB3C0DB" w:rsidR="004A02B7" w:rsidRPr="0014457C" w:rsidRDefault="004A02B7" w:rsidP="001E7F5B">
      <w:r w:rsidRPr="0014457C">
        <w:rPr>
          <w:rFonts w:hint="eastAsia"/>
        </w:rPr>
        <w:t>用户可根据系统规则将余额提现到绑定的银行卡上，到账日为</w:t>
      </w:r>
      <w:ins w:id="293" w:author="wang alex" w:date="2015-05-22T11:40:00Z">
        <w:r w:rsidR="001E7F5B">
          <w:rPr>
            <w:rFonts w:hint="eastAsia"/>
          </w:rPr>
          <w:t>T+1或者</w:t>
        </w:r>
      </w:ins>
      <w:r w:rsidRPr="0014457C">
        <w:rPr>
          <w:rFonts w:hint="eastAsia"/>
        </w:rPr>
        <w:t>T+2工作日</w:t>
      </w:r>
    </w:p>
    <w:p w14:paraId="207274B6" w14:textId="77777777" w:rsidR="004A02B7" w:rsidRPr="0014457C" w:rsidRDefault="004A02B7" w:rsidP="004A02B7">
      <w:r w:rsidRPr="0014457C">
        <w:rPr>
          <w:rFonts w:hint="eastAsia"/>
        </w:rPr>
        <w:t>主流程如下</w:t>
      </w:r>
    </w:p>
    <w:p w14:paraId="61F4277B" w14:textId="1F485A74" w:rsidR="004A02B7" w:rsidRPr="0014457C" w:rsidRDefault="00797689" w:rsidP="004A02B7">
      <w:r w:rsidRPr="0014457C">
        <w:rPr>
          <w:noProof/>
        </w:rPr>
        <w:lastRenderedPageBreak/>
        <w:drawing>
          <wp:inline distT="0" distB="0" distL="0" distR="0" wp14:anchorId="000370CB" wp14:editId="54CEED66">
            <wp:extent cx="5568043" cy="2736637"/>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968" cy="2737092"/>
                    </a:xfrm>
                    <a:prstGeom prst="rect">
                      <a:avLst/>
                    </a:prstGeom>
                    <a:noFill/>
                    <a:ln>
                      <a:noFill/>
                    </a:ln>
                  </pic:spPr>
                </pic:pic>
              </a:graphicData>
            </a:graphic>
          </wp:inline>
        </w:drawing>
      </w:r>
    </w:p>
    <w:p w14:paraId="6E9B90D1" w14:textId="77777777" w:rsidR="004A02B7" w:rsidRPr="0014457C" w:rsidRDefault="004A02B7" w:rsidP="004A02B7">
      <w:r w:rsidRPr="0014457C">
        <w:rPr>
          <w:rFonts w:hint="eastAsia"/>
        </w:rPr>
        <w:t>【帐户变动】</w:t>
      </w:r>
    </w:p>
    <w:p w14:paraId="610F9AC9" w14:textId="77777777" w:rsidR="004A02B7" w:rsidRPr="0014457C" w:rsidRDefault="004A02B7" w:rsidP="004A02B7">
      <w:r w:rsidRPr="0014457C">
        <w:rPr>
          <w:rFonts w:hint="eastAsia"/>
        </w:rPr>
        <w:t>提现成功</w:t>
      </w:r>
    </w:p>
    <w:p w14:paraId="2EB1EA69" w14:textId="77777777" w:rsidR="004A02B7" w:rsidRPr="0014457C" w:rsidRDefault="004A02B7" w:rsidP="004A02B7">
      <w:r w:rsidRPr="0014457C">
        <w:rPr>
          <w:rFonts w:hint="eastAsia"/>
        </w:rPr>
        <w:t>场景：用户提现     金额：500.5</w:t>
      </w:r>
      <w:r w:rsidRPr="0014457C">
        <w:t>元</w:t>
      </w:r>
    </w:p>
    <w:p w14:paraId="7A7A8C5E" w14:textId="77777777" w:rsidR="004A02B7" w:rsidRPr="0014457C" w:rsidRDefault="004A02B7" w:rsidP="004A02B7">
      <w:r w:rsidRPr="0014457C">
        <w:t>提现退票</w:t>
      </w:r>
    </w:p>
    <w:p w14:paraId="4A67E444" w14:textId="77777777" w:rsidR="004A02B7" w:rsidRPr="0014457C" w:rsidRDefault="004A02B7" w:rsidP="004A02B7">
      <w:r w:rsidRPr="0014457C">
        <w:rPr>
          <w:rFonts w:hint="eastAsia"/>
        </w:rPr>
        <w:t>场景：银行退票     金额：500.5</w:t>
      </w:r>
      <w:r w:rsidRPr="0014457C">
        <w:t>元</w:t>
      </w:r>
    </w:p>
    <w:p w14:paraId="0EACD0C2" w14:textId="77777777" w:rsidR="004A02B7" w:rsidRPr="0014457C" w:rsidRDefault="004A02B7" w:rsidP="004A02B7"/>
    <w:tbl>
      <w:tblPr>
        <w:tblW w:w="7229" w:type="dxa"/>
        <w:tblInd w:w="392" w:type="dxa"/>
        <w:tblLook w:val="04A0" w:firstRow="1" w:lastRow="0" w:firstColumn="1" w:lastColumn="0" w:noHBand="0" w:noVBand="1"/>
      </w:tblPr>
      <w:tblGrid>
        <w:gridCol w:w="1134"/>
        <w:gridCol w:w="1701"/>
        <w:gridCol w:w="2126"/>
        <w:gridCol w:w="2268"/>
      </w:tblGrid>
      <w:tr w:rsidR="004A02B7" w:rsidRPr="0014457C" w14:paraId="6ACDF8E7" w14:textId="77777777" w:rsidTr="00A31DBA">
        <w:trPr>
          <w:trHeight w:val="27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63F7"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9F4CB20"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F218702"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4451F49"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4A02B7" w:rsidRPr="0014457C" w14:paraId="3CFE23AF" w14:textId="77777777" w:rsidTr="00A31DBA">
        <w:trPr>
          <w:trHeight w:val="54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AD29765"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托管提现</w:t>
            </w:r>
          </w:p>
        </w:tc>
        <w:tc>
          <w:tcPr>
            <w:tcW w:w="1701" w:type="dxa"/>
            <w:tcBorders>
              <w:top w:val="nil"/>
              <w:left w:val="nil"/>
              <w:bottom w:val="single" w:sz="4" w:space="0" w:color="auto"/>
              <w:right w:val="single" w:sz="4" w:space="0" w:color="auto"/>
            </w:tcBorders>
            <w:shd w:val="clear" w:color="auto" w:fill="auto"/>
            <w:vAlign w:val="center"/>
            <w:hideMark/>
          </w:tcPr>
          <w:p w14:paraId="7C070A07"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500.5（提现金额）</w:t>
            </w:r>
          </w:p>
        </w:tc>
        <w:tc>
          <w:tcPr>
            <w:tcW w:w="2126" w:type="dxa"/>
            <w:tcBorders>
              <w:top w:val="nil"/>
              <w:left w:val="nil"/>
              <w:bottom w:val="single" w:sz="4" w:space="0" w:color="auto"/>
              <w:right w:val="single" w:sz="4" w:space="0" w:color="auto"/>
            </w:tcBorders>
            <w:shd w:val="clear" w:color="auto" w:fill="auto"/>
            <w:vAlign w:val="bottom"/>
            <w:hideMark/>
          </w:tcPr>
          <w:p w14:paraId="3518B6FD" w14:textId="5D61DD83"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1030D8E9" w14:textId="0E7BE5A0"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r w:rsidR="004A02B7" w:rsidRPr="0014457C" w14:paraId="61C1558D" w14:textId="77777777" w:rsidTr="00A31DBA">
        <w:trPr>
          <w:trHeight w:val="810"/>
        </w:trPr>
        <w:tc>
          <w:tcPr>
            <w:tcW w:w="1134" w:type="dxa"/>
            <w:tcBorders>
              <w:top w:val="nil"/>
              <w:left w:val="single" w:sz="4" w:space="0" w:color="auto"/>
              <w:bottom w:val="single" w:sz="4" w:space="0" w:color="auto"/>
              <w:right w:val="single" w:sz="4" w:space="0" w:color="auto"/>
            </w:tcBorders>
            <w:shd w:val="clear" w:color="auto" w:fill="auto"/>
            <w:vAlign w:val="center"/>
            <w:hideMark/>
          </w:tcPr>
          <w:p w14:paraId="7CABBD86"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平台内部回冲</w:t>
            </w:r>
          </w:p>
        </w:tc>
        <w:tc>
          <w:tcPr>
            <w:tcW w:w="1701" w:type="dxa"/>
            <w:tcBorders>
              <w:top w:val="nil"/>
              <w:left w:val="nil"/>
              <w:bottom w:val="single" w:sz="4" w:space="0" w:color="auto"/>
              <w:right w:val="single" w:sz="4" w:space="0" w:color="auto"/>
            </w:tcBorders>
            <w:shd w:val="clear" w:color="auto" w:fill="auto"/>
            <w:vAlign w:val="center"/>
            <w:hideMark/>
          </w:tcPr>
          <w:p w14:paraId="6392AC6C" w14:textId="77777777" w:rsidR="004A02B7" w:rsidRPr="0014457C" w:rsidRDefault="004A02B7" w:rsidP="00A31DBA">
            <w:pPr>
              <w:widowControl/>
              <w:spacing w:after="0"/>
              <w:ind w:left="0"/>
              <w:rPr>
                <w:rFonts w:cs="宋体"/>
                <w:color w:val="000000"/>
                <w:kern w:val="0"/>
                <w:sz w:val="22"/>
                <w:szCs w:val="22"/>
              </w:rPr>
            </w:pPr>
            <w:r w:rsidRPr="0014457C">
              <w:rPr>
                <w:rFonts w:cs="宋体" w:hint="eastAsia"/>
                <w:color w:val="000000"/>
                <w:kern w:val="0"/>
                <w:sz w:val="22"/>
                <w:szCs w:val="22"/>
              </w:rPr>
              <w:t>500.5（银行退票金额）</w:t>
            </w:r>
          </w:p>
        </w:tc>
        <w:tc>
          <w:tcPr>
            <w:tcW w:w="2126" w:type="dxa"/>
            <w:tcBorders>
              <w:top w:val="nil"/>
              <w:left w:val="nil"/>
              <w:bottom w:val="single" w:sz="4" w:space="0" w:color="auto"/>
              <w:right w:val="single" w:sz="4" w:space="0" w:color="auto"/>
            </w:tcBorders>
            <w:shd w:val="clear" w:color="auto" w:fill="auto"/>
            <w:vAlign w:val="bottom"/>
            <w:hideMark/>
          </w:tcPr>
          <w:p w14:paraId="0CED970F" w14:textId="1CF23ACF"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2268" w:type="dxa"/>
            <w:tcBorders>
              <w:top w:val="nil"/>
              <w:left w:val="nil"/>
              <w:bottom w:val="single" w:sz="4" w:space="0" w:color="auto"/>
              <w:right w:val="single" w:sz="4" w:space="0" w:color="auto"/>
            </w:tcBorders>
            <w:shd w:val="clear" w:color="auto" w:fill="auto"/>
            <w:vAlign w:val="bottom"/>
            <w:hideMark/>
          </w:tcPr>
          <w:p w14:paraId="11C8DC8A" w14:textId="4224E857" w:rsidR="004A02B7" w:rsidRPr="0014457C" w:rsidRDefault="004A02B7" w:rsidP="003B3023">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r>
    </w:tbl>
    <w:p w14:paraId="697280C4" w14:textId="77777777" w:rsidR="004A02B7" w:rsidRPr="0014457C" w:rsidRDefault="004A02B7" w:rsidP="00EA5790">
      <w:pPr>
        <w:ind w:left="0"/>
      </w:pPr>
    </w:p>
    <w:p w14:paraId="68C2D523" w14:textId="77777777" w:rsidR="004A02B7" w:rsidRPr="0014457C" w:rsidRDefault="004A02B7" w:rsidP="004A02B7">
      <w:pPr>
        <w:rPr>
          <w:color w:val="FF0000"/>
        </w:rPr>
      </w:pPr>
      <w:r w:rsidRPr="0014457C">
        <w:rPr>
          <w:rFonts w:hint="eastAsia"/>
          <w:color w:val="FF0000"/>
        </w:rPr>
        <w:t>【超时处理】</w:t>
      </w:r>
    </w:p>
    <w:p w14:paraId="15779C2C" w14:textId="3C7175C9" w:rsidR="004A02B7" w:rsidRPr="0014457C" w:rsidRDefault="004A02B7" w:rsidP="000F7953">
      <w:pPr>
        <w:pStyle w:val="a7"/>
        <w:numPr>
          <w:ilvl w:val="0"/>
          <w:numId w:val="11"/>
        </w:numPr>
      </w:pPr>
      <w:r w:rsidRPr="0014457C">
        <w:rPr>
          <w:rFonts w:hint="eastAsia"/>
        </w:rPr>
        <w:t>应答超时后日间系统通过轮询交易状态保证平台账户余额与</w:t>
      </w:r>
      <w:r w:rsidR="00F0750E" w:rsidRPr="0014457C">
        <w:rPr>
          <w:rFonts w:hint="eastAsia"/>
        </w:rPr>
        <w:t>托管账户</w:t>
      </w:r>
      <w:r w:rsidRPr="0014457C">
        <w:rPr>
          <w:rFonts w:hint="eastAsia"/>
        </w:rPr>
        <w:t>的一致</w:t>
      </w:r>
    </w:p>
    <w:p w14:paraId="28AF1283" w14:textId="6A0F9D8D" w:rsidR="004A02B7" w:rsidRPr="0014457C" w:rsidRDefault="004A02B7" w:rsidP="000F7953">
      <w:pPr>
        <w:pStyle w:val="a7"/>
        <w:numPr>
          <w:ilvl w:val="0"/>
          <w:numId w:val="11"/>
        </w:numPr>
      </w:pPr>
      <w:r w:rsidRPr="0014457C">
        <w:rPr>
          <w:rFonts w:hint="eastAsia"/>
        </w:rPr>
        <w:t>截止日终仍</w:t>
      </w:r>
      <w:r w:rsidR="00F0750E" w:rsidRPr="0014457C">
        <w:rPr>
          <w:rFonts w:hint="eastAsia"/>
        </w:rPr>
        <w:t>不能确认的交易，由系统出具报表提供运营确认，运营通过线下与托管方</w:t>
      </w:r>
      <w:r w:rsidRPr="0014457C">
        <w:rPr>
          <w:rFonts w:hint="eastAsia"/>
        </w:rPr>
        <w:t>确认原因后，对交易明细进行补账，即对原交易重新发起托管提现由</w:t>
      </w:r>
      <w:r w:rsidR="00F0750E" w:rsidRPr="0014457C">
        <w:rPr>
          <w:rFonts w:hint="eastAsia"/>
        </w:rPr>
        <w:t>托管方</w:t>
      </w:r>
      <w:r w:rsidRPr="0014457C">
        <w:rPr>
          <w:rFonts w:hint="eastAsia"/>
        </w:rPr>
        <w:t>补账，详情见【运营】部分中的【账务调整】</w:t>
      </w:r>
    </w:p>
    <w:p w14:paraId="679B0A47" w14:textId="77777777" w:rsidR="00DB1B52" w:rsidRPr="0014457C" w:rsidRDefault="00DB1B52" w:rsidP="00DB1B52"/>
    <w:p w14:paraId="3A1324A5" w14:textId="31DC25B6" w:rsidR="005C605C" w:rsidRPr="0014457C" w:rsidRDefault="005C605C" w:rsidP="005C605C">
      <w:pPr>
        <w:pStyle w:val="2"/>
        <w:rPr>
          <w:rFonts w:ascii="微软雅黑" w:hAnsi="微软雅黑"/>
        </w:rPr>
      </w:pPr>
      <w:bookmarkStart w:id="294" w:name="_Toc293477864"/>
      <w:r w:rsidRPr="0014457C">
        <w:rPr>
          <w:rFonts w:ascii="微软雅黑" w:hAnsi="微软雅黑" w:hint="eastAsia"/>
        </w:rPr>
        <w:t>产品参数信息</w:t>
      </w:r>
      <w:bookmarkEnd w:id="294"/>
    </w:p>
    <w:p w14:paraId="29E04703" w14:textId="78E2B846" w:rsidR="002F5CA6" w:rsidRPr="0014457C" w:rsidRDefault="00406717" w:rsidP="005C605C">
      <w:pPr>
        <w:pStyle w:val="3"/>
        <w:rPr>
          <w:rFonts w:eastAsia="微软雅黑"/>
        </w:rPr>
      </w:pPr>
      <w:bookmarkStart w:id="295" w:name="_Toc293477865"/>
      <w:r w:rsidRPr="0014457C">
        <w:rPr>
          <w:rFonts w:eastAsia="微软雅黑" w:hint="eastAsia"/>
        </w:rPr>
        <w:t>接入渠道</w:t>
      </w:r>
      <w:r w:rsidR="00C21971" w:rsidRPr="0014457C">
        <w:rPr>
          <w:rFonts w:eastAsia="微软雅黑" w:hint="eastAsia"/>
        </w:rPr>
        <w:t>管理</w:t>
      </w:r>
      <w:bookmarkEnd w:id="295"/>
      <w:ins w:id="296" w:author="wang alex" w:date="2015-05-22T11:42:00Z">
        <w:r w:rsidR="00050EEB">
          <w:rPr>
            <w:rFonts w:eastAsia="微软雅黑" w:hint="eastAsia"/>
          </w:rPr>
          <w:t>（</w:t>
        </w:r>
      </w:ins>
      <w:ins w:id="297" w:author="wang alex" w:date="2015-05-22T12:02:00Z">
        <w:r w:rsidR="00717241">
          <w:rPr>
            <w:rFonts w:eastAsia="微软雅黑" w:hint="eastAsia"/>
          </w:rPr>
          <w:t>V1.0架构考虑可扩展性，</w:t>
        </w:r>
      </w:ins>
      <w:ins w:id="298" w:author="wang alex" w:date="2015-05-22T11:42:00Z">
        <w:r w:rsidR="00050EEB">
          <w:rPr>
            <w:rFonts w:eastAsia="微软雅黑" w:hint="eastAsia"/>
          </w:rPr>
          <w:t>建议V2.0版本做）</w:t>
        </w:r>
      </w:ins>
    </w:p>
    <w:p w14:paraId="57436370" w14:textId="483DB4C2" w:rsidR="00406717" w:rsidRPr="0014457C" w:rsidRDefault="000C0595" w:rsidP="00050979">
      <w:r w:rsidRPr="0014457C">
        <w:rPr>
          <w:rFonts w:hint="eastAsia"/>
        </w:rPr>
        <w:t>接入渠道与券商及券商子帐户的关系如下</w:t>
      </w:r>
    </w:p>
    <w:p w14:paraId="0733AD69" w14:textId="4046C860" w:rsidR="00AD5021" w:rsidRPr="0014457C" w:rsidRDefault="00C21971" w:rsidP="00050979">
      <w:r w:rsidRPr="0014457C">
        <w:rPr>
          <w:noProof/>
        </w:rPr>
        <w:drawing>
          <wp:inline distT="0" distB="0" distL="0" distR="0" wp14:anchorId="5B6C0DD3" wp14:editId="26C3CAC6">
            <wp:extent cx="5233035" cy="253111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3035" cy="2531110"/>
                    </a:xfrm>
                    <a:prstGeom prst="rect">
                      <a:avLst/>
                    </a:prstGeom>
                    <a:noFill/>
                    <a:ln>
                      <a:noFill/>
                    </a:ln>
                  </pic:spPr>
                </pic:pic>
              </a:graphicData>
            </a:graphic>
          </wp:inline>
        </w:drawing>
      </w:r>
    </w:p>
    <w:p w14:paraId="1733A9F7" w14:textId="20475DED" w:rsidR="00882525" w:rsidRPr="0014457C" w:rsidRDefault="00882525" w:rsidP="00050979">
      <w:r w:rsidRPr="0014457C">
        <w:rPr>
          <w:rFonts w:hint="eastAsia"/>
        </w:rPr>
        <w:t>接入渠道信息要素如下：</w:t>
      </w:r>
    </w:p>
    <w:tbl>
      <w:tblPr>
        <w:tblStyle w:val="af6"/>
        <w:tblW w:w="0" w:type="auto"/>
        <w:tblInd w:w="227" w:type="dxa"/>
        <w:tblLook w:val="04A0" w:firstRow="1" w:lastRow="0" w:firstColumn="1" w:lastColumn="0" w:noHBand="0" w:noVBand="1"/>
      </w:tblPr>
      <w:tblGrid>
        <w:gridCol w:w="3114"/>
        <w:gridCol w:w="3121"/>
        <w:gridCol w:w="3114"/>
      </w:tblGrid>
      <w:tr w:rsidR="00882525" w:rsidRPr="0014457C" w14:paraId="76BE5DB1" w14:textId="77777777" w:rsidTr="00A8253F">
        <w:tc>
          <w:tcPr>
            <w:tcW w:w="3114" w:type="dxa"/>
          </w:tcPr>
          <w:p w14:paraId="18ED8C60" w14:textId="77777777" w:rsidR="00882525" w:rsidRPr="0014457C" w:rsidRDefault="00882525" w:rsidP="00A8253F">
            <w:pPr>
              <w:ind w:left="0"/>
            </w:pPr>
            <w:r w:rsidRPr="0014457C">
              <w:rPr>
                <w:rFonts w:hint="eastAsia"/>
              </w:rPr>
              <w:t>要素名称</w:t>
            </w:r>
          </w:p>
        </w:tc>
        <w:tc>
          <w:tcPr>
            <w:tcW w:w="3121" w:type="dxa"/>
          </w:tcPr>
          <w:p w14:paraId="6C2EFA84" w14:textId="77777777" w:rsidR="00882525" w:rsidRPr="0014457C" w:rsidRDefault="00882525" w:rsidP="00A8253F">
            <w:pPr>
              <w:ind w:left="0"/>
            </w:pPr>
            <w:r w:rsidRPr="0014457C">
              <w:rPr>
                <w:rFonts w:hint="eastAsia"/>
              </w:rPr>
              <w:t>解释</w:t>
            </w:r>
          </w:p>
        </w:tc>
        <w:tc>
          <w:tcPr>
            <w:tcW w:w="3114" w:type="dxa"/>
          </w:tcPr>
          <w:p w14:paraId="614D8A45" w14:textId="77777777" w:rsidR="00882525" w:rsidRPr="0014457C" w:rsidRDefault="00882525" w:rsidP="00A8253F">
            <w:pPr>
              <w:ind w:left="0"/>
            </w:pPr>
            <w:r w:rsidRPr="0014457C">
              <w:rPr>
                <w:rFonts w:hint="eastAsia"/>
              </w:rPr>
              <w:t>备注</w:t>
            </w:r>
          </w:p>
        </w:tc>
      </w:tr>
      <w:tr w:rsidR="00882525" w:rsidRPr="0014457C" w14:paraId="708A899F" w14:textId="77777777" w:rsidTr="00A8253F">
        <w:tc>
          <w:tcPr>
            <w:tcW w:w="3114" w:type="dxa"/>
          </w:tcPr>
          <w:p w14:paraId="001D4D56" w14:textId="1EC37CEE" w:rsidR="00882525" w:rsidRPr="0014457C" w:rsidRDefault="007C1A4E" w:rsidP="00A8253F">
            <w:pPr>
              <w:ind w:left="0"/>
            </w:pPr>
            <w:r w:rsidRPr="0014457C">
              <w:rPr>
                <w:rFonts w:hint="eastAsia"/>
              </w:rPr>
              <w:t>渠道</w:t>
            </w:r>
            <w:r w:rsidR="00882525" w:rsidRPr="0014457C">
              <w:rPr>
                <w:rFonts w:hint="eastAsia"/>
              </w:rPr>
              <w:t>代码</w:t>
            </w:r>
          </w:p>
        </w:tc>
        <w:tc>
          <w:tcPr>
            <w:tcW w:w="3121" w:type="dxa"/>
          </w:tcPr>
          <w:p w14:paraId="7F2C7D48" w14:textId="77777777" w:rsidR="00882525" w:rsidRPr="0014457C" w:rsidRDefault="00882525" w:rsidP="00A8253F">
            <w:pPr>
              <w:ind w:left="0"/>
            </w:pPr>
            <w:r w:rsidRPr="0014457C">
              <w:rPr>
                <w:rFonts w:hint="eastAsia"/>
              </w:rPr>
              <w:t>如qs_</w:t>
            </w:r>
            <w:r w:rsidRPr="0014457C">
              <w:t>01</w:t>
            </w:r>
          </w:p>
        </w:tc>
        <w:tc>
          <w:tcPr>
            <w:tcW w:w="3114" w:type="dxa"/>
          </w:tcPr>
          <w:p w14:paraId="68CF3754" w14:textId="77777777" w:rsidR="00882525" w:rsidRPr="0014457C" w:rsidRDefault="00882525" w:rsidP="00A8253F">
            <w:pPr>
              <w:ind w:left="0"/>
            </w:pPr>
          </w:p>
        </w:tc>
      </w:tr>
      <w:tr w:rsidR="00882525" w:rsidRPr="0014457C" w14:paraId="493B7211" w14:textId="77777777" w:rsidTr="00A8253F">
        <w:tc>
          <w:tcPr>
            <w:tcW w:w="3114" w:type="dxa"/>
          </w:tcPr>
          <w:p w14:paraId="0DCE9F7C" w14:textId="5B3A1096" w:rsidR="00882525" w:rsidRPr="0014457C" w:rsidRDefault="007C1A4E" w:rsidP="00A8253F">
            <w:pPr>
              <w:ind w:left="0"/>
            </w:pPr>
            <w:r w:rsidRPr="0014457C">
              <w:rPr>
                <w:rFonts w:hint="eastAsia"/>
              </w:rPr>
              <w:t>渠道</w:t>
            </w:r>
            <w:r w:rsidR="00882525" w:rsidRPr="0014457C">
              <w:t>中文名</w:t>
            </w:r>
          </w:p>
        </w:tc>
        <w:tc>
          <w:tcPr>
            <w:tcW w:w="3121" w:type="dxa"/>
          </w:tcPr>
          <w:p w14:paraId="4AC92227" w14:textId="77777777" w:rsidR="00882525" w:rsidRPr="0014457C" w:rsidRDefault="00882525" w:rsidP="00A8253F">
            <w:pPr>
              <w:ind w:left="0"/>
            </w:pPr>
            <w:r w:rsidRPr="0014457C">
              <w:rPr>
                <w:rFonts w:hint="eastAsia"/>
              </w:rPr>
              <w:t>如 华宝证券</w:t>
            </w:r>
          </w:p>
        </w:tc>
        <w:tc>
          <w:tcPr>
            <w:tcW w:w="3114" w:type="dxa"/>
          </w:tcPr>
          <w:p w14:paraId="212FFE4C" w14:textId="77777777" w:rsidR="00882525" w:rsidRPr="0014457C" w:rsidRDefault="00882525" w:rsidP="00A8253F">
            <w:pPr>
              <w:ind w:left="0"/>
            </w:pPr>
          </w:p>
        </w:tc>
      </w:tr>
      <w:tr w:rsidR="00882525" w:rsidRPr="0014457C" w14:paraId="6EF296FA" w14:textId="77777777" w:rsidTr="00A8253F">
        <w:tc>
          <w:tcPr>
            <w:tcW w:w="3114" w:type="dxa"/>
          </w:tcPr>
          <w:p w14:paraId="6FDA1238" w14:textId="77777777" w:rsidR="00882525" w:rsidRPr="0014457C" w:rsidRDefault="00882525" w:rsidP="00A8253F">
            <w:pPr>
              <w:ind w:left="0"/>
            </w:pPr>
            <w:r w:rsidRPr="0014457C">
              <w:rPr>
                <w:rFonts w:hint="eastAsia"/>
              </w:rPr>
              <w:t>服务器</w:t>
            </w:r>
            <w:r w:rsidRPr="0014457C">
              <w:t>地址</w:t>
            </w:r>
          </w:p>
        </w:tc>
        <w:tc>
          <w:tcPr>
            <w:tcW w:w="3121" w:type="dxa"/>
          </w:tcPr>
          <w:p w14:paraId="1BF9F272" w14:textId="77777777" w:rsidR="00882525" w:rsidRPr="0014457C" w:rsidRDefault="00882525" w:rsidP="00A8253F">
            <w:pPr>
              <w:ind w:left="0"/>
            </w:pPr>
          </w:p>
        </w:tc>
        <w:tc>
          <w:tcPr>
            <w:tcW w:w="3114" w:type="dxa"/>
          </w:tcPr>
          <w:p w14:paraId="5ED6BBE1" w14:textId="77777777" w:rsidR="00882525" w:rsidRPr="0014457C" w:rsidRDefault="00882525" w:rsidP="00A8253F">
            <w:pPr>
              <w:ind w:left="0"/>
            </w:pPr>
          </w:p>
        </w:tc>
      </w:tr>
      <w:tr w:rsidR="00882525" w:rsidRPr="0014457C" w14:paraId="2EAFA89E" w14:textId="77777777" w:rsidTr="00A8253F">
        <w:tc>
          <w:tcPr>
            <w:tcW w:w="3114" w:type="dxa"/>
          </w:tcPr>
          <w:p w14:paraId="6B96F8C4" w14:textId="77777777" w:rsidR="00882525" w:rsidRPr="0014457C" w:rsidRDefault="00882525" w:rsidP="00A8253F">
            <w:pPr>
              <w:ind w:left="0"/>
            </w:pPr>
            <w:r w:rsidRPr="0014457C">
              <w:rPr>
                <w:rFonts w:hint="eastAsia"/>
              </w:rPr>
              <w:t>服务器</w:t>
            </w:r>
            <w:r w:rsidRPr="0014457C">
              <w:t>端口</w:t>
            </w:r>
          </w:p>
        </w:tc>
        <w:tc>
          <w:tcPr>
            <w:tcW w:w="3121" w:type="dxa"/>
          </w:tcPr>
          <w:p w14:paraId="19D27276" w14:textId="77777777" w:rsidR="00882525" w:rsidRPr="0014457C" w:rsidRDefault="00882525" w:rsidP="00A8253F">
            <w:pPr>
              <w:ind w:left="0"/>
            </w:pPr>
          </w:p>
        </w:tc>
        <w:tc>
          <w:tcPr>
            <w:tcW w:w="3114" w:type="dxa"/>
          </w:tcPr>
          <w:p w14:paraId="397DEB10" w14:textId="77777777" w:rsidR="00882525" w:rsidRPr="0014457C" w:rsidRDefault="00882525" w:rsidP="00A8253F">
            <w:pPr>
              <w:ind w:left="0"/>
            </w:pPr>
          </w:p>
        </w:tc>
      </w:tr>
      <w:tr w:rsidR="00882525" w:rsidRPr="0014457C" w14:paraId="2879EA1E" w14:textId="77777777" w:rsidTr="00A8253F">
        <w:tc>
          <w:tcPr>
            <w:tcW w:w="3114" w:type="dxa"/>
          </w:tcPr>
          <w:p w14:paraId="23E48D24" w14:textId="77777777" w:rsidR="00882525" w:rsidRPr="0014457C" w:rsidRDefault="00882525" w:rsidP="00A8253F">
            <w:pPr>
              <w:ind w:left="0"/>
            </w:pPr>
            <w:r w:rsidRPr="0014457C">
              <w:rPr>
                <w:rFonts w:hint="eastAsia"/>
              </w:rPr>
              <w:t>登陆</w:t>
            </w:r>
            <w:r w:rsidRPr="0014457C">
              <w:t>账号</w:t>
            </w:r>
          </w:p>
        </w:tc>
        <w:tc>
          <w:tcPr>
            <w:tcW w:w="3121" w:type="dxa"/>
          </w:tcPr>
          <w:p w14:paraId="12076C75" w14:textId="77777777" w:rsidR="00882525" w:rsidRPr="0014457C" w:rsidRDefault="00882525" w:rsidP="00A8253F">
            <w:pPr>
              <w:ind w:left="0"/>
            </w:pPr>
          </w:p>
        </w:tc>
        <w:tc>
          <w:tcPr>
            <w:tcW w:w="3114" w:type="dxa"/>
          </w:tcPr>
          <w:p w14:paraId="41D877D4" w14:textId="77777777" w:rsidR="00882525" w:rsidRPr="0014457C" w:rsidRDefault="00882525" w:rsidP="00A8253F">
            <w:pPr>
              <w:ind w:left="0"/>
            </w:pPr>
          </w:p>
        </w:tc>
      </w:tr>
      <w:tr w:rsidR="00882525" w:rsidRPr="0014457C" w14:paraId="01ACD691" w14:textId="77777777" w:rsidTr="00A8253F">
        <w:tc>
          <w:tcPr>
            <w:tcW w:w="3114" w:type="dxa"/>
          </w:tcPr>
          <w:p w14:paraId="68173C2A" w14:textId="77777777" w:rsidR="00882525" w:rsidRPr="0014457C" w:rsidRDefault="00882525" w:rsidP="00A8253F">
            <w:pPr>
              <w:ind w:left="0"/>
            </w:pPr>
            <w:r w:rsidRPr="0014457C">
              <w:rPr>
                <w:rFonts w:hint="eastAsia"/>
              </w:rPr>
              <w:t>登陆</w:t>
            </w:r>
            <w:r w:rsidRPr="0014457C">
              <w:t>密码</w:t>
            </w:r>
          </w:p>
        </w:tc>
        <w:tc>
          <w:tcPr>
            <w:tcW w:w="3121" w:type="dxa"/>
          </w:tcPr>
          <w:p w14:paraId="5E6C0B18" w14:textId="77777777" w:rsidR="00882525" w:rsidRPr="0014457C" w:rsidRDefault="00882525" w:rsidP="00A8253F">
            <w:pPr>
              <w:ind w:left="0"/>
            </w:pPr>
          </w:p>
        </w:tc>
        <w:tc>
          <w:tcPr>
            <w:tcW w:w="3114" w:type="dxa"/>
          </w:tcPr>
          <w:p w14:paraId="71F290E0" w14:textId="77777777" w:rsidR="00882525" w:rsidRPr="0014457C" w:rsidRDefault="00882525" w:rsidP="00A8253F">
            <w:pPr>
              <w:ind w:left="0"/>
            </w:pPr>
          </w:p>
        </w:tc>
      </w:tr>
      <w:tr w:rsidR="00882525" w:rsidRPr="0014457C" w14:paraId="6BC49A2A" w14:textId="77777777" w:rsidTr="00A8253F">
        <w:tc>
          <w:tcPr>
            <w:tcW w:w="3114" w:type="dxa"/>
          </w:tcPr>
          <w:p w14:paraId="484EE460" w14:textId="5D9B33FD" w:rsidR="00882525" w:rsidRPr="0014457C" w:rsidRDefault="007C1A4E" w:rsidP="00A8253F">
            <w:pPr>
              <w:ind w:left="0"/>
            </w:pPr>
            <w:r w:rsidRPr="0014457C">
              <w:rPr>
                <w:rFonts w:hint="eastAsia"/>
              </w:rPr>
              <w:t>渠道</w:t>
            </w:r>
            <w:r w:rsidR="00882525" w:rsidRPr="0014457C">
              <w:rPr>
                <w:rFonts w:hint="eastAsia"/>
              </w:rPr>
              <w:t>上证</w:t>
            </w:r>
            <w:r w:rsidR="00882525" w:rsidRPr="0014457C">
              <w:t>佣金</w:t>
            </w:r>
          </w:p>
        </w:tc>
        <w:tc>
          <w:tcPr>
            <w:tcW w:w="3121" w:type="dxa"/>
          </w:tcPr>
          <w:p w14:paraId="159C130A" w14:textId="5E618FE2" w:rsidR="00882525" w:rsidRPr="0014457C" w:rsidRDefault="007C1A4E" w:rsidP="00AC540E">
            <w:pPr>
              <w:ind w:left="0"/>
            </w:pPr>
            <w:r w:rsidRPr="0014457C">
              <w:rPr>
                <w:rFonts w:hint="eastAsia"/>
              </w:rPr>
              <w:t>如：买卖分别收0.5%</w:t>
            </w:r>
          </w:p>
        </w:tc>
        <w:tc>
          <w:tcPr>
            <w:tcW w:w="3114" w:type="dxa"/>
          </w:tcPr>
          <w:p w14:paraId="1F932A25" w14:textId="77777777" w:rsidR="00882525" w:rsidRPr="0014457C" w:rsidRDefault="00882525" w:rsidP="00A8253F">
            <w:pPr>
              <w:ind w:left="0"/>
              <w:rPr>
                <w:color w:val="548DD4" w:themeColor="text2" w:themeTint="99"/>
              </w:rPr>
            </w:pPr>
            <w:r w:rsidRPr="0014457C">
              <w:rPr>
                <w:rFonts w:hint="eastAsia"/>
                <w:color w:val="548DD4" w:themeColor="text2" w:themeTint="99"/>
              </w:rPr>
              <w:t>买卖时都要收取</w:t>
            </w:r>
          </w:p>
        </w:tc>
      </w:tr>
      <w:tr w:rsidR="00882525" w:rsidRPr="0014457C" w14:paraId="6E84E8BD" w14:textId="77777777" w:rsidTr="00A8253F">
        <w:tc>
          <w:tcPr>
            <w:tcW w:w="3114" w:type="dxa"/>
          </w:tcPr>
          <w:p w14:paraId="705B3D75" w14:textId="26266786" w:rsidR="00882525" w:rsidRPr="0014457C" w:rsidRDefault="007C1A4E" w:rsidP="00A8253F">
            <w:pPr>
              <w:ind w:left="0"/>
            </w:pPr>
            <w:r w:rsidRPr="0014457C">
              <w:rPr>
                <w:rFonts w:hint="eastAsia"/>
              </w:rPr>
              <w:t>渠道</w:t>
            </w:r>
            <w:r w:rsidR="00882525" w:rsidRPr="0014457C">
              <w:rPr>
                <w:rFonts w:hint="eastAsia"/>
              </w:rPr>
              <w:t>深证</w:t>
            </w:r>
            <w:r w:rsidR="00882525" w:rsidRPr="0014457C">
              <w:t>佣金</w:t>
            </w:r>
          </w:p>
        </w:tc>
        <w:tc>
          <w:tcPr>
            <w:tcW w:w="3121" w:type="dxa"/>
          </w:tcPr>
          <w:p w14:paraId="7751A99C" w14:textId="5FD9C610" w:rsidR="00882525" w:rsidRPr="0014457C" w:rsidRDefault="007C1A4E" w:rsidP="00AC540E">
            <w:pPr>
              <w:ind w:left="0"/>
            </w:pPr>
            <w:r w:rsidRPr="0014457C">
              <w:rPr>
                <w:rFonts w:hint="eastAsia"/>
              </w:rPr>
              <w:t>如：买卖分别收0.5%</w:t>
            </w:r>
          </w:p>
        </w:tc>
        <w:tc>
          <w:tcPr>
            <w:tcW w:w="3114" w:type="dxa"/>
          </w:tcPr>
          <w:p w14:paraId="12E4CC79" w14:textId="77777777" w:rsidR="00882525" w:rsidRPr="0014457C" w:rsidRDefault="00882525" w:rsidP="00A8253F">
            <w:pPr>
              <w:ind w:left="0"/>
              <w:rPr>
                <w:color w:val="548DD4" w:themeColor="text2" w:themeTint="99"/>
              </w:rPr>
            </w:pPr>
            <w:r w:rsidRPr="0014457C">
              <w:rPr>
                <w:rFonts w:hint="eastAsia"/>
                <w:color w:val="548DD4" w:themeColor="text2" w:themeTint="99"/>
              </w:rPr>
              <w:t>买卖时都要收取</w:t>
            </w:r>
          </w:p>
        </w:tc>
      </w:tr>
      <w:tr w:rsidR="00842639" w:rsidRPr="0014457C" w14:paraId="5885DCE5" w14:textId="77777777" w:rsidTr="00A8253F">
        <w:tc>
          <w:tcPr>
            <w:tcW w:w="3114" w:type="dxa"/>
          </w:tcPr>
          <w:p w14:paraId="5EE3AD91" w14:textId="75AC01FC" w:rsidR="00842639" w:rsidRPr="0014457C" w:rsidRDefault="00842639" w:rsidP="00A8253F">
            <w:pPr>
              <w:ind w:left="0"/>
            </w:pPr>
            <w:r w:rsidRPr="0014457C">
              <w:rPr>
                <w:rFonts w:hint="eastAsia"/>
              </w:rPr>
              <w:t>其他收费方式</w:t>
            </w:r>
          </w:p>
        </w:tc>
        <w:tc>
          <w:tcPr>
            <w:tcW w:w="3121" w:type="dxa"/>
          </w:tcPr>
          <w:p w14:paraId="5F8678E7" w14:textId="40904268" w:rsidR="00842639" w:rsidRPr="0014457C" w:rsidRDefault="00842639" w:rsidP="00A8253F">
            <w:pPr>
              <w:ind w:left="0"/>
            </w:pPr>
          </w:p>
        </w:tc>
        <w:tc>
          <w:tcPr>
            <w:tcW w:w="3114" w:type="dxa"/>
          </w:tcPr>
          <w:p w14:paraId="44D91EF8" w14:textId="77777777" w:rsidR="00842639" w:rsidRPr="0014457C" w:rsidRDefault="00842639" w:rsidP="00A8253F">
            <w:pPr>
              <w:ind w:left="0"/>
              <w:rPr>
                <w:color w:val="548DD4" w:themeColor="text2" w:themeTint="99"/>
              </w:rPr>
            </w:pPr>
          </w:p>
        </w:tc>
      </w:tr>
      <w:tr w:rsidR="00882525" w:rsidRPr="0014457C" w14:paraId="3A416598" w14:textId="77777777" w:rsidTr="00A8253F">
        <w:tc>
          <w:tcPr>
            <w:tcW w:w="3114" w:type="dxa"/>
          </w:tcPr>
          <w:p w14:paraId="381F1583" w14:textId="7486FACF" w:rsidR="00882525" w:rsidRPr="0014457C" w:rsidRDefault="00DB44BD" w:rsidP="00A8253F">
            <w:pPr>
              <w:ind w:left="0"/>
            </w:pPr>
            <w:r w:rsidRPr="0014457C">
              <w:rPr>
                <w:rFonts w:hint="eastAsia"/>
              </w:rPr>
              <w:lastRenderedPageBreak/>
              <w:t>是否可用</w:t>
            </w:r>
          </w:p>
        </w:tc>
        <w:tc>
          <w:tcPr>
            <w:tcW w:w="3121" w:type="dxa"/>
          </w:tcPr>
          <w:p w14:paraId="1B890A60" w14:textId="1ECEB8BF" w:rsidR="00DB44BD" w:rsidRPr="0014457C" w:rsidRDefault="00DB44BD" w:rsidP="00DF34D6">
            <w:pPr>
              <w:ind w:left="0"/>
            </w:pPr>
          </w:p>
        </w:tc>
        <w:tc>
          <w:tcPr>
            <w:tcW w:w="3114" w:type="dxa"/>
          </w:tcPr>
          <w:p w14:paraId="735FB8CC" w14:textId="77777777" w:rsidR="00882525" w:rsidRPr="0014457C" w:rsidRDefault="00882525" w:rsidP="00A8253F">
            <w:pPr>
              <w:ind w:left="0"/>
            </w:pPr>
          </w:p>
        </w:tc>
      </w:tr>
    </w:tbl>
    <w:p w14:paraId="64904BC4" w14:textId="77777777" w:rsidR="00AD5021" w:rsidRPr="0014457C" w:rsidRDefault="00AD5021" w:rsidP="00050979"/>
    <w:p w14:paraId="4F4AA6CA" w14:textId="3FD1EB51" w:rsidR="00406717" w:rsidRPr="0014457C" w:rsidRDefault="00406717" w:rsidP="005C605C">
      <w:pPr>
        <w:pStyle w:val="3"/>
        <w:rPr>
          <w:rFonts w:eastAsia="微软雅黑"/>
        </w:rPr>
      </w:pPr>
      <w:bookmarkStart w:id="299" w:name="_Toc293477866"/>
      <w:r w:rsidRPr="0014457C">
        <w:rPr>
          <w:rFonts w:eastAsia="微软雅黑" w:hint="eastAsia"/>
        </w:rPr>
        <w:t>券商信息</w:t>
      </w:r>
      <w:bookmarkEnd w:id="299"/>
      <w:ins w:id="300" w:author="wang alex" w:date="2015-05-22T12:03:00Z">
        <w:r w:rsidR="00717241">
          <w:rPr>
            <w:rFonts w:eastAsia="微软雅黑" w:hint="eastAsia"/>
          </w:rPr>
          <w:t>（V1.0架构考虑可扩展性，建议V2.0版本做）</w:t>
        </w:r>
      </w:ins>
    </w:p>
    <w:p w14:paraId="209AD07B" w14:textId="37218B13" w:rsidR="002A30A7" w:rsidRPr="0014457C" w:rsidRDefault="003F7D57" w:rsidP="00EC7CF0">
      <w:r w:rsidRPr="0014457C">
        <w:rPr>
          <w:rFonts w:hint="eastAsia"/>
        </w:rPr>
        <w:t>券商</w:t>
      </w:r>
      <w:r w:rsidR="008D37A3" w:rsidRPr="0014457C">
        <w:rPr>
          <w:rFonts w:hint="eastAsia"/>
        </w:rPr>
        <w:t>管理根据管理端参数配置情况，对交易及产品进行收费，收费金额向用户的</w:t>
      </w:r>
      <w:r w:rsidR="00EC7CF0" w:rsidRPr="0014457C">
        <w:rPr>
          <w:rFonts w:hint="eastAsia"/>
        </w:rPr>
        <w:t>实盘账户</w:t>
      </w:r>
      <w:r w:rsidR="008D37A3" w:rsidRPr="0014457C">
        <w:rPr>
          <w:rFonts w:hint="eastAsia"/>
        </w:rPr>
        <w:t>发起</w:t>
      </w:r>
      <w:r w:rsidR="00EC7CF0" w:rsidRPr="0014457C">
        <w:rPr>
          <w:rFonts w:hint="eastAsia"/>
        </w:rPr>
        <w:t>。</w:t>
      </w:r>
    </w:p>
    <w:tbl>
      <w:tblPr>
        <w:tblStyle w:val="af6"/>
        <w:tblW w:w="0" w:type="auto"/>
        <w:tblInd w:w="227" w:type="dxa"/>
        <w:tblLook w:val="04A0" w:firstRow="1" w:lastRow="0" w:firstColumn="1" w:lastColumn="0" w:noHBand="0" w:noVBand="1"/>
      </w:tblPr>
      <w:tblGrid>
        <w:gridCol w:w="3114"/>
        <w:gridCol w:w="3121"/>
        <w:gridCol w:w="3114"/>
      </w:tblGrid>
      <w:tr w:rsidR="00FE072E" w:rsidRPr="0014457C" w14:paraId="259C9244" w14:textId="77777777" w:rsidTr="00B200CD">
        <w:tc>
          <w:tcPr>
            <w:tcW w:w="3114" w:type="dxa"/>
          </w:tcPr>
          <w:p w14:paraId="6D28C7A5" w14:textId="77777777" w:rsidR="00FE072E" w:rsidRPr="0014457C" w:rsidRDefault="00FE072E" w:rsidP="00B200CD">
            <w:pPr>
              <w:ind w:left="0"/>
            </w:pPr>
            <w:r w:rsidRPr="0014457C">
              <w:rPr>
                <w:rFonts w:hint="eastAsia"/>
              </w:rPr>
              <w:t>要素名称</w:t>
            </w:r>
          </w:p>
        </w:tc>
        <w:tc>
          <w:tcPr>
            <w:tcW w:w="3121" w:type="dxa"/>
          </w:tcPr>
          <w:p w14:paraId="50800631" w14:textId="77777777" w:rsidR="00FE072E" w:rsidRPr="0014457C" w:rsidRDefault="00FE072E" w:rsidP="00B200CD">
            <w:pPr>
              <w:ind w:left="0"/>
            </w:pPr>
            <w:r w:rsidRPr="0014457C">
              <w:rPr>
                <w:rFonts w:hint="eastAsia"/>
              </w:rPr>
              <w:t>解释</w:t>
            </w:r>
          </w:p>
        </w:tc>
        <w:tc>
          <w:tcPr>
            <w:tcW w:w="3114" w:type="dxa"/>
          </w:tcPr>
          <w:p w14:paraId="5A7A6C60" w14:textId="77777777" w:rsidR="00FE072E" w:rsidRPr="0014457C" w:rsidRDefault="00FE072E" w:rsidP="00B200CD">
            <w:pPr>
              <w:ind w:left="0"/>
            </w:pPr>
            <w:r w:rsidRPr="0014457C">
              <w:rPr>
                <w:rFonts w:hint="eastAsia"/>
              </w:rPr>
              <w:t>备注</w:t>
            </w:r>
          </w:p>
        </w:tc>
      </w:tr>
      <w:tr w:rsidR="00FE072E" w:rsidRPr="0014457C" w14:paraId="384374EE" w14:textId="77777777" w:rsidTr="00B200CD">
        <w:tc>
          <w:tcPr>
            <w:tcW w:w="3114" w:type="dxa"/>
          </w:tcPr>
          <w:p w14:paraId="02A40A0E" w14:textId="1DACABAD" w:rsidR="00FE072E" w:rsidRPr="0014457C" w:rsidRDefault="003F7D57" w:rsidP="003F7D57">
            <w:pPr>
              <w:ind w:left="0"/>
            </w:pPr>
            <w:r w:rsidRPr="0014457C">
              <w:rPr>
                <w:rFonts w:hint="eastAsia"/>
              </w:rPr>
              <w:t>券商代码</w:t>
            </w:r>
          </w:p>
        </w:tc>
        <w:tc>
          <w:tcPr>
            <w:tcW w:w="3121" w:type="dxa"/>
          </w:tcPr>
          <w:p w14:paraId="6A227C45" w14:textId="66E482BA" w:rsidR="00FE072E" w:rsidRPr="0014457C" w:rsidRDefault="00FE072E" w:rsidP="003F7D57">
            <w:pPr>
              <w:ind w:left="0"/>
            </w:pPr>
            <w:r w:rsidRPr="0014457C">
              <w:rPr>
                <w:rFonts w:hint="eastAsia"/>
              </w:rPr>
              <w:t>如</w:t>
            </w:r>
            <w:r w:rsidR="003F7D57" w:rsidRPr="0014457C">
              <w:rPr>
                <w:rFonts w:hint="eastAsia"/>
              </w:rPr>
              <w:t>qs</w:t>
            </w:r>
            <w:r w:rsidRPr="0014457C">
              <w:rPr>
                <w:rFonts w:hint="eastAsia"/>
              </w:rPr>
              <w:t>_</w:t>
            </w:r>
            <w:r w:rsidRPr="0014457C">
              <w:t>01</w:t>
            </w:r>
          </w:p>
        </w:tc>
        <w:tc>
          <w:tcPr>
            <w:tcW w:w="3114" w:type="dxa"/>
          </w:tcPr>
          <w:p w14:paraId="48066452" w14:textId="77777777" w:rsidR="00FE072E" w:rsidRPr="0014457C" w:rsidRDefault="00FE072E" w:rsidP="00B200CD">
            <w:pPr>
              <w:ind w:left="0"/>
            </w:pPr>
          </w:p>
        </w:tc>
      </w:tr>
      <w:tr w:rsidR="00FE072E" w:rsidRPr="0014457C" w14:paraId="228C76DC" w14:textId="77777777" w:rsidTr="00B200CD">
        <w:tc>
          <w:tcPr>
            <w:tcW w:w="3114" w:type="dxa"/>
          </w:tcPr>
          <w:p w14:paraId="0EE9B1D2" w14:textId="77777777" w:rsidR="00FE072E" w:rsidRPr="0014457C" w:rsidRDefault="00FE072E" w:rsidP="00B200CD">
            <w:pPr>
              <w:ind w:left="0"/>
            </w:pPr>
            <w:r w:rsidRPr="0014457C">
              <w:rPr>
                <w:rFonts w:hint="eastAsia"/>
              </w:rPr>
              <w:t>产品</w:t>
            </w:r>
            <w:r w:rsidRPr="0014457C">
              <w:t>中文名</w:t>
            </w:r>
          </w:p>
        </w:tc>
        <w:tc>
          <w:tcPr>
            <w:tcW w:w="3121" w:type="dxa"/>
          </w:tcPr>
          <w:p w14:paraId="36577339" w14:textId="77777777" w:rsidR="00FE072E" w:rsidRPr="0014457C" w:rsidRDefault="00FE072E" w:rsidP="00B200CD">
            <w:pPr>
              <w:ind w:left="0"/>
            </w:pPr>
            <w:r w:rsidRPr="0014457C">
              <w:rPr>
                <w:rFonts w:hint="eastAsia"/>
              </w:rPr>
              <w:t>如 华宝证券</w:t>
            </w:r>
          </w:p>
        </w:tc>
        <w:tc>
          <w:tcPr>
            <w:tcW w:w="3114" w:type="dxa"/>
          </w:tcPr>
          <w:p w14:paraId="53EC1272" w14:textId="77777777" w:rsidR="00FE072E" w:rsidRPr="0014457C" w:rsidRDefault="00FE072E" w:rsidP="00B200CD">
            <w:pPr>
              <w:ind w:left="0"/>
            </w:pPr>
          </w:p>
        </w:tc>
      </w:tr>
      <w:tr w:rsidR="00FE072E" w:rsidRPr="0014457C" w14:paraId="66519EF5" w14:textId="77777777" w:rsidTr="00B200CD">
        <w:tc>
          <w:tcPr>
            <w:tcW w:w="3114" w:type="dxa"/>
          </w:tcPr>
          <w:p w14:paraId="01B8886D" w14:textId="77777777" w:rsidR="00FE072E" w:rsidRPr="0014457C" w:rsidRDefault="00FE072E" w:rsidP="00B200CD">
            <w:pPr>
              <w:ind w:left="0"/>
            </w:pPr>
            <w:r w:rsidRPr="0014457C">
              <w:rPr>
                <w:rFonts w:hint="eastAsia"/>
              </w:rPr>
              <w:t>产品</w:t>
            </w:r>
            <w:r w:rsidRPr="0014457C">
              <w:t>类型</w:t>
            </w:r>
          </w:p>
        </w:tc>
        <w:tc>
          <w:tcPr>
            <w:tcW w:w="3121" w:type="dxa"/>
          </w:tcPr>
          <w:p w14:paraId="1F568169" w14:textId="77777777" w:rsidR="00FE072E" w:rsidRPr="0014457C" w:rsidRDefault="00FE072E" w:rsidP="00B200CD">
            <w:pPr>
              <w:ind w:left="0"/>
            </w:pPr>
            <w:r w:rsidRPr="0014457C">
              <w:rPr>
                <w:rFonts w:hint="eastAsia"/>
              </w:rPr>
              <w:t>股票</w:t>
            </w:r>
          </w:p>
        </w:tc>
        <w:tc>
          <w:tcPr>
            <w:tcW w:w="3114" w:type="dxa"/>
          </w:tcPr>
          <w:p w14:paraId="54AF5B62" w14:textId="5E409E57" w:rsidR="00FE072E" w:rsidRPr="0014457C" w:rsidRDefault="00FE072E" w:rsidP="00B200CD">
            <w:pPr>
              <w:ind w:left="0"/>
              <w:rPr>
                <w:rFonts w:hint="eastAsia"/>
              </w:rPr>
            </w:pPr>
            <w:bookmarkStart w:id="301" w:name="_GoBack"/>
            <w:bookmarkEnd w:id="301"/>
          </w:p>
        </w:tc>
      </w:tr>
      <w:tr w:rsidR="00FE072E" w:rsidRPr="0014457C" w14:paraId="196D6118" w14:textId="77777777" w:rsidTr="00B200CD">
        <w:tc>
          <w:tcPr>
            <w:tcW w:w="3114" w:type="dxa"/>
          </w:tcPr>
          <w:p w14:paraId="4858518A" w14:textId="23ACF6AD" w:rsidR="00FE072E" w:rsidRPr="0014457C" w:rsidRDefault="003F7D57" w:rsidP="00B200CD">
            <w:pPr>
              <w:ind w:left="0"/>
            </w:pPr>
            <w:r w:rsidRPr="0014457C">
              <w:rPr>
                <w:rFonts w:hint="eastAsia"/>
              </w:rPr>
              <w:t>上证</w:t>
            </w:r>
            <w:r w:rsidR="00FE072E" w:rsidRPr="0014457C">
              <w:t>佣金</w:t>
            </w:r>
          </w:p>
        </w:tc>
        <w:tc>
          <w:tcPr>
            <w:tcW w:w="3121" w:type="dxa"/>
          </w:tcPr>
          <w:p w14:paraId="7F3CF545" w14:textId="6FF3799A" w:rsidR="00FE072E" w:rsidRPr="0014457C" w:rsidRDefault="00FE072E" w:rsidP="00092FF7">
            <w:pPr>
              <w:ind w:left="0"/>
            </w:pPr>
            <w:r w:rsidRPr="0014457C">
              <w:rPr>
                <w:rFonts w:hint="eastAsia"/>
              </w:rPr>
              <w:t>上海</w:t>
            </w:r>
            <w:r w:rsidRPr="0014457C">
              <w:t>交易所股票的</w:t>
            </w:r>
            <w:r w:rsidRPr="0014457C">
              <w:rPr>
                <w:rFonts w:hint="eastAsia"/>
              </w:rPr>
              <w:t>佣金</w:t>
            </w:r>
            <w:r w:rsidRPr="0014457C">
              <w:t>率</w:t>
            </w:r>
            <w:r w:rsidRPr="0014457C">
              <w:rPr>
                <w:rFonts w:hint="eastAsia"/>
              </w:rPr>
              <w:t>（包含</w:t>
            </w:r>
            <w:r w:rsidRPr="0014457C">
              <w:t>券商+</w:t>
            </w:r>
            <w:r w:rsidR="00092FF7" w:rsidRPr="0014457C">
              <w:rPr>
                <w:rFonts w:hint="eastAsia"/>
              </w:rPr>
              <w:t>平台的</w:t>
            </w:r>
            <w:r w:rsidRPr="0014457C">
              <w:t>佣金率）</w:t>
            </w:r>
          </w:p>
        </w:tc>
        <w:tc>
          <w:tcPr>
            <w:tcW w:w="3114" w:type="dxa"/>
          </w:tcPr>
          <w:p w14:paraId="609A459C" w14:textId="743CB21A" w:rsidR="00FE072E" w:rsidRPr="0014457C" w:rsidRDefault="003F7D57" w:rsidP="00B200CD">
            <w:pPr>
              <w:ind w:left="0"/>
              <w:rPr>
                <w:color w:val="548DD4" w:themeColor="text2" w:themeTint="99"/>
              </w:rPr>
            </w:pPr>
            <w:r w:rsidRPr="0014457C">
              <w:rPr>
                <w:rFonts w:hint="eastAsia"/>
                <w:color w:val="548DD4" w:themeColor="text2" w:themeTint="99"/>
              </w:rPr>
              <w:t>买卖时都要收取</w:t>
            </w:r>
          </w:p>
        </w:tc>
      </w:tr>
      <w:tr w:rsidR="00FE072E" w:rsidRPr="0014457C" w14:paraId="4AC2F3EB" w14:textId="77777777" w:rsidTr="00B200CD">
        <w:tc>
          <w:tcPr>
            <w:tcW w:w="3114" w:type="dxa"/>
          </w:tcPr>
          <w:p w14:paraId="14328D05" w14:textId="5A30167F" w:rsidR="00FE072E" w:rsidRPr="0014457C" w:rsidRDefault="003F7D57" w:rsidP="00B200CD">
            <w:pPr>
              <w:ind w:left="0"/>
            </w:pPr>
            <w:r w:rsidRPr="0014457C">
              <w:rPr>
                <w:rFonts w:hint="eastAsia"/>
              </w:rPr>
              <w:t>深证</w:t>
            </w:r>
            <w:r w:rsidR="00FE072E" w:rsidRPr="0014457C">
              <w:t>佣金</w:t>
            </w:r>
          </w:p>
        </w:tc>
        <w:tc>
          <w:tcPr>
            <w:tcW w:w="3121" w:type="dxa"/>
          </w:tcPr>
          <w:p w14:paraId="7258AE3D" w14:textId="1453820C" w:rsidR="00FE072E" w:rsidRPr="0014457C" w:rsidRDefault="00FE072E" w:rsidP="00092FF7">
            <w:pPr>
              <w:ind w:left="0"/>
            </w:pPr>
            <w:r w:rsidRPr="0014457C">
              <w:rPr>
                <w:rFonts w:hint="eastAsia"/>
              </w:rPr>
              <w:t>深圳</w:t>
            </w:r>
            <w:r w:rsidRPr="0014457C">
              <w:t>交易所股票的佣金率</w:t>
            </w:r>
            <w:r w:rsidRPr="0014457C">
              <w:rPr>
                <w:rFonts w:hint="eastAsia"/>
              </w:rPr>
              <w:t>（包含</w:t>
            </w:r>
            <w:r w:rsidRPr="0014457C">
              <w:t>券商+</w:t>
            </w:r>
            <w:r w:rsidR="00092FF7" w:rsidRPr="0014457C">
              <w:rPr>
                <w:rFonts w:hint="eastAsia"/>
              </w:rPr>
              <w:t>平台的</w:t>
            </w:r>
            <w:r w:rsidRPr="0014457C">
              <w:t>佣金率）</w:t>
            </w:r>
          </w:p>
        </w:tc>
        <w:tc>
          <w:tcPr>
            <w:tcW w:w="3114" w:type="dxa"/>
          </w:tcPr>
          <w:p w14:paraId="4F21478E" w14:textId="51341590" w:rsidR="00FE072E" w:rsidRPr="0014457C" w:rsidRDefault="003F7D57" w:rsidP="00B200CD">
            <w:pPr>
              <w:ind w:left="0"/>
              <w:rPr>
                <w:color w:val="548DD4" w:themeColor="text2" w:themeTint="99"/>
              </w:rPr>
            </w:pPr>
            <w:r w:rsidRPr="0014457C">
              <w:rPr>
                <w:rFonts w:hint="eastAsia"/>
                <w:color w:val="548DD4" w:themeColor="text2" w:themeTint="99"/>
              </w:rPr>
              <w:t>买卖时都要收取</w:t>
            </w:r>
          </w:p>
        </w:tc>
      </w:tr>
      <w:tr w:rsidR="00FE072E" w:rsidRPr="0014457C" w14:paraId="298B4F96" w14:textId="77777777" w:rsidTr="00B200CD">
        <w:tc>
          <w:tcPr>
            <w:tcW w:w="3114" w:type="dxa"/>
          </w:tcPr>
          <w:p w14:paraId="34145657" w14:textId="7A55FC03" w:rsidR="00FE072E" w:rsidRPr="0014457C" w:rsidRDefault="00842639" w:rsidP="00B200CD">
            <w:pPr>
              <w:ind w:left="0"/>
            </w:pPr>
            <w:r w:rsidRPr="0014457C">
              <w:rPr>
                <w:rFonts w:hint="eastAsia"/>
              </w:rPr>
              <w:t>是否可用</w:t>
            </w:r>
          </w:p>
        </w:tc>
        <w:tc>
          <w:tcPr>
            <w:tcW w:w="3121" w:type="dxa"/>
          </w:tcPr>
          <w:p w14:paraId="0B410487" w14:textId="2A5CED4C" w:rsidR="00842639" w:rsidRPr="0014457C" w:rsidRDefault="00842639" w:rsidP="00B200CD">
            <w:pPr>
              <w:ind w:left="0"/>
            </w:pPr>
            <w:r w:rsidRPr="0014457C">
              <w:rPr>
                <w:rFonts w:hint="eastAsia"/>
              </w:rPr>
              <w:t>默认可用</w:t>
            </w:r>
          </w:p>
        </w:tc>
        <w:tc>
          <w:tcPr>
            <w:tcW w:w="3114" w:type="dxa"/>
          </w:tcPr>
          <w:p w14:paraId="58575601" w14:textId="77777777" w:rsidR="00FE072E" w:rsidRPr="0014457C" w:rsidRDefault="00FE072E" w:rsidP="00B200CD">
            <w:pPr>
              <w:ind w:left="0"/>
            </w:pPr>
          </w:p>
        </w:tc>
      </w:tr>
    </w:tbl>
    <w:p w14:paraId="775591C4" w14:textId="0B5E683F" w:rsidR="00406717" w:rsidRPr="0014457C" w:rsidRDefault="00406717" w:rsidP="005C605C">
      <w:pPr>
        <w:pStyle w:val="3"/>
        <w:rPr>
          <w:rFonts w:eastAsia="微软雅黑"/>
        </w:rPr>
      </w:pPr>
      <w:bookmarkStart w:id="302" w:name="_Toc293477867"/>
      <w:r w:rsidRPr="0014457C">
        <w:rPr>
          <w:rFonts w:eastAsia="微软雅黑" w:hint="eastAsia"/>
        </w:rPr>
        <w:t>券商子帐户</w:t>
      </w:r>
      <w:r w:rsidR="000C0595" w:rsidRPr="0014457C">
        <w:rPr>
          <w:rFonts w:eastAsia="微软雅黑" w:hint="eastAsia"/>
        </w:rPr>
        <w:t>信息</w:t>
      </w:r>
      <w:bookmarkEnd w:id="302"/>
      <w:ins w:id="303" w:author="wang alex" w:date="2015-05-22T12:03:00Z">
        <w:r w:rsidR="00717241">
          <w:rPr>
            <w:rFonts w:eastAsia="微软雅黑" w:hint="eastAsia"/>
          </w:rPr>
          <w:t>（V1.0架构考虑可扩展性，建议V2.0版本做）</w:t>
        </w:r>
      </w:ins>
    </w:p>
    <w:tbl>
      <w:tblPr>
        <w:tblStyle w:val="af6"/>
        <w:tblW w:w="0" w:type="auto"/>
        <w:tblInd w:w="227" w:type="dxa"/>
        <w:tblLook w:val="04A0" w:firstRow="1" w:lastRow="0" w:firstColumn="1" w:lastColumn="0" w:noHBand="0" w:noVBand="1"/>
      </w:tblPr>
      <w:tblGrid>
        <w:gridCol w:w="3114"/>
        <w:gridCol w:w="3121"/>
        <w:gridCol w:w="3114"/>
      </w:tblGrid>
      <w:tr w:rsidR="00107ECD" w:rsidRPr="0014457C" w14:paraId="1316E358" w14:textId="77777777" w:rsidTr="00A8253F">
        <w:tc>
          <w:tcPr>
            <w:tcW w:w="3114" w:type="dxa"/>
          </w:tcPr>
          <w:p w14:paraId="37E2466B" w14:textId="77777777" w:rsidR="00107ECD" w:rsidRPr="0014457C" w:rsidRDefault="00107ECD" w:rsidP="00A8253F">
            <w:pPr>
              <w:ind w:left="0"/>
            </w:pPr>
            <w:r w:rsidRPr="0014457C">
              <w:rPr>
                <w:rFonts w:hint="eastAsia"/>
              </w:rPr>
              <w:t>要素名称</w:t>
            </w:r>
          </w:p>
        </w:tc>
        <w:tc>
          <w:tcPr>
            <w:tcW w:w="3121" w:type="dxa"/>
          </w:tcPr>
          <w:p w14:paraId="7EB45A99" w14:textId="77777777" w:rsidR="00107ECD" w:rsidRPr="0014457C" w:rsidRDefault="00107ECD" w:rsidP="00A8253F">
            <w:pPr>
              <w:ind w:left="0"/>
            </w:pPr>
            <w:r w:rsidRPr="0014457C">
              <w:rPr>
                <w:rFonts w:hint="eastAsia"/>
              </w:rPr>
              <w:t>解释</w:t>
            </w:r>
          </w:p>
        </w:tc>
        <w:tc>
          <w:tcPr>
            <w:tcW w:w="3114" w:type="dxa"/>
          </w:tcPr>
          <w:p w14:paraId="680496B7" w14:textId="77777777" w:rsidR="00107ECD" w:rsidRPr="0014457C" w:rsidRDefault="00107ECD" w:rsidP="00A8253F">
            <w:pPr>
              <w:ind w:left="0"/>
            </w:pPr>
            <w:r w:rsidRPr="0014457C">
              <w:rPr>
                <w:rFonts w:hint="eastAsia"/>
              </w:rPr>
              <w:t>备注</w:t>
            </w:r>
          </w:p>
        </w:tc>
      </w:tr>
      <w:tr w:rsidR="00107ECD" w:rsidRPr="0014457C" w14:paraId="7A46BE46" w14:textId="77777777" w:rsidTr="00A8253F">
        <w:tc>
          <w:tcPr>
            <w:tcW w:w="3114" w:type="dxa"/>
          </w:tcPr>
          <w:p w14:paraId="701C59EB" w14:textId="77777777" w:rsidR="00107ECD" w:rsidRPr="0014457C" w:rsidRDefault="00107ECD" w:rsidP="00A8253F">
            <w:pPr>
              <w:ind w:left="0"/>
            </w:pPr>
            <w:r w:rsidRPr="0014457C">
              <w:rPr>
                <w:rFonts w:hint="eastAsia"/>
              </w:rPr>
              <w:t>券商代码</w:t>
            </w:r>
          </w:p>
        </w:tc>
        <w:tc>
          <w:tcPr>
            <w:tcW w:w="3121" w:type="dxa"/>
          </w:tcPr>
          <w:p w14:paraId="0AB279FF" w14:textId="77777777" w:rsidR="00107ECD" w:rsidRPr="0014457C" w:rsidRDefault="00107ECD" w:rsidP="00A8253F">
            <w:pPr>
              <w:ind w:left="0"/>
            </w:pPr>
            <w:r w:rsidRPr="0014457C">
              <w:rPr>
                <w:rFonts w:hint="eastAsia"/>
              </w:rPr>
              <w:t>如qs_</w:t>
            </w:r>
            <w:r w:rsidRPr="0014457C">
              <w:t>01</w:t>
            </w:r>
          </w:p>
        </w:tc>
        <w:tc>
          <w:tcPr>
            <w:tcW w:w="3114" w:type="dxa"/>
          </w:tcPr>
          <w:p w14:paraId="7BFED538" w14:textId="77777777" w:rsidR="00107ECD" w:rsidRPr="0014457C" w:rsidRDefault="00107ECD" w:rsidP="00A8253F">
            <w:pPr>
              <w:ind w:left="0"/>
            </w:pPr>
          </w:p>
        </w:tc>
      </w:tr>
      <w:tr w:rsidR="00107ECD" w:rsidRPr="0014457C" w14:paraId="706BB917" w14:textId="77777777" w:rsidTr="00A8253F">
        <w:tc>
          <w:tcPr>
            <w:tcW w:w="3114" w:type="dxa"/>
          </w:tcPr>
          <w:p w14:paraId="06FE8A14" w14:textId="77777777" w:rsidR="00107ECD" w:rsidRPr="0014457C" w:rsidRDefault="00107ECD" w:rsidP="00A8253F">
            <w:pPr>
              <w:ind w:left="0"/>
            </w:pPr>
            <w:r w:rsidRPr="0014457C">
              <w:rPr>
                <w:rFonts w:hint="eastAsia"/>
              </w:rPr>
              <w:t>产品</w:t>
            </w:r>
            <w:r w:rsidRPr="0014457C">
              <w:t>中文名</w:t>
            </w:r>
          </w:p>
        </w:tc>
        <w:tc>
          <w:tcPr>
            <w:tcW w:w="3121" w:type="dxa"/>
          </w:tcPr>
          <w:p w14:paraId="6E03E479" w14:textId="77777777" w:rsidR="00107ECD" w:rsidRPr="0014457C" w:rsidRDefault="00107ECD" w:rsidP="00A8253F">
            <w:pPr>
              <w:ind w:left="0"/>
            </w:pPr>
            <w:r w:rsidRPr="0014457C">
              <w:rPr>
                <w:rFonts w:hint="eastAsia"/>
              </w:rPr>
              <w:t>如 华宝证券</w:t>
            </w:r>
          </w:p>
        </w:tc>
        <w:tc>
          <w:tcPr>
            <w:tcW w:w="3114" w:type="dxa"/>
          </w:tcPr>
          <w:p w14:paraId="2660F38A" w14:textId="77777777" w:rsidR="00107ECD" w:rsidRPr="0014457C" w:rsidRDefault="00107ECD" w:rsidP="00A8253F">
            <w:pPr>
              <w:ind w:left="0"/>
            </w:pPr>
          </w:p>
        </w:tc>
      </w:tr>
      <w:tr w:rsidR="00107ECD" w:rsidRPr="0014457C" w14:paraId="6CCBAF1B" w14:textId="77777777" w:rsidTr="00A8253F">
        <w:tc>
          <w:tcPr>
            <w:tcW w:w="3114" w:type="dxa"/>
          </w:tcPr>
          <w:p w14:paraId="6FA89DE4" w14:textId="77777777" w:rsidR="00107ECD" w:rsidRPr="0014457C" w:rsidRDefault="00107ECD" w:rsidP="00A8253F">
            <w:pPr>
              <w:ind w:left="0"/>
            </w:pPr>
            <w:r w:rsidRPr="0014457C">
              <w:rPr>
                <w:rFonts w:hint="eastAsia"/>
              </w:rPr>
              <w:t>产品</w:t>
            </w:r>
            <w:r w:rsidRPr="0014457C">
              <w:t>类型</w:t>
            </w:r>
          </w:p>
        </w:tc>
        <w:tc>
          <w:tcPr>
            <w:tcW w:w="3121" w:type="dxa"/>
          </w:tcPr>
          <w:p w14:paraId="32BE1B4E" w14:textId="77777777" w:rsidR="00107ECD" w:rsidRPr="0014457C" w:rsidRDefault="00107ECD" w:rsidP="00A8253F">
            <w:pPr>
              <w:ind w:left="0"/>
            </w:pPr>
            <w:r w:rsidRPr="0014457C">
              <w:rPr>
                <w:rFonts w:hint="eastAsia"/>
              </w:rPr>
              <w:t>股票</w:t>
            </w:r>
          </w:p>
        </w:tc>
        <w:tc>
          <w:tcPr>
            <w:tcW w:w="3114" w:type="dxa"/>
          </w:tcPr>
          <w:p w14:paraId="422A5355" w14:textId="77777777" w:rsidR="00107ECD" w:rsidRPr="0014457C" w:rsidRDefault="00107ECD" w:rsidP="00A8253F">
            <w:pPr>
              <w:ind w:left="0"/>
            </w:pPr>
          </w:p>
        </w:tc>
      </w:tr>
      <w:tr w:rsidR="00107ECD" w:rsidRPr="0014457C" w14:paraId="20C196DB" w14:textId="77777777" w:rsidTr="00A8253F">
        <w:tc>
          <w:tcPr>
            <w:tcW w:w="3114" w:type="dxa"/>
          </w:tcPr>
          <w:p w14:paraId="5D0986BC" w14:textId="77777777" w:rsidR="00107ECD" w:rsidRPr="0014457C" w:rsidRDefault="00107ECD" w:rsidP="00A8253F">
            <w:pPr>
              <w:ind w:left="0"/>
            </w:pPr>
            <w:r w:rsidRPr="0014457C">
              <w:rPr>
                <w:rFonts w:hint="eastAsia"/>
              </w:rPr>
              <w:t>开户营业部</w:t>
            </w:r>
          </w:p>
        </w:tc>
        <w:tc>
          <w:tcPr>
            <w:tcW w:w="3121" w:type="dxa"/>
          </w:tcPr>
          <w:p w14:paraId="5182B1BD" w14:textId="77777777" w:rsidR="00107ECD" w:rsidRPr="0014457C" w:rsidRDefault="00107ECD" w:rsidP="00A8253F">
            <w:pPr>
              <w:ind w:left="0"/>
            </w:pPr>
            <w:r w:rsidRPr="0014457C">
              <w:t>xx营业部</w:t>
            </w:r>
          </w:p>
        </w:tc>
        <w:tc>
          <w:tcPr>
            <w:tcW w:w="3114" w:type="dxa"/>
          </w:tcPr>
          <w:p w14:paraId="1DE97887" w14:textId="77777777" w:rsidR="00107ECD" w:rsidRPr="0014457C" w:rsidRDefault="00107ECD" w:rsidP="00A8253F">
            <w:pPr>
              <w:ind w:left="0"/>
            </w:pPr>
          </w:p>
        </w:tc>
      </w:tr>
      <w:tr w:rsidR="00107ECD" w:rsidRPr="0014457C" w14:paraId="6B8A0AB8" w14:textId="77777777" w:rsidTr="00A8253F">
        <w:tc>
          <w:tcPr>
            <w:tcW w:w="3114" w:type="dxa"/>
          </w:tcPr>
          <w:p w14:paraId="3DC511CC" w14:textId="77777777" w:rsidR="00107ECD" w:rsidRPr="0014457C" w:rsidRDefault="00107ECD" w:rsidP="00A8253F">
            <w:pPr>
              <w:ind w:left="0"/>
            </w:pPr>
            <w:r w:rsidRPr="0014457C">
              <w:rPr>
                <w:rFonts w:hint="eastAsia"/>
              </w:rPr>
              <w:t>营业部</w:t>
            </w:r>
            <w:r w:rsidRPr="0014457C">
              <w:t>代码</w:t>
            </w:r>
          </w:p>
        </w:tc>
        <w:tc>
          <w:tcPr>
            <w:tcW w:w="3121" w:type="dxa"/>
          </w:tcPr>
          <w:p w14:paraId="4C488877" w14:textId="77777777" w:rsidR="00107ECD" w:rsidRPr="0014457C" w:rsidRDefault="00107ECD" w:rsidP="00A8253F">
            <w:pPr>
              <w:ind w:left="0"/>
            </w:pPr>
            <w:r w:rsidRPr="0014457C">
              <w:rPr>
                <w:rFonts w:hint="eastAsia"/>
              </w:rPr>
              <w:t>如 2011</w:t>
            </w:r>
          </w:p>
        </w:tc>
        <w:tc>
          <w:tcPr>
            <w:tcW w:w="3114" w:type="dxa"/>
          </w:tcPr>
          <w:p w14:paraId="15A81067" w14:textId="77777777" w:rsidR="00107ECD" w:rsidRPr="0014457C" w:rsidRDefault="00107ECD" w:rsidP="00A8253F">
            <w:pPr>
              <w:ind w:left="0"/>
            </w:pPr>
          </w:p>
        </w:tc>
      </w:tr>
      <w:tr w:rsidR="00107ECD" w:rsidRPr="0014457C" w14:paraId="6F9945FE" w14:textId="77777777" w:rsidTr="00A8253F">
        <w:tc>
          <w:tcPr>
            <w:tcW w:w="3114" w:type="dxa"/>
          </w:tcPr>
          <w:p w14:paraId="29CA23BD" w14:textId="77777777" w:rsidR="00107ECD" w:rsidRPr="0014457C" w:rsidRDefault="00107ECD" w:rsidP="00A8253F">
            <w:pPr>
              <w:ind w:left="0"/>
            </w:pPr>
            <w:r w:rsidRPr="0014457C">
              <w:rPr>
                <w:rFonts w:hint="eastAsia"/>
              </w:rPr>
              <w:t>交易</w:t>
            </w:r>
            <w:r w:rsidRPr="0014457C">
              <w:t>柜台</w:t>
            </w:r>
          </w:p>
        </w:tc>
        <w:tc>
          <w:tcPr>
            <w:tcW w:w="3121" w:type="dxa"/>
          </w:tcPr>
          <w:p w14:paraId="4AC9DCE8" w14:textId="77777777" w:rsidR="00107ECD" w:rsidRPr="0014457C" w:rsidRDefault="00107ECD" w:rsidP="00A8253F">
            <w:pPr>
              <w:ind w:left="0"/>
            </w:pPr>
          </w:p>
        </w:tc>
        <w:tc>
          <w:tcPr>
            <w:tcW w:w="3114" w:type="dxa"/>
          </w:tcPr>
          <w:p w14:paraId="3D2C828E" w14:textId="77777777" w:rsidR="00107ECD" w:rsidRPr="0014457C" w:rsidRDefault="00107ECD" w:rsidP="00A8253F">
            <w:pPr>
              <w:ind w:left="0"/>
            </w:pPr>
          </w:p>
        </w:tc>
      </w:tr>
      <w:tr w:rsidR="00107ECD" w:rsidRPr="0014457C" w14:paraId="64C03227" w14:textId="77777777" w:rsidTr="00A8253F">
        <w:tc>
          <w:tcPr>
            <w:tcW w:w="3114" w:type="dxa"/>
          </w:tcPr>
          <w:p w14:paraId="661F1B41" w14:textId="77777777" w:rsidR="00107ECD" w:rsidRPr="0014457C" w:rsidRDefault="00107ECD" w:rsidP="00A8253F">
            <w:pPr>
              <w:ind w:left="0"/>
            </w:pPr>
            <w:r w:rsidRPr="0014457C">
              <w:rPr>
                <w:rFonts w:hint="eastAsia"/>
              </w:rPr>
              <w:lastRenderedPageBreak/>
              <w:t>登陆</w:t>
            </w:r>
            <w:r w:rsidRPr="0014457C">
              <w:t>账号</w:t>
            </w:r>
          </w:p>
        </w:tc>
        <w:tc>
          <w:tcPr>
            <w:tcW w:w="3121" w:type="dxa"/>
          </w:tcPr>
          <w:p w14:paraId="526581BA" w14:textId="77777777" w:rsidR="00107ECD" w:rsidRPr="0014457C" w:rsidRDefault="00107ECD" w:rsidP="00A8253F">
            <w:pPr>
              <w:ind w:left="0"/>
            </w:pPr>
          </w:p>
        </w:tc>
        <w:tc>
          <w:tcPr>
            <w:tcW w:w="3114" w:type="dxa"/>
          </w:tcPr>
          <w:p w14:paraId="1B2E92BE" w14:textId="77777777" w:rsidR="00107ECD" w:rsidRPr="0014457C" w:rsidRDefault="00107ECD" w:rsidP="00A8253F">
            <w:pPr>
              <w:ind w:left="0"/>
            </w:pPr>
          </w:p>
        </w:tc>
      </w:tr>
      <w:tr w:rsidR="00107ECD" w:rsidRPr="0014457C" w14:paraId="46BD81CC" w14:textId="77777777" w:rsidTr="00A8253F">
        <w:tc>
          <w:tcPr>
            <w:tcW w:w="3114" w:type="dxa"/>
          </w:tcPr>
          <w:p w14:paraId="3C50E5AC" w14:textId="77777777" w:rsidR="00107ECD" w:rsidRPr="0014457C" w:rsidRDefault="00107ECD" w:rsidP="00A8253F">
            <w:pPr>
              <w:ind w:left="0"/>
            </w:pPr>
            <w:r w:rsidRPr="0014457C">
              <w:rPr>
                <w:rFonts w:hint="eastAsia"/>
              </w:rPr>
              <w:t>登陆</w:t>
            </w:r>
            <w:r w:rsidRPr="0014457C">
              <w:t>密码</w:t>
            </w:r>
          </w:p>
        </w:tc>
        <w:tc>
          <w:tcPr>
            <w:tcW w:w="3121" w:type="dxa"/>
          </w:tcPr>
          <w:p w14:paraId="0687D9B8" w14:textId="77777777" w:rsidR="00107ECD" w:rsidRPr="0014457C" w:rsidRDefault="00107ECD" w:rsidP="00A8253F">
            <w:pPr>
              <w:ind w:left="0"/>
            </w:pPr>
          </w:p>
        </w:tc>
        <w:tc>
          <w:tcPr>
            <w:tcW w:w="3114" w:type="dxa"/>
          </w:tcPr>
          <w:p w14:paraId="24B82057" w14:textId="77777777" w:rsidR="00107ECD" w:rsidRPr="0014457C" w:rsidRDefault="00107ECD" w:rsidP="00A8253F">
            <w:pPr>
              <w:ind w:left="0"/>
            </w:pPr>
          </w:p>
        </w:tc>
      </w:tr>
      <w:tr w:rsidR="00A72C54" w:rsidRPr="0014457C" w14:paraId="5B36D5CD" w14:textId="77777777" w:rsidTr="00A8253F">
        <w:tc>
          <w:tcPr>
            <w:tcW w:w="3114" w:type="dxa"/>
          </w:tcPr>
          <w:p w14:paraId="0B015252" w14:textId="786AF8C3" w:rsidR="00A72C54" w:rsidRPr="0014457C" w:rsidRDefault="00A72C54" w:rsidP="00A8253F">
            <w:pPr>
              <w:ind w:left="0"/>
            </w:pPr>
            <w:r w:rsidRPr="0014457C">
              <w:rPr>
                <w:rFonts w:hint="eastAsia"/>
              </w:rPr>
              <w:t>通讯密码</w:t>
            </w:r>
          </w:p>
        </w:tc>
        <w:tc>
          <w:tcPr>
            <w:tcW w:w="3121" w:type="dxa"/>
          </w:tcPr>
          <w:p w14:paraId="4CBFD49A" w14:textId="77777777" w:rsidR="00A72C54" w:rsidRPr="0014457C" w:rsidRDefault="00A72C54" w:rsidP="00A8253F">
            <w:pPr>
              <w:ind w:left="0"/>
            </w:pPr>
          </w:p>
        </w:tc>
        <w:tc>
          <w:tcPr>
            <w:tcW w:w="3114" w:type="dxa"/>
          </w:tcPr>
          <w:p w14:paraId="764BF65A" w14:textId="77777777" w:rsidR="00A72C54" w:rsidRPr="0014457C" w:rsidRDefault="00A72C54" w:rsidP="00A8253F">
            <w:pPr>
              <w:ind w:left="0"/>
            </w:pPr>
          </w:p>
        </w:tc>
      </w:tr>
      <w:tr w:rsidR="00107ECD" w:rsidRPr="0014457C" w14:paraId="665FDA85" w14:textId="77777777" w:rsidTr="00A8253F">
        <w:tc>
          <w:tcPr>
            <w:tcW w:w="3114" w:type="dxa"/>
          </w:tcPr>
          <w:p w14:paraId="6F2940EE" w14:textId="77777777" w:rsidR="00107ECD" w:rsidRPr="0014457C" w:rsidRDefault="00107ECD" w:rsidP="00A8253F">
            <w:pPr>
              <w:ind w:left="0"/>
            </w:pPr>
            <w:r w:rsidRPr="0014457C">
              <w:rPr>
                <w:rFonts w:hint="eastAsia"/>
              </w:rPr>
              <w:t>资金</w:t>
            </w:r>
            <w:r w:rsidRPr="0014457C">
              <w:t>账号</w:t>
            </w:r>
          </w:p>
        </w:tc>
        <w:tc>
          <w:tcPr>
            <w:tcW w:w="3121" w:type="dxa"/>
          </w:tcPr>
          <w:p w14:paraId="1CACD1CA" w14:textId="77777777" w:rsidR="00107ECD" w:rsidRPr="0014457C" w:rsidRDefault="00107ECD" w:rsidP="00A8253F">
            <w:pPr>
              <w:ind w:left="0"/>
            </w:pPr>
          </w:p>
        </w:tc>
        <w:tc>
          <w:tcPr>
            <w:tcW w:w="3114" w:type="dxa"/>
          </w:tcPr>
          <w:p w14:paraId="2CF8F871" w14:textId="77777777" w:rsidR="00107ECD" w:rsidRPr="0014457C" w:rsidRDefault="00107ECD" w:rsidP="00A8253F">
            <w:pPr>
              <w:ind w:left="0"/>
            </w:pPr>
          </w:p>
        </w:tc>
      </w:tr>
      <w:tr w:rsidR="00107ECD" w:rsidRPr="0014457C" w14:paraId="032F227A" w14:textId="77777777" w:rsidTr="00A8253F">
        <w:tc>
          <w:tcPr>
            <w:tcW w:w="3114" w:type="dxa"/>
          </w:tcPr>
          <w:p w14:paraId="064F077F" w14:textId="77777777" w:rsidR="00107ECD" w:rsidRPr="0014457C" w:rsidRDefault="00107ECD" w:rsidP="00A8253F">
            <w:pPr>
              <w:ind w:left="0"/>
            </w:pPr>
            <w:r w:rsidRPr="0014457C">
              <w:rPr>
                <w:rFonts w:hint="eastAsia"/>
              </w:rPr>
              <w:t>资金</w:t>
            </w:r>
            <w:r w:rsidRPr="0014457C">
              <w:t>密码</w:t>
            </w:r>
          </w:p>
        </w:tc>
        <w:tc>
          <w:tcPr>
            <w:tcW w:w="3121" w:type="dxa"/>
          </w:tcPr>
          <w:p w14:paraId="20DF4B2F" w14:textId="77777777" w:rsidR="00107ECD" w:rsidRPr="0014457C" w:rsidRDefault="00107ECD" w:rsidP="00A8253F">
            <w:pPr>
              <w:ind w:left="0"/>
            </w:pPr>
          </w:p>
        </w:tc>
        <w:tc>
          <w:tcPr>
            <w:tcW w:w="3114" w:type="dxa"/>
          </w:tcPr>
          <w:p w14:paraId="31541ED2" w14:textId="77777777" w:rsidR="00107ECD" w:rsidRPr="0014457C" w:rsidRDefault="00107ECD" w:rsidP="00A8253F">
            <w:pPr>
              <w:ind w:left="0"/>
            </w:pPr>
          </w:p>
        </w:tc>
      </w:tr>
      <w:tr w:rsidR="00107ECD" w:rsidRPr="0014457C" w14:paraId="6DF5BF4B" w14:textId="77777777" w:rsidTr="00A8253F">
        <w:tc>
          <w:tcPr>
            <w:tcW w:w="3114" w:type="dxa"/>
          </w:tcPr>
          <w:p w14:paraId="424A6109" w14:textId="77777777" w:rsidR="00107ECD" w:rsidRPr="0014457C" w:rsidRDefault="00107ECD" w:rsidP="00A8253F">
            <w:pPr>
              <w:ind w:left="0"/>
            </w:pPr>
            <w:r w:rsidRPr="0014457C">
              <w:rPr>
                <w:rFonts w:hint="eastAsia"/>
              </w:rPr>
              <w:t>总资金</w:t>
            </w:r>
            <w:r w:rsidRPr="0014457C">
              <w:t>（</w:t>
            </w:r>
            <w:r w:rsidRPr="0014457C">
              <w:rPr>
                <w:rFonts w:hint="eastAsia"/>
              </w:rPr>
              <w:t>万元</w:t>
            </w:r>
            <w:r w:rsidRPr="0014457C">
              <w:t>）</w:t>
            </w:r>
          </w:p>
        </w:tc>
        <w:tc>
          <w:tcPr>
            <w:tcW w:w="3121" w:type="dxa"/>
          </w:tcPr>
          <w:p w14:paraId="3A797163" w14:textId="77777777" w:rsidR="00107ECD" w:rsidRPr="0014457C" w:rsidRDefault="00107ECD" w:rsidP="00A8253F">
            <w:pPr>
              <w:ind w:left="0"/>
            </w:pPr>
            <w:r w:rsidRPr="0014457C">
              <w:rPr>
                <w:rFonts w:hint="eastAsia"/>
                <w:color w:val="548DD4" w:themeColor="text2" w:themeTint="99"/>
              </w:rPr>
              <w:t>证券</w:t>
            </w:r>
            <w:r w:rsidRPr="0014457C">
              <w:rPr>
                <w:color w:val="548DD4" w:themeColor="text2" w:themeTint="99"/>
              </w:rPr>
              <w:t>账号总资金量</w:t>
            </w:r>
          </w:p>
        </w:tc>
        <w:tc>
          <w:tcPr>
            <w:tcW w:w="3114" w:type="dxa"/>
          </w:tcPr>
          <w:p w14:paraId="5FFFA8A6" w14:textId="77777777" w:rsidR="00107ECD" w:rsidRPr="0014457C" w:rsidRDefault="00107ECD" w:rsidP="00A8253F">
            <w:pPr>
              <w:ind w:left="0"/>
            </w:pPr>
            <w:r w:rsidRPr="0014457C">
              <w:rPr>
                <w:rFonts w:hint="eastAsia"/>
              </w:rPr>
              <w:t>多个证券账号资金相加总和=平台券商帐户信息</w:t>
            </w:r>
          </w:p>
        </w:tc>
      </w:tr>
      <w:tr w:rsidR="00107ECD" w:rsidRPr="0014457C" w14:paraId="50B190F0" w14:textId="77777777" w:rsidTr="00A8253F">
        <w:tc>
          <w:tcPr>
            <w:tcW w:w="3114" w:type="dxa"/>
          </w:tcPr>
          <w:p w14:paraId="281ABEAE" w14:textId="77777777" w:rsidR="00107ECD" w:rsidRPr="0014457C" w:rsidRDefault="00107ECD" w:rsidP="00A8253F">
            <w:pPr>
              <w:ind w:left="0"/>
            </w:pPr>
            <w:r w:rsidRPr="0014457C">
              <w:rPr>
                <w:rFonts w:hint="eastAsia"/>
              </w:rPr>
              <w:t>是否可用</w:t>
            </w:r>
          </w:p>
        </w:tc>
        <w:tc>
          <w:tcPr>
            <w:tcW w:w="3121" w:type="dxa"/>
          </w:tcPr>
          <w:p w14:paraId="381CBFA5" w14:textId="612972E2" w:rsidR="00107ECD" w:rsidRPr="0014457C" w:rsidRDefault="00107ECD" w:rsidP="00A8253F">
            <w:pPr>
              <w:ind w:left="0"/>
            </w:pPr>
            <w:r w:rsidRPr="0014457C">
              <w:rPr>
                <w:rFonts w:hint="eastAsia"/>
              </w:rPr>
              <w:t>默认可用</w:t>
            </w:r>
          </w:p>
        </w:tc>
        <w:tc>
          <w:tcPr>
            <w:tcW w:w="3114" w:type="dxa"/>
          </w:tcPr>
          <w:p w14:paraId="41F0DF41" w14:textId="77777777" w:rsidR="00107ECD" w:rsidRPr="0014457C" w:rsidRDefault="00107ECD" w:rsidP="00A8253F">
            <w:pPr>
              <w:ind w:left="0"/>
            </w:pPr>
          </w:p>
        </w:tc>
      </w:tr>
    </w:tbl>
    <w:p w14:paraId="0ADD0B6C" w14:textId="13B0B358" w:rsidR="008D37A3" w:rsidRPr="0014457C" w:rsidRDefault="008D37A3" w:rsidP="008D37A3">
      <w:pPr>
        <w:ind w:left="0"/>
      </w:pPr>
    </w:p>
    <w:p w14:paraId="34AF830D" w14:textId="506E825A" w:rsidR="00407B75" w:rsidRPr="0014457C" w:rsidRDefault="009C1C35" w:rsidP="005C605C">
      <w:pPr>
        <w:pStyle w:val="3"/>
        <w:rPr>
          <w:rFonts w:eastAsia="微软雅黑"/>
        </w:rPr>
      </w:pPr>
      <w:bookmarkStart w:id="304" w:name="_Toc293477868"/>
      <w:r w:rsidRPr="0014457C">
        <w:rPr>
          <w:rFonts w:eastAsia="微软雅黑" w:hint="eastAsia"/>
        </w:rPr>
        <w:t>配资</w:t>
      </w:r>
      <w:r w:rsidR="00407B75" w:rsidRPr="0014457C">
        <w:rPr>
          <w:rFonts w:eastAsia="微软雅黑" w:hint="eastAsia"/>
        </w:rPr>
        <w:t>产品</w:t>
      </w:r>
      <w:r w:rsidRPr="0014457C">
        <w:rPr>
          <w:rFonts w:eastAsia="微软雅黑" w:hint="eastAsia"/>
        </w:rPr>
        <w:t>与实盘</w:t>
      </w:r>
      <w:r w:rsidR="00407B75" w:rsidRPr="0014457C">
        <w:rPr>
          <w:rFonts w:eastAsia="微软雅黑" w:hint="eastAsia"/>
        </w:rPr>
        <w:t>参数</w:t>
      </w:r>
      <w:bookmarkEnd w:id="304"/>
    </w:p>
    <w:p w14:paraId="5E949491" w14:textId="52B35A55" w:rsidR="000C0595" w:rsidRPr="0014457C" w:rsidRDefault="009C1C35" w:rsidP="000C0595">
      <w:r w:rsidRPr="0014457C">
        <w:rPr>
          <w:rFonts w:hint="eastAsia"/>
        </w:rPr>
        <w:t>配资</w:t>
      </w:r>
      <w:r w:rsidR="000C0595" w:rsidRPr="0014457C">
        <w:rPr>
          <w:rFonts w:hint="eastAsia"/>
        </w:rPr>
        <w:t>产品与</w:t>
      </w:r>
      <w:r w:rsidRPr="0014457C">
        <w:rPr>
          <w:rFonts w:hint="eastAsia"/>
        </w:rPr>
        <w:t>实盘</w:t>
      </w:r>
      <w:r w:rsidR="000C0595" w:rsidRPr="0014457C">
        <w:rPr>
          <w:rFonts w:hint="eastAsia"/>
        </w:rPr>
        <w:t>方案</w:t>
      </w:r>
    </w:p>
    <w:p w14:paraId="7512B4D5" w14:textId="6C23F13A" w:rsidR="00400DDC" w:rsidRPr="0014457C" w:rsidRDefault="00AF4BB6" w:rsidP="00407B75">
      <w:r w:rsidRPr="0014457C">
        <w:rPr>
          <w:noProof/>
        </w:rPr>
        <w:drawing>
          <wp:inline distT="0" distB="0" distL="0" distR="0" wp14:anchorId="158B652C" wp14:editId="2F4E5BC9">
            <wp:extent cx="5012690" cy="3518535"/>
            <wp:effectExtent l="0" t="0" r="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2690" cy="3518535"/>
                    </a:xfrm>
                    <a:prstGeom prst="rect">
                      <a:avLst/>
                    </a:prstGeom>
                    <a:noFill/>
                    <a:ln>
                      <a:noFill/>
                    </a:ln>
                  </pic:spPr>
                </pic:pic>
              </a:graphicData>
            </a:graphic>
          </wp:inline>
        </w:drawing>
      </w:r>
    </w:p>
    <w:p w14:paraId="69B0526D" w14:textId="0A371BA9" w:rsidR="00400DDC" w:rsidRPr="0014457C" w:rsidRDefault="00400DDC" w:rsidP="00407B75"/>
    <w:tbl>
      <w:tblPr>
        <w:tblStyle w:val="af6"/>
        <w:tblW w:w="0" w:type="auto"/>
        <w:tblInd w:w="227" w:type="dxa"/>
        <w:tblLook w:val="04A0" w:firstRow="1" w:lastRow="0" w:firstColumn="1" w:lastColumn="0" w:noHBand="0" w:noVBand="1"/>
      </w:tblPr>
      <w:tblGrid>
        <w:gridCol w:w="2673"/>
        <w:gridCol w:w="4004"/>
        <w:gridCol w:w="2672"/>
      </w:tblGrid>
      <w:tr w:rsidR="00CB0ADC" w:rsidRPr="0014457C" w14:paraId="01491774" w14:textId="77777777" w:rsidTr="00A8253F">
        <w:tc>
          <w:tcPr>
            <w:tcW w:w="2673" w:type="dxa"/>
          </w:tcPr>
          <w:p w14:paraId="7E54C274" w14:textId="77777777" w:rsidR="00CB0ADC" w:rsidRPr="0014457C" w:rsidRDefault="00CB0ADC" w:rsidP="00A8253F">
            <w:pPr>
              <w:ind w:left="0"/>
            </w:pPr>
            <w:r w:rsidRPr="0014457C">
              <w:rPr>
                <w:rFonts w:hint="eastAsia"/>
              </w:rPr>
              <w:t>要素名称</w:t>
            </w:r>
          </w:p>
        </w:tc>
        <w:tc>
          <w:tcPr>
            <w:tcW w:w="4004" w:type="dxa"/>
          </w:tcPr>
          <w:p w14:paraId="14B4D47A" w14:textId="77777777" w:rsidR="00CB0ADC" w:rsidRPr="0014457C" w:rsidRDefault="00CB0ADC" w:rsidP="00A8253F">
            <w:pPr>
              <w:ind w:left="0"/>
            </w:pPr>
            <w:r w:rsidRPr="0014457C">
              <w:rPr>
                <w:rFonts w:hint="eastAsia"/>
              </w:rPr>
              <w:t>解释</w:t>
            </w:r>
          </w:p>
        </w:tc>
        <w:tc>
          <w:tcPr>
            <w:tcW w:w="2672" w:type="dxa"/>
          </w:tcPr>
          <w:p w14:paraId="78481B37" w14:textId="77777777" w:rsidR="00CB0ADC" w:rsidRPr="0014457C" w:rsidRDefault="00CB0ADC" w:rsidP="00A8253F">
            <w:pPr>
              <w:ind w:left="0"/>
            </w:pPr>
            <w:r w:rsidRPr="0014457C">
              <w:rPr>
                <w:rFonts w:hint="eastAsia"/>
              </w:rPr>
              <w:t>备注</w:t>
            </w:r>
          </w:p>
        </w:tc>
      </w:tr>
      <w:tr w:rsidR="00CB0ADC" w:rsidRPr="0014457C" w14:paraId="4473E8B5" w14:textId="77777777" w:rsidTr="00A8253F">
        <w:tc>
          <w:tcPr>
            <w:tcW w:w="2673" w:type="dxa"/>
          </w:tcPr>
          <w:p w14:paraId="6C156407" w14:textId="716EC4C5" w:rsidR="00CB0ADC" w:rsidRPr="0014457C" w:rsidRDefault="00A31DBA" w:rsidP="00A8253F">
            <w:pPr>
              <w:ind w:left="0"/>
            </w:pPr>
            <w:r w:rsidRPr="0014457C">
              <w:rPr>
                <w:rFonts w:hint="eastAsia"/>
              </w:rPr>
              <w:lastRenderedPageBreak/>
              <w:t>实盘方案</w:t>
            </w:r>
            <w:r w:rsidR="00CB0ADC" w:rsidRPr="0014457C">
              <w:t>代码</w:t>
            </w:r>
          </w:p>
        </w:tc>
        <w:tc>
          <w:tcPr>
            <w:tcW w:w="4004" w:type="dxa"/>
          </w:tcPr>
          <w:p w14:paraId="0BAB44CD" w14:textId="3F1325BC" w:rsidR="00CB0ADC" w:rsidRPr="0014457C" w:rsidRDefault="00FD2E9E" w:rsidP="00A8253F">
            <w:pPr>
              <w:ind w:left="0"/>
            </w:pPr>
            <w:r w:rsidRPr="0014457C">
              <w:rPr>
                <w:rFonts w:hint="eastAsia"/>
              </w:rPr>
              <w:t>如：stock1</w:t>
            </w:r>
          </w:p>
        </w:tc>
        <w:tc>
          <w:tcPr>
            <w:tcW w:w="2672" w:type="dxa"/>
          </w:tcPr>
          <w:p w14:paraId="447B2CD6" w14:textId="77777777" w:rsidR="00CB0ADC" w:rsidRPr="0014457C" w:rsidRDefault="00CB0ADC" w:rsidP="00A8253F">
            <w:pPr>
              <w:ind w:left="0"/>
            </w:pPr>
          </w:p>
        </w:tc>
      </w:tr>
      <w:tr w:rsidR="00CB0ADC" w:rsidRPr="0014457C" w14:paraId="3DADF0E1" w14:textId="77777777" w:rsidTr="00A8253F">
        <w:tc>
          <w:tcPr>
            <w:tcW w:w="2673" w:type="dxa"/>
          </w:tcPr>
          <w:p w14:paraId="2DB32EDD" w14:textId="4900E8A0" w:rsidR="00CB0ADC" w:rsidRPr="0014457C" w:rsidRDefault="00A31DBA" w:rsidP="00A8253F">
            <w:pPr>
              <w:ind w:left="0"/>
            </w:pPr>
            <w:r w:rsidRPr="0014457C">
              <w:rPr>
                <w:rFonts w:hint="eastAsia"/>
              </w:rPr>
              <w:t>实盘方案</w:t>
            </w:r>
            <w:r w:rsidR="00CB0ADC" w:rsidRPr="0014457C">
              <w:t>中文名</w:t>
            </w:r>
          </w:p>
        </w:tc>
        <w:tc>
          <w:tcPr>
            <w:tcW w:w="4004" w:type="dxa"/>
          </w:tcPr>
          <w:p w14:paraId="4E199639" w14:textId="63539B32" w:rsidR="00CB0ADC" w:rsidRPr="0014457C" w:rsidRDefault="005120A9" w:rsidP="005120A9">
            <w:pPr>
              <w:ind w:left="0"/>
            </w:pPr>
            <w:r w:rsidRPr="0014457C">
              <w:rPr>
                <w:rFonts w:hint="eastAsia"/>
              </w:rPr>
              <w:t>如股票</w:t>
            </w:r>
            <w:r w:rsidR="00CB0ADC" w:rsidRPr="0014457C">
              <w:rPr>
                <w:rFonts w:hint="eastAsia"/>
              </w:rPr>
              <w:t>、黄金</w:t>
            </w:r>
            <w:r w:rsidRPr="0014457C">
              <w:rPr>
                <w:rFonts w:hint="eastAsia"/>
              </w:rPr>
              <w:t>、场内基金</w:t>
            </w:r>
          </w:p>
        </w:tc>
        <w:tc>
          <w:tcPr>
            <w:tcW w:w="2672" w:type="dxa"/>
          </w:tcPr>
          <w:p w14:paraId="46A4DC8D" w14:textId="77777777" w:rsidR="00CB0ADC" w:rsidRPr="0014457C" w:rsidRDefault="00CB0ADC" w:rsidP="00A8253F">
            <w:pPr>
              <w:ind w:left="0"/>
            </w:pPr>
          </w:p>
        </w:tc>
      </w:tr>
      <w:tr w:rsidR="00CB0ADC" w:rsidRPr="0014457C" w14:paraId="41939819" w14:textId="77777777" w:rsidTr="00A8253F">
        <w:tc>
          <w:tcPr>
            <w:tcW w:w="2673" w:type="dxa"/>
          </w:tcPr>
          <w:p w14:paraId="54FEB18B" w14:textId="6C2A9ED9" w:rsidR="00CB0ADC" w:rsidRPr="0014457C" w:rsidRDefault="00E80241" w:rsidP="00A8253F">
            <w:pPr>
              <w:ind w:left="0"/>
            </w:pPr>
            <w:r w:rsidRPr="0014457C">
              <w:rPr>
                <w:rFonts w:hint="eastAsia"/>
              </w:rPr>
              <w:t>实盘方案</w:t>
            </w:r>
            <w:r w:rsidR="007F605D" w:rsidRPr="0014457C">
              <w:rPr>
                <w:rFonts w:hint="eastAsia"/>
              </w:rPr>
              <w:t>交易时间表</w:t>
            </w:r>
          </w:p>
        </w:tc>
        <w:tc>
          <w:tcPr>
            <w:tcW w:w="4004" w:type="dxa"/>
          </w:tcPr>
          <w:p w14:paraId="49EDF81D" w14:textId="76438C46" w:rsidR="00CB0ADC" w:rsidRPr="0014457C" w:rsidRDefault="007F605D" w:rsidP="00A8253F">
            <w:pPr>
              <w:ind w:left="0"/>
            </w:pPr>
            <w:r w:rsidRPr="0014457C">
              <w:t>如</w:t>
            </w:r>
            <w:r w:rsidRPr="0014457C">
              <w:rPr>
                <w:rFonts w:hint="eastAsia"/>
              </w:rPr>
              <w:t>：</w:t>
            </w:r>
            <w:r w:rsidR="00B638E2" w:rsidRPr="0014457C">
              <w:t xml:space="preserve">周一到周五上午：9：30-11：30 ，下午：13：00-15：00， 双休日和节假日不开盘 </w:t>
            </w:r>
          </w:p>
        </w:tc>
        <w:tc>
          <w:tcPr>
            <w:tcW w:w="2672" w:type="dxa"/>
          </w:tcPr>
          <w:p w14:paraId="4954497A" w14:textId="77777777" w:rsidR="00CB0ADC" w:rsidRPr="0014457C" w:rsidRDefault="00CB0ADC" w:rsidP="00A8253F">
            <w:pPr>
              <w:ind w:left="0"/>
            </w:pPr>
          </w:p>
        </w:tc>
      </w:tr>
      <w:tr w:rsidR="009001CD" w:rsidRPr="0014457C" w14:paraId="3063067B" w14:textId="77777777" w:rsidTr="00A8253F">
        <w:tc>
          <w:tcPr>
            <w:tcW w:w="2673" w:type="dxa"/>
          </w:tcPr>
          <w:p w14:paraId="160C1A57" w14:textId="2AD7E152" w:rsidR="009001CD" w:rsidRPr="0014457C" w:rsidRDefault="009001CD" w:rsidP="00A8253F">
            <w:pPr>
              <w:ind w:left="0"/>
            </w:pPr>
            <w:r w:rsidRPr="0014457C">
              <w:rPr>
                <w:rFonts w:hint="eastAsia"/>
              </w:rPr>
              <w:t>交易期限</w:t>
            </w:r>
          </w:p>
        </w:tc>
        <w:tc>
          <w:tcPr>
            <w:tcW w:w="4004" w:type="dxa"/>
          </w:tcPr>
          <w:p w14:paraId="695B3D64" w14:textId="032101C3" w:rsidR="009001CD" w:rsidRPr="0014457C" w:rsidRDefault="009001CD" w:rsidP="009001CD">
            <w:pPr>
              <w:ind w:left="0"/>
            </w:pPr>
            <w:r w:rsidRPr="0014457C">
              <w:rPr>
                <w:rFonts w:hint="eastAsia"/>
              </w:rPr>
              <w:t>T+1、T+3</w:t>
            </w:r>
          </w:p>
        </w:tc>
        <w:tc>
          <w:tcPr>
            <w:tcW w:w="2672" w:type="dxa"/>
          </w:tcPr>
          <w:p w14:paraId="6C4F1199" w14:textId="77777777" w:rsidR="009001CD" w:rsidRPr="0014457C" w:rsidRDefault="009001CD" w:rsidP="00A8253F">
            <w:pPr>
              <w:ind w:left="0"/>
            </w:pPr>
          </w:p>
        </w:tc>
      </w:tr>
      <w:tr w:rsidR="009001CD" w:rsidRPr="0014457C" w14:paraId="77A6EFDE" w14:textId="77777777" w:rsidTr="00A8253F">
        <w:tc>
          <w:tcPr>
            <w:tcW w:w="2673" w:type="dxa"/>
          </w:tcPr>
          <w:p w14:paraId="0E53386D" w14:textId="57CA3846" w:rsidR="009001CD" w:rsidRPr="0014457C" w:rsidRDefault="009001CD" w:rsidP="00A8253F">
            <w:pPr>
              <w:ind w:left="0"/>
            </w:pPr>
            <w:r w:rsidRPr="0014457C">
              <w:rPr>
                <w:rFonts w:hint="eastAsia"/>
              </w:rPr>
              <w:t>续期方案</w:t>
            </w:r>
          </w:p>
        </w:tc>
        <w:tc>
          <w:tcPr>
            <w:tcW w:w="4004" w:type="dxa"/>
          </w:tcPr>
          <w:p w14:paraId="29A85FA7" w14:textId="532018D3" w:rsidR="009001CD" w:rsidRPr="0014457C" w:rsidRDefault="009001CD" w:rsidP="00A8253F">
            <w:pPr>
              <w:ind w:left="0"/>
            </w:pPr>
            <w:r w:rsidRPr="0014457C">
              <w:rPr>
                <w:rFonts w:hint="eastAsia"/>
              </w:rPr>
              <w:t>自动续期、到期平仓</w:t>
            </w:r>
          </w:p>
        </w:tc>
        <w:tc>
          <w:tcPr>
            <w:tcW w:w="2672" w:type="dxa"/>
          </w:tcPr>
          <w:p w14:paraId="3B6A4A08" w14:textId="77777777" w:rsidR="009001CD" w:rsidRPr="0014457C" w:rsidRDefault="009001CD" w:rsidP="00A8253F">
            <w:pPr>
              <w:ind w:left="0"/>
            </w:pPr>
          </w:p>
        </w:tc>
      </w:tr>
      <w:tr w:rsidR="009001CD" w:rsidRPr="0014457C" w14:paraId="3E19A8A7" w14:textId="77777777" w:rsidTr="00A8253F">
        <w:tc>
          <w:tcPr>
            <w:tcW w:w="2673" w:type="dxa"/>
          </w:tcPr>
          <w:p w14:paraId="6F0CE243" w14:textId="4ECCF217" w:rsidR="009001CD" w:rsidRPr="0014457C" w:rsidRDefault="009001CD" w:rsidP="00A8253F">
            <w:pPr>
              <w:ind w:left="0"/>
            </w:pPr>
            <w:r w:rsidRPr="0014457C">
              <w:rPr>
                <w:rFonts w:hint="eastAsia"/>
              </w:rPr>
              <w:t>配资方案收费编号</w:t>
            </w:r>
          </w:p>
        </w:tc>
        <w:tc>
          <w:tcPr>
            <w:tcW w:w="4004" w:type="dxa"/>
          </w:tcPr>
          <w:p w14:paraId="5C51236B" w14:textId="0FC990E1" w:rsidR="009001CD" w:rsidRPr="0014457C" w:rsidRDefault="009001CD" w:rsidP="00A8253F">
            <w:pPr>
              <w:ind w:left="0"/>
            </w:pPr>
            <w:r w:rsidRPr="0014457C">
              <w:rPr>
                <w:rFonts w:hint="eastAsia"/>
              </w:rPr>
              <w:t>如stock1_fee</w:t>
            </w:r>
          </w:p>
        </w:tc>
        <w:tc>
          <w:tcPr>
            <w:tcW w:w="2672" w:type="dxa"/>
          </w:tcPr>
          <w:p w14:paraId="2FC89C1C" w14:textId="77777777" w:rsidR="009001CD" w:rsidRPr="0014457C" w:rsidRDefault="009001CD" w:rsidP="00A8253F">
            <w:pPr>
              <w:ind w:left="0"/>
            </w:pPr>
          </w:p>
        </w:tc>
      </w:tr>
      <w:tr w:rsidR="009001CD" w:rsidRPr="0014457C" w14:paraId="3DFE60AB" w14:textId="77777777" w:rsidTr="00A8253F">
        <w:tc>
          <w:tcPr>
            <w:tcW w:w="2673" w:type="dxa"/>
          </w:tcPr>
          <w:p w14:paraId="4CA47A03" w14:textId="62CF4714" w:rsidR="009001CD" w:rsidRPr="0014457C" w:rsidRDefault="009001CD" w:rsidP="00A8253F">
            <w:pPr>
              <w:ind w:left="0"/>
            </w:pPr>
            <w:r w:rsidRPr="0014457C">
              <w:rPr>
                <w:rFonts w:hint="eastAsia"/>
              </w:rPr>
              <w:t>禁买投资标的池</w:t>
            </w:r>
          </w:p>
        </w:tc>
        <w:tc>
          <w:tcPr>
            <w:tcW w:w="4004" w:type="dxa"/>
          </w:tcPr>
          <w:p w14:paraId="5CE9A525" w14:textId="31253A4F" w:rsidR="009001CD" w:rsidRPr="0014457C" w:rsidRDefault="009001CD" w:rsidP="00A8253F">
            <w:pPr>
              <w:ind w:left="0"/>
            </w:pPr>
            <w:r w:rsidRPr="0014457C">
              <w:rPr>
                <w:rFonts w:hint="eastAsia"/>
              </w:rPr>
              <w:t>对于股票配资来说，即为禁买股票池</w:t>
            </w:r>
          </w:p>
        </w:tc>
        <w:tc>
          <w:tcPr>
            <w:tcW w:w="2672" w:type="dxa"/>
          </w:tcPr>
          <w:p w14:paraId="0A717767" w14:textId="4B7C3519" w:rsidR="009001CD" w:rsidRPr="0014457C" w:rsidRDefault="00EF57C7" w:rsidP="00A8253F">
            <w:pPr>
              <w:ind w:left="0"/>
            </w:pPr>
            <w:ins w:id="305" w:author="wang alex" w:date="2015-05-22T12:10:00Z">
              <w:r>
                <w:rPr>
                  <w:rFonts w:hint="eastAsia"/>
                </w:rPr>
                <w:t>建议单独存放在一个地方</w:t>
              </w:r>
            </w:ins>
          </w:p>
        </w:tc>
      </w:tr>
      <w:tr w:rsidR="009001CD" w:rsidRPr="0014457C" w14:paraId="742BD3F1" w14:textId="77777777" w:rsidTr="00A8253F">
        <w:tc>
          <w:tcPr>
            <w:tcW w:w="2673" w:type="dxa"/>
          </w:tcPr>
          <w:p w14:paraId="6F4CFFC7" w14:textId="6242953C" w:rsidR="009001CD" w:rsidRPr="0014457C" w:rsidRDefault="007F4F07" w:rsidP="00A8253F">
            <w:pPr>
              <w:ind w:left="0"/>
            </w:pPr>
            <w:r w:rsidRPr="0014457C">
              <w:rPr>
                <w:rFonts w:hint="eastAsia"/>
              </w:rPr>
              <w:t>允许的买入标的</w:t>
            </w:r>
          </w:p>
        </w:tc>
        <w:tc>
          <w:tcPr>
            <w:tcW w:w="4004" w:type="dxa"/>
          </w:tcPr>
          <w:p w14:paraId="77FD66BB" w14:textId="585E04E7" w:rsidR="009001CD" w:rsidRPr="0014457C" w:rsidRDefault="007F4F07" w:rsidP="00A8253F">
            <w:pPr>
              <w:ind w:left="0"/>
            </w:pPr>
            <w:r w:rsidRPr="0014457C">
              <w:rPr>
                <w:rFonts w:hint="eastAsia"/>
              </w:rPr>
              <w:t>优先于禁买池，配置好后只能购买此列表品种</w:t>
            </w:r>
          </w:p>
        </w:tc>
        <w:tc>
          <w:tcPr>
            <w:tcW w:w="2672" w:type="dxa"/>
          </w:tcPr>
          <w:p w14:paraId="4F5B146F" w14:textId="1DBC3554" w:rsidR="009001CD" w:rsidRPr="0014457C" w:rsidRDefault="000A23A6" w:rsidP="00A8253F">
            <w:pPr>
              <w:ind w:left="0"/>
            </w:pPr>
            <w:ins w:id="306" w:author="wang alex" w:date="2015-05-22T12:06:00Z">
              <w:r>
                <w:rPr>
                  <w:rFonts w:hint="eastAsia"/>
                </w:rPr>
                <w:t>没必要</w:t>
              </w:r>
            </w:ins>
            <w:ins w:id="307" w:author="wang alex" w:date="2015-05-22T12:09:00Z">
              <w:r w:rsidR="0075395D">
                <w:rPr>
                  <w:rFonts w:hint="eastAsia"/>
                </w:rPr>
                <w:t>吧？什么用处？</w:t>
              </w:r>
            </w:ins>
          </w:p>
        </w:tc>
      </w:tr>
      <w:tr w:rsidR="007F4F07" w:rsidRPr="0014457C" w14:paraId="63677EB0" w14:textId="77777777" w:rsidTr="00A8253F">
        <w:tc>
          <w:tcPr>
            <w:tcW w:w="2673" w:type="dxa"/>
          </w:tcPr>
          <w:p w14:paraId="6F1E121C" w14:textId="77777777" w:rsidR="007F4F07" w:rsidRPr="0014457C" w:rsidRDefault="007F4F07" w:rsidP="00A8253F">
            <w:pPr>
              <w:ind w:left="0"/>
            </w:pPr>
          </w:p>
        </w:tc>
        <w:tc>
          <w:tcPr>
            <w:tcW w:w="4004" w:type="dxa"/>
          </w:tcPr>
          <w:p w14:paraId="6FA9B52E" w14:textId="77777777" w:rsidR="007F4F07" w:rsidRPr="0014457C" w:rsidRDefault="007F4F07" w:rsidP="00A8253F">
            <w:pPr>
              <w:ind w:left="0"/>
            </w:pPr>
          </w:p>
        </w:tc>
        <w:tc>
          <w:tcPr>
            <w:tcW w:w="2672" w:type="dxa"/>
          </w:tcPr>
          <w:p w14:paraId="5C988D09" w14:textId="77777777" w:rsidR="007F4F07" w:rsidRPr="0014457C" w:rsidRDefault="007F4F07" w:rsidP="00A8253F">
            <w:pPr>
              <w:ind w:left="0"/>
            </w:pPr>
          </w:p>
        </w:tc>
      </w:tr>
    </w:tbl>
    <w:p w14:paraId="5127C8F2" w14:textId="684C0C62" w:rsidR="00CB0ADC" w:rsidRPr="0014457C" w:rsidRDefault="00CB0ADC" w:rsidP="007F4F07">
      <w:pPr>
        <w:ind w:left="0"/>
      </w:pPr>
    </w:p>
    <w:p w14:paraId="3283A774" w14:textId="7179A81D" w:rsidR="001E42D0" w:rsidRPr="0014457C" w:rsidRDefault="001E42D0" w:rsidP="005C605C">
      <w:pPr>
        <w:pStyle w:val="3"/>
        <w:rPr>
          <w:rFonts w:eastAsia="微软雅黑"/>
        </w:rPr>
      </w:pPr>
      <w:bookmarkStart w:id="308" w:name="_Toc293477869"/>
      <w:r w:rsidRPr="0014457C">
        <w:rPr>
          <w:rFonts w:eastAsia="微软雅黑" w:hint="eastAsia"/>
        </w:rPr>
        <w:t>配资方案收费参数</w:t>
      </w:r>
      <w:bookmarkEnd w:id="308"/>
      <w:ins w:id="309" w:author="wang alex" w:date="2015-05-22T12:11:00Z">
        <w:r w:rsidR="001365D9">
          <w:rPr>
            <w:rFonts w:eastAsia="微软雅黑" w:hint="eastAsia"/>
          </w:rPr>
          <w:t>（方案如果这样设计的话，组合很多啊）</w:t>
        </w:r>
      </w:ins>
    </w:p>
    <w:tbl>
      <w:tblPr>
        <w:tblStyle w:val="af6"/>
        <w:tblW w:w="0" w:type="auto"/>
        <w:tblInd w:w="227" w:type="dxa"/>
        <w:tblLook w:val="04A0" w:firstRow="1" w:lastRow="0" w:firstColumn="1" w:lastColumn="0" w:noHBand="0" w:noVBand="1"/>
      </w:tblPr>
      <w:tblGrid>
        <w:gridCol w:w="2673"/>
        <w:gridCol w:w="4004"/>
        <w:gridCol w:w="2672"/>
      </w:tblGrid>
      <w:tr w:rsidR="001E42D0" w:rsidRPr="0014457C" w14:paraId="1D2775B6" w14:textId="77777777" w:rsidTr="00F01369">
        <w:tc>
          <w:tcPr>
            <w:tcW w:w="2673" w:type="dxa"/>
          </w:tcPr>
          <w:p w14:paraId="133C9C73" w14:textId="77777777" w:rsidR="001E42D0" w:rsidRPr="0014457C" w:rsidRDefault="001E42D0" w:rsidP="00F01369">
            <w:pPr>
              <w:ind w:left="0"/>
            </w:pPr>
            <w:r w:rsidRPr="0014457C">
              <w:rPr>
                <w:rFonts w:hint="eastAsia"/>
              </w:rPr>
              <w:t>要素名称</w:t>
            </w:r>
          </w:p>
        </w:tc>
        <w:tc>
          <w:tcPr>
            <w:tcW w:w="4004" w:type="dxa"/>
          </w:tcPr>
          <w:p w14:paraId="174AA0E0" w14:textId="77777777" w:rsidR="001E42D0" w:rsidRPr="0014457C" w:rsidRDefault="001E42D0" w:rsidP="00F01369">
            <w:pPr>
              <w:ind w:left="0"/>
            </w:pPr>
            <w:r w:rsidRPr="0014457C">
              <w:rPr>
                <w:rFonts w:hint="eastAsia"/>
              </w:rPr>
              <w:t>解释</w:t>
            </w:r>
          </w:p>
        </w:tc>
        <w:tc>
          <w:tcPr>
            <w:tcW w:w="2672" w:type="dxa"/>
          </w:tcPr>
          <w:p w14:paraId="250A7496" w14:textId="77777777" w:rsidR="001E42D0" w:rsidRPr="0014457C" w:rsidRDefault="001E42D0" w:rsidP="00F01369">
            <w:pPr>
              <w:ind w:left="0"/>
            </w:pPr>
            <w:r w:rsidRPr="0014457C">
              <w:rPr>
                <w:rFonts w:hint="eastAsia"/>
              </w:rPr>
              <w:t>备注</w:t>
            </w:r>
          </w:p>
        </w:tc>
      </w:tr>
      <w:tr w:rsidR="001E42D0" w:rsidRPr="0014457C" w14:paraId="141A4D2E" w14:textId="77777777" w:rsidTr="00F01369">
        <w:tc>
          <w:tcPr>
            <w:tcW w:w="2673" w:type="dxa"/>
          </w:tcPr>
          <w:p w14:paraId="0DDB8B15" w14:textId="2CF84023" w:rsidR="001E42D0" w:rsidRPr="0014457C" w:rsidRDefault="00A90193" w:rsidP="00F01369">
            <w:pPr>
              <w:ind w:left="0"/>
            </w:pPr>
            <w:r w:rsidRPr="0014457C">
              <w:rPr>
                <w:rFonts w:hint="eastAsia"/>
              </w:rPr>
              <w:t>隶属实盘</w:t>
            </w:r>
            <w:r w:rsidR="001E42D0" w:rsidRPr="0014457C">
              <w:rPr>
                <w:rFonts w:hint="eastAsia"/>
              </w:rPr>
              <w:t>方案</w:t>
            </w:r>
          </w:p>
        </w:tc>
        <w:tc>
          <w:tcPr>
            <w:tcW w:w="4004" w:type="dxa"/>
          </w:tcPr>
          <w:p w14:paraId="3A734E71" w14:textId="72295277" w:rsidR="001E42D0" w:rsidRPr="0014457C" w:rsidRDefault="001E42D0" w:rsidP="00F01369">
            <w:pPr>
              <w:ind w:left="0"/>
            </w:pPr>
            <w:r w:rsidRPr="0014457C">
              <w:rPr>
                <w:rFonts w:hint="eastAsia"/>
              </w:rPr>
              <w:t>如stock1</w:t>
            </w:r>
          </w:p>
        </w:tc>
        <w:tc>
          <w:tcPr>
            <w:tcW w:w="2672" w:type="dxa"/>
          </w:tcPr>
          <w:p w14:paraId="74950629" w14:textId="77777777" w:rsidR="001E42D0" w:rsidRPr="0014457C" w:rsidRDefault="001E42D0" w:rsidP="00F01369">
            <w:pPr>
              <w:ind w:left="0"/>
            </w:pPr>
          </w:p>
        </w:tc>
      </w:tr>
      <w:tr w:rsidR="001E42D0" w:rsidRPr="0014457C" w14:paraId="688746B5" w14:textId="77777777" w:rsidTr="00F01369">
        <w:tc>
          <w:tcPr>
            <w:tcW w:w="2673" w:type="dxa"/>
          </w:tcPr>
          <w:p w14:paraId="71754B13" w14:textId="1FFFDACA" w:rsidR="001E42D0" w:rsidRPr="0014457C" w:rsidRDefault="001E42D0" w:rsidP="00F01369">
            <w:pPr>
              <w:ind w:left="0"/>
            </w:pPr>
            <w:r w:rsidRPr="0014457C">
              <w:rPr>
                <w:rFonts w:hint="eastAsia"/>
              </w:rPr>
              <w:t>配资方案收费编号</w:t>
            </w:r>
          </w:p>
        </w:tc>
        <w:tc>
          <w:tcPr>
            <w:tcW w:w="4004" w:type="dxa"/>
          </w:tcPr>
          <w:p w14:paraId="3BCDFB7C" w14:textId="05D27B90" w:rsidR="001E42D0" w:rsidRPr="0014457C" w:rsidRDefault="001E42D0" w:rsidP="00F01369">
            <w:pPr>
              <w:ind w:left="0"/>
            </w:pPr>
            <w:r w:rsidRPr="0014457C">
              <w:rPr>
                <w:rFonts w:hint="eastAsia"/>
              </w:rPr>
              <w:t>如stock1_fee</w:t>
            </w:r>
          </w:p>
        </w:tc>
        <w:tc>
          <w:tcPr>
            <w:tcW w:w="2672" w:type="dxa"/>
          </w:tcPr>
          <w:p w14:paraId="683586F5" w14:textId="77777777" w:rsidR="001E42D0" w:rsidRPr="0014457C" w:rsidRDefault="001E42D0" w:rsidP="00F01369">
            <w:pPr>
              <w:ind w:left="0"/>
            </w:pPr>
          </w:p>
        </w:tc>
      </w:tr>
      <w:tr w:rsidR="001E42D0" w:rsidRPr="0014457C" w14:paraId="22E3A7B7" w14:textId="77777777" w:rsidTr="00F01369">
        <w:tc>
          <w:tcPr>
            <w:tcW w:w="2673" w:type="dxa"/>
          </w:tcPr>
          <w:p w14:paraId="69129B13" w14:textId="45258EE5" w:rsidR="001E42D0" w:rsidRPr="0014457C" w:rsidRDefault="001E42D0" w:rsidP="00F01369">
            <w:pPr>
              <w:ind w:left="0"/>
            </w:pPr>
            <w:r w:rsidRPr="0014457C">
              <w:rPr>
                <w:rFonts w:hint="eastAsia"/>
              </w:rPr>
              <w:t>配资金额</w:t>
            </w:r>
          </w:p>
        </w:tc>
        <w:tc>
          <w:tcPr>
            <w:tcW w:w="4004" w:type="dxa"/>
          </w:tcPr>
          <w:p w14:paraId="09D40AE3" w14:textId="77777777" w:rsidR="001E42D0" w:rsidRPr="0014457C" w:rsidRDefault="001E42D0" w:rsidP="00F01369">
            <w:pPr>
              <w:ind w:left="0"/>
            </w:pPr>
          </w:p>
        </w:tc>
        <w:tc>
          <w:tcPr>
            <w:tcW w:w="2672" w:type="dxa"/>
          </w:tcPr>
          <w:p w14:paraId="26B257EB" w14:textId="77777777" w:rsidR="001E42D0" w:rsidRPr="0014457C" w:rsidRDefault="001E42D0" w:rsidP="00F01369">
            <w:pPr>
              <w:ind w:left="0"/>
            </w:pPr>
          </w:p>
        </w:tc>
      </w:tr>
      <w:tr w:rsidR="001E42D0" w:rsidRPr="0014457C" w14:paraId="01EB0CAE" w14:textId="77777777" w:rsidTr="00F01369">
        <w:tc>
          <w:tcPr>
            <w:tcW w:w="2673" w:type="dxa"/>
          </w:tcPr>
          <w:p w14:paraId="154AEC8F" w14:textId="352F40F4" w:rsidR="001E42D0" w:rsidRPr="0014457C" w:rsidRDefault="001E42D0" w:rsidP="00F01369">
            <w:pPr>
              <w:ind w:left="0"/>
            </w:pPr>
            <w:r w:rsidRPr="0014457C">
              <w:rPr>
                <w:rFonts w:hint="eastAsia"/>
              </w:rPr>
              <w:t>配资保证金</w:t>
            </w:r>
          </w:p>
        </w:tc>
        <w:tc>
          <w:tcPr>
            <w:tcW w:w="4004" w:type="dxa"/>
          </w:tcPr>
          <w:p w14:paraId="7661DD46" w14:textId="77777777" w:rsidR="001E42D0" w:rsidRPr="0014457C" w:rsidRDefault="001E42D0" w:rsidP="00F01369">
            <w:pPr>
              <w:ind w:left="0"/>
            </w:pPr>
          </w:p>
        </w:tc>
        <w:tc>
          <w:tcPr>
            <w:tcW w:w="2672" w:type="dxa"/>
          </w:tcPr>
          <w:p w14:paraId="2372B088" w14:textId="77777777" w:rsidR="001E42D0" w:rsidRPr="0014457C" w:rsidRDefault="001E42D0" w:rsidP="00F01369">
            <w:pPr>
              <w:ind w:left="0"/>
            </w:pPr>
          </w:p>
        </w:tc>
      </w:tr>
      <w:tr w:rsidR="001E42D0" w:rsidRPr="0014457C" w14:paraId="052967E4" w14:textId="77777777" w:rsidTr="00F01369">
        <w:tc>
          <w:tcPr>
            <w:tcW w:w="2673" w:type="dxa"/>
          </w:tcPr>
          <w:p w14:paraId="661A60A0" w14:textId="46441520" w:rsidR="001E42D0" w:rsidRPr="0014457C" w:rsidRDefault="001E42D0" w:rsidP="00F01369">
            <w:pPr>
              <w:ind w:left="0"/>
            </w:pPr>
            <w:r w:rsidRPr="0014457C">
              <w:rPr>
                <w:rFonts w:hint="eastAsia"/>
              </w:rPr>
              <w:t>配资</w:t>
            </w:r>
            <w:ins w:id="310" w:author="wang alex" w:date="2015-05-22T19:46:00Z">
              <w:r w:rsidR="00082840">
                <w:rPr>
                  <w:rFonts w:hint="eastAsia"/>
                </w:rPr>
                <w:t>每日</w:t>
              </w:r>
            </w:ins>
            <w:r w:rsidRPr="0014457C">
              <w:rPr>
                <w:rFonts w:hint="eastAsia"/>
              </w:rPr>
              <w:t>帐户管理费</w:t>
            </w:r>
          </w:p>
        </w:tc>
        <w:tc>
          <w:tcPr>
            <w:tcW w:w="4004" w:type="dxa"/>
          </w:tcPr>
          <w:p w14:paraId="1CF9D83B" w14:textId="3C529665" w:rsidR="001E42D0" w:rsidRPr="0014457C" w:rsidRDefault="001E42D0" w:rsidP="00F01369">
            <w:pPr>
              <w:ind w:left="0"/>
            </w:pPr>
          </w:p>
        </w:tc>
        <w:tc>
          <w:tcPr>
            <w:tcW w:w="2672" w:type="dxa"/>
          </w:tcPr>
          <w:p w14:paraId="37E91DCF" w14:textId="51A6DC0D" w:rsidR="001E42D0" w:rsidRPr="0014457C" w:rsidRDefault="001E42D0" w:rsidP="00F01369">
            <w:pPr>
              <w:ind w:left="0"/>
            </w:pPr>
            <w:r w:rsidRPr="0014457C">
              <w:rPr>
                <w:rFonts w:hint="eastAsia"/>
              </w:rPr>
              <w:t>每次配资帐户开户时根据帐户对应的配资产品收取帐户管理费</w:t>
            </w:r>
          </w:p>
        </w:tc>
      </w:tr>
    </w:tbl>
    <w:p w14:paraId="34DA0249" w14:textId="77777777" w:rsidR="001E42D0" w:rsidRPr="0014457C" w:rsidRDefault="001E42D0" w:rsidP="00407B75"/>
    <w:p w14:paraId="1F2F911F" w14:textId="42173F7A" w:rsidR="00011A35" w:rsidRPr="0014457C" w:rsidRDefault="00011A35" w:rsidP="00407B75">
      <w:r w:rsidRPr="0014457C">
        <w:rPr>
          <w:rFonts w:hint="eastAsia"/>
        </w:rPr>
        <w:t>配资金额、配资保证金及配资账户管理费的对照关系如下</w:t>
      </w:r>
    </w:p>
    <w:p w14:paraId="7EDF1B9D" w14:textId="77777777" w:rsidR="00011A35" w:rsidRPr="0014457C" w:rsidRDefault="00011A35" w:rsidP="00407B75"/>
    <w:p w14:paraId="224BDE7E" w14:textId="78E8BD48" w:rsidR="00011A35" w:rsidRPr="0014457C" w:rsidRDefault="001E42D0" w:rsidP="00011A35">
      <w:r w:rsidRPr="0014457C">
        <w:rPr>
          <w:rFonts w:hint="eastAsia"/>
        </w:rPr>
        <w:t>以下为股票T+1配资方案的收费参数：</w:t>
      </w:r>
    </w:p>
    <w:tbl>
      <w:tblPr>
        <w:tblStyle w:val="af6"/>
        <w:tblW w:w="0" w:type="auto"/>
        <w:tblInd w:w="420" w:type="dxa"/>
        <w:tblLook w:val="04A0" w:firstRow="1" w:lastRow="0" w:firstColumn="1" w:lastColumn="0" w:noHBand="0" w:noVBand="1"/>
      </w:tblPr>
      <w:tblGrid>
        <w:gridCol w:w="1382"/>
        <w:gridCol w:w="1382"/>
        <w:gridCol w:w="1383"/>
        <w:gridCol w:w="1383"/>
        <w:gridCol w:w="1383"/>
        <w:gridCol w:w="1383"/>
      </w:tblGrid>
      <w:tr w:rsidR="00011A35" w:rsidRPr="0014457C" w14:paraId="09E83353" w14:textId="77777777" w:rsidTr="00E15470">
        <w:tc>
          <w:tcPr>
            <w:tcW w:w="1382" w:type="dxa"/>
          </w:tcPr>
          <w:p w14:paraId="53A34BA8" w14:textId="77777777" w:rsidR="00011A35" w:rsidRPr="0014457C" w:rsidRDefault="00011A35" w:rsidP="00011A35">
            <w:pPr>
              <w:ind w:left="0"/>
            </w:pPr>
            <w:r w:rsidRPr="0014457C">
              <w:rPr>
                <w:rFonts w:hint="eastAsia"/>
              </w:rPr>
              <w:t>配资</w:t>
            </w:r>
            <w:r w:rsidRPr="0014457C">
              <w:t>金额</w:t>
            </w:r>
          </w:p>
        </w:tc>
        <w:tc>
          <w:tcPr>
            <w:tcW w:w="1382" w:type="dxa"/>
          </w:tcPr>
          <w:p w14:paraId="3A9A5B9A" w14:textId="534F2958" w:rsidR="00011A35" w:rsidRPr="0014457C" w:rsidRDefault="005B7041" w:rsidP="00011A35">
            <w:pPr>
              <w:ind w:left="0"/>
            </w:pPr>
            <w:r w:rsidRPr="0014457C">
              <w:rPr>
                <w:rFonts w:hint="eastAsia"/>
              </w:rPr>
              <w:t>5000</w:t>
            </w:r>
          </w:p>
        </w:tc>
        <w:tc>
          <w:tcPr>
            <w:tcW w:w="1383" w:type="dxa"/>
          </w:tcPr>
          <w:p w14:paraId="4EB8E82E" w14:textId="61AAC91E" w:rsidR="00011A35" w:rsidRPr="0014457C" w:rsidRDefault="005B7041" w:rsidP="00011A35">
            <w:pPr>
              <w:ind w:left="0"/>
            </w:pPr>
            <w:r w:rsidRPr="0014457C">
              <w:rPr>
                <w:rFonts w:hint="eastAsia"/>
              </w:rPr>
              <w:t>10000</w:t>
            </w:r>
          </w:p>
        </w:tc>
        <w:tc>
          <w:tcPr>
            <w:tcW w:w="1383" w:type="dxa"/>
          </w:tcPr>
          <w:p w14:paraId="26B00042" w14:textId="23CAC216" w:rsidR="00011A35" w:rsidRPr="0014457C" w:rsidRDefault="005B7041" w:rsidP="00011A35">
            <w:pPr>
              <w:ind w:left="0"/>
            </w:pPr>
            <w:r w:rsidRPr="0014457C">
              <w:rPr>
                <w:rFonts w:hint="eastAsia"/>
              </w:rPr>
              <w:t>20000</w:t>
            </w:r>
          </w:p>
        </w:tc>
        <w:tc>
          <w:tcPr>
            <w:tcW w:w="1383" w:type="dxa"/>
          </w:tcPr>
          <w:p w14:paraId="4906ABC2" w14:textId="6655432F" w:rsidR="00011A35" w:rsidRPr="0014457C" w:rsidRDefault="005B7041" w:rsidP="00011A35">
            <w:pPr>
              <w:ind w:left="0"/>
            </w:pPr>
            <w:r w:rsidRPr="0014457C">
              <w:rPr>
                <w:rFonts w:hint="eastAsia"/>
              </w:rPr>
              <w:t>3</w:t>
            </w:r>
            <w:r w:rsidR="00011A35" w:rsidRPr="0014457C">
              <w:rPr>
                <w:rFonts w:hint="eastAsia"/>
              </w:rPr>
              <w:t>0000</w:t>
            </w:r>
          </w:p>
        </w:tc>
        <w:tc>
          <w:tcPr>
            <w:tcW w:w="1383" w:type="dxa"/>
          </w:tcPr>
          <w:p w14:paraId="1FF80BC4" w14:textId="77777777" w:rsidR="00011A35" w:rsidRPr="0014457C" w:rsidRDefault="00011A35" w:rsidP="00011A35">
            <w:pPr>
              <w:ind w:left="0"/>
            </w:pPr>
            <w:r w:rsidRPr="0014457C">
              <w:rPr>
                <w:rFonts w:hint="eastAsia"/>
              </w:rPr>
              <w:t>50000</w:t>
            </w:r>
          </w:p>
        </w:tc>
      </w:tr>
      <w:tr w:rsidR="00011A35" w:rsidRPr="0014457C" w14:paraId="2638ED5B" w14:textId="77777777" w:rsidTr="00E15470">
        <w:tc>
          <w:tcPr>
            <w:tcW w:w="1382" w:type="dxa"/>
          </w:tcPr>
          <w:p w14:paraId="2C05B7D1" w14:textId="77777777" w:rsidR="00011A35" w:rsidRPr="0014457C" w:rsidRDefault="00011A35" w:rsidP="00011A35">
            <w:pPr>
              <w:ind w:left="0"/>
            </w:pPr>
            <w:r w:rsidRPr="0014457C">
              <w:rPr>
                <w:rFonts w:hint="eastAsia"/>
              </w:rPr>
              <w:t>保证金</w:t>
            </w:r>
          </w:p>
        </w:tc>
        <w:tc>
          <w:tcPr>
            <w:tcW w:w="1382" w:type="dxa"/>
          </w:tcPr>
          <w:p w14:paraId="72699D65" w14:textId="77777777" w:rsidR="00011A35" w:rsidRPr="0014457C" w:rsidRDefault="00011A35" w:rsidP="00011A35">
            <w:pPr>
              <w:ind w:left="0"/>
            </w:pPr>
            <w:r w:rsidRPr="0014457C">
              <w:rPr>
                <w:rFonts w:hint="eastAsia"/>
              </w:rPr>
              <w:t>1000</w:t>
            </w:r>
          </w:p>
        </w:tc>
        <w:tc>
          <w:tcPr>
            <w:tcW w:w="1383" w:type="dxa"/>
          </w:tcPr>
          <w:p w14:paraId="58C82F0A" w14:textId="77777777" w:rsidR="00011A35" w:rsidRPr="0014457C" w:rsidRDefault="00011A35" w:rsidP="00011A35">
            <w:pPr>
              <w:ind w:left="0"/>
            </w:pPr>
            <w:r w:rsidRPr="0014457C">
              <w:rPr>
                <w:rFonts w:hint="eastAsia"/>
              </w:rPr>
              <w:t>2000</w:t>
            </w:r>
          </w:p>
        </w:tc>
        <w:tc>
          <w:tcPr>
            <w:tcW w:w="1383" w:type="dxa"/>
          </w:tcPr>
          <w:p w14:paraId="12C17C82" w14:textId="49F80632" w:rsidR="00011A35" w:rsidRPr="0014457C" w:rsidRDefault="005B7041" w:rsidP="00011A35">
            <w:pPr>
              <w:ind w:left="0"/>
            </w:pPr>
            <w:r w:rsidRPr="0014457C">
              <w:rPr>
                <w:rFonts w:hint="eastAsia"/>
              </w:rPr>
              <w:t>4</w:t>
            </w:r>
            <w:r w:rsidR="00011A35" w:rsidRPr="0014457C">
              <w:rPr>
                <w:rFonts w:hint="eastAsia"/>
              </w:rPr>
              <w:t>000</w:t>
            </w:r>
          </w:p>
        </w:tc>
        <w:tc>
          <w:tcPr>
            <w:tcW w:w="1383" w:type="dxa"/>
          </w:tcPr>
          <w:p w14:paraId="23D253F5" w14:textId="6CA567EB" w:rsidR="00011A35" w:rsidRPr="0014457C" w:rsidRDefault="005B7041" w:rsidP="00011A35">
            <w:pPr>
              <w:ind w:left="0"/>
            </w:pPr>
            <w:r w:rsidRPr="0014457C">
              <w:rPr>
                <w:rFonts w:hint="eastAsia"/>
              </w:rPr>
              <w:t>6</w:t>
            </w:r>
            <w:r w:rsidR="00011A35" w:rsidRPr="0014457C">
              <w:rPr>
                <w:rFonts w:hint="eastAsia"/>
              </w:rPr>
              <w:t>000</w:t>
            </w:r>
          </w:p>
        </w:tc>
        <w:tc>
          <w:tcPr>
            <w:tcW w:w="1383" w:type="dxa"/>
          </w:tcPr>
          <w:p w14:paraId="56EB917B" w14:textId="19162C3C" w:rsidR="00011A35" w:rsidRPr="0014457C" w:rsidRDefault="005B7041" w:rsidP="00011A35">
            <w:pPr>
              <w:ind w:left="0"/>
            </w:pPr>
            <w:r w:rsidRPr="0014457C">
              <w:rPr>
                <w:rFonts w:hint="eastAsia"/>
              </w:rPr>
              <w:t>10</w:t>
            </w:r>
            <w:r w:rsidR="00011A35" w:rsidRPr="0014457C">
              <w:rPr>
                <w:rFonts w:hint="eastAsia"/>
              </w:rPr>
              <w:t>0</w:t>
            </w:r>
            <w:r w:rsidR="00011A35" w:rsidRPr="0014457C">
              <w:t>00</w:t>
            </w:r>
          </w:p>
        </w:tc>
      </w:tr>
      <w:tr w:rsidR="00011A35" w:rsidRPr="0014457C" w14:paraId="53B6EAA6" w14:textId="77777777" w:rsidTr="00E15470">
        <w:tc>
          <w:tcPr>
            <w:tcW w:w="1382" w:type="dxa"/>
          </w:tcPr>
          <w:p w14:paraId="70F69572" w14:textId="2E61C6AD" w:rsidR="00011A35" w:rsidRPr="0014457C" w:rsidRDefault="00863AA3" w:rsidP="00011A35">
            <w:pPr>
              <w:ind w:left="0"/>
            </w:pPr>
            <w:ins w:id="311" w:author="wang alex" w:date="2015-05-22T19:47:00Z">
              <w:r>
                <w:rPr>
                  <w:rFonts w:hint="eastAsia"/>
                </w:rPr>
                <w:t>每日</w:t>
              </w:r>
            </w:ins>
            <w:r w:rsidR="00011A35" w:rsidRPr="0014457C">
              <w:rPr>
                <w:rFonts w:hint="eastAsia"/>
              </w:rPr>
              <w:t>账户</w:t>
            </w:r>
            <w:r w:rsidR="00011A35" w:rsidRPr="0014457C">
              <w:t>管理费</w:t>
            </w:r>
          </w:p>
        </w:tc>
        <w:tc>
          <w:tcPr>
            <w:tcW w:w="1382" w:type="dxa"/>
          </w:tcPr>
          <w:p w14:paraId="3ED02B01" w14:textId="3F9CF724" w:rsidR="00011A35" w:rsidRPr="0014457C" w:rsidRDefault="00804147" w:rsidP="00761DFB">
            <w:pPr>
              <w:ind w:left="0"/>
            </w:pPr>
            <w:r w:rsidRPr="0014457C">
              <w:rPr>
                <w:rFonts w:hint="eastAsia"/>
              </w:rPr>
              <w:t>7.5</w:t>
            </w:r>
          </w:p>
        </w:tc>
        <w:tc>
          <w:tcPr>
            <w:tcW w:w="1383" w:type="dxa"/>
          </w:tcPr>
          <w:p w14:paraId="530E911D" w14:textId="649DE336" w:rsidR="00011A35" w:rsidRPr="0014457C" w:rsidRDefault="000C1DDE" w:rsidP="00804147">
            <w:pPr>
              <w:ind w:left="0"/>
            </w:pPr>
            <w:r w:rsidRPr="0014457C">
              <w:rPr>
                <w:rFonts w:hint="eastAsia"/>
              </w:rPr>
              <w:t>15</w:t>
            </w:r>
          </w:p>
        </w:tc>
        <w:tc>
          <w:tcPr>
            <w:tcW w:w="1383" w:type="dxa"/>
          </w:tcPr>
          <w:p w14:paraId="70E1F7E0" w14:textId="323B63A9" w:rsidR="00011A35" w:rsidRPr="0014457C" w:rsidRDefault="000C1DDE" w:rsidP="00011A35">
            <w:pPr>
              <w:ind w:left="0"/>
            </w:pPr>
            <w:r w:rsidRPr="0014457C">
              <w:rPr>
                <w:rFonts w:hint="eastAsia"/>
              </w:rPr>
              <w:t>30</w:t>
            </w:r>
          </w:p>
        </w:tc>
        <w:tc>
          <w:tcPr>
            <w:tcW w:w="1383" w:type="dxa"/>
          </w:tcPr>
          <w:p w14:paraId="27EF2D42" w14:textId="378E2FA4" w:rsidR="00011A35" w:rsidRPr="0014457C" w:rsidRDefault="000C1DDE" w:rsidP="00011A35">
            <w:pPr>
              <w:ind w:left="0"/>
            </w:pPr>
            <w:r w:rsidRPr="0014457C">
              <w:rPr>
                <w:rFonts w:hint="eastAsia"/>
              </w:rPr>
              <w:t>45</w:t>
            </w:r>
          </w:p>
        </w:tc>
        <w:tc>
          <w:tcPr>
            <w:tcW w:w="1383" w:type="dxa"/>
          </w:tcPr>
          <w:p w14:paraId="1DA81193" w14:textId="194DE6E4" w:rsidR="00011A35" w:rsidRPr="0014457C" w:rsidRDefault="000C1DDE" w:rsidP="00011A35">
            <w:pPr>
              <w:ind w:left="0"/>
            </w:pPr>
            <w:r w:rsidRPr="0014457C">
              <w:rPr>
                <w:rFonts w:hint="eastAsia"/>
              </w:rPr>
              <w:t>75</w:t>
            </w:r>
          </w:p>
        </w:tc>
      </w:tr>
      <w:tr w:rsidR="00011A35" w:rsidRPr="0014457C" w14:paraId="03020C82" w14:textId="77777777" w:rsidTr="00E15470">
        <w:tc>
          <w:tcPr>
            <w:tcW w:w="1382" w:type="dxa"/>
          </w:tcPr>
          <w:p w14:paraId="2B54CFA0" w14:textId="09F3A4AE" w:rsidR="00011A35" w:rsidRPr="0014457C" w:rsidRDefault="00011A35" w:rsidP="00011A35">
            <w:pPr>
              <w:ind w:left="0"/>
            </w:pPr>
            <w:r w:rsidRPr="0014457C">
              <w:rPr>
                <w:rFonts w:hint="eastAsia"/>
              </w:rPr>
              <w:t>平台成本</w:t>
            </w:r>
          </w:p>
        </w:tc>
        <w:tc>
          <w:tcPr>
            <w:tcW w:w="1382" w:type="dxa"/>
          </w:tcPr>
          <w:p w14:paraId="6FAE077C" w14:textId="20949481" w:rsidR="00011A35" w:rsidRPr="0014457C" w:rsidRDefault="00011A35" w:rsidP="00011A35">
            <w:pPr>
              <w:ind w:left="0"/>
            </w:pPr>
          </w:p>
        </w:tc>
        <w:tc>
          <w:tcPr>
            <w:tcW w:w="1383" w:type="dxa"/>
          </w:tcPr>
          <w:p w14:paraId="02622280" w14:textId="7F11EE6E" w:rsidR="00011A35" w:rsidRPr="0014457C" w:rsidRDefault="00011A35" w:rsidP="00011A35">
            <w:pPr>
              <w:ind w:left="0"/>
            </w:pPr>
          </w:p>
        </w:tc>
        <w:tc>
          <w:tcPr>
            <w:tcW w:w="1383" w:type="dxa"/>
          </w:tcPr>
          <w:p w14:paraId="09D2451F" w14:textId="6DF4DC6E" w:rsidR="00011A35" w:rsidRPr="0014457C" w:rsidRDefault="00011A35" w:rsidP="00011A35">
            <w:pPr>
              <w:ind w:left="0"/>
            </w:pPr>
          </w:p>
        </w:tc>
        <w:tc>
          <w:tcPr>
            <w:tcW w:w="1383" w:type="dxa"/>
          </w:tcPr>
          <w:p w14:paraId="62B267B7" w14:textId="53985A97" w:rsidR="00011A35" w:rsidRPr="0014457C" w:rsidRDefault="00011A35" w:rsidP="00011A35">
            <w:pPr>
              <w:ind w:left="0"/>
            </w:pPr>
          </w:p>
        </w:tc>
        <w:tc>
          <w:tcPr>
            <w:tcW w:w="1383" w:type="dxa"/>
          </w:tcPr>
          <w:p w14:paraId="7141C3D1" w14:textId="1AF6660F" w:rsidR="00011A35" w:rsidRPr="0014457C" w:rsidRDefault="00011A35" w:rsidP="00011A35">
            <w:pPr>
              <w:ind w:left="0"/>
            </w:pPr>
          </w:p>
        </w:tc>
      </w:tr>
      <w:tr w:rsidR="000C1DDE" w:rsidRPr="0014457C" w14:paraId="76F5C691" w14:textId="77777777" w:rsidTr="00E15470">
        <w:tc>
          <w:tcPr>
            <w:tcW w:w="1382" w:type="dxa"/>
          </w:tcPr>
          <w:p w14:paraId="0BE57C85" w14:textId="304FAB5A" w:rsidR="000C1DDE" w:rsidRPr="0014457C" w:rsidRDefault="000C1DDE" w:rsidP="00011A35">
            <w:pPr>
              <w:ind w:left="0"/>
            </w:pPr>
            <w:r w:rsidRPr="0014457C">
              <w:rPr>
                <w:rFonts w:hint="eastAsia"/>
              </w:rPr>
              <w:t>续期费用</w:t>
            </w:r>
          </w:p>
        </w:tc>
        <w:tc>
          <w:tcPr>
            <w:tcW w:w="1382" w:type="dxa"/>
          </w:tcPr>
          <w:p w14:paraId="7DE6B641" w14:textId="2F461155" w:rsidR="000C1DDE" w:rsidRPr="0014457C" w:rsidRDefault="000C1DDE" w:rsidP="00011A35">
            <w:pPr>
              <w:ind w:left="0"/>
            </w:pPr>
            <w:r w:rsidRPr="0014457C">
              <w:rPr>
                <w:rFonts w:hint="eastAsia"/>
              </w:rPr>
              <w:t>同管理费</w:t>
            </w:r>
          </w:p>
        </w:tc>
        <w:tc>
          <w:tcPr>
            <w:tcW w:w="1383" w:type="dxa"/>
          </w:tcPr>
          <w:p w14:paraId="16EAE7CF" w14:textId="15ACE420" w:rsidR="000C1DDE" w:rsidRPr="0014457C" w:rsidRDefault="000C1DDE" w:rsidP="00011A35">
            <w:pPr>
              <w:ind w:left="0"/>
            </w:pPr>
            <w:r w:rsidRPr="0014457C">
              <w:rPr>
                <w:rFonts w:hint="eastAsia"/>
              </w:rPr>
              <w:t>同管理费</w:t>
            </w:r>
          </w:p>
        </w:tc>
        <w:tc>
          <w:tcPr>
            <w:tcW w:w="1383" w:type="dxa"/>
          </w:tcPr>
          <w:p w14:paraId="4CCB9DFB" w14:textId="24B86E9A" w:rsidR="000C1DDE" w:rsidRPr="0014457C" w:rsidRDefault="000C1DDE" w:rsidP="00011A35">
            <w:pPr>
              <w:ind w:left="0"/>
            </w:pPr>
            <w:r w:rsidRPr="0014457C">
              <w:rPr>
                <w:rFonts w:hint="eastAsia"/>
              </w:rPr>
              <w:t>同管理费</w:t>
            </w:r>
          </w:p>
        </w:tc>
        <w:tc>
          <w:tcPr>
            <w:tcW w:w="1383" w:type="dxa"/>
          </w:tcPr>
          <w:p w14:paraId="3A787F59" w14:textId="5277CEA7" w:rsidR="000C1DDE" w:rsidRPr="0014457C" w:rsidRDefault="000C1DDE" w:rsidP="00011A35">
            <w:pPr>
              <w:ind w:left="0"/>
            </w:pPr>
            <w:r w:rsidRPr="0014457C">
              <w:rPr>
                <w:rFonts w:hint="eastAsia"/>
              </w:rPr>
              <w:t>同管理费</w:t>
            </w:r>
          </w:p>
        </w:tc>
        <w:tc>
          <w:tcPr>
            <w:tcW w:w="1383" w:type="dxa"/>
          </w:tcPr>
          <w:p w14:paraId="3BBA5904" w14:textId="593FCC29" w:rsidR="000C1DDE" w:rsidRPr="0014457C" w:rsidRDefault="000C1DDE" w:rsidP="00011A35">
            <w:pPr>
              <w:ind w:left="0"/>
            </w:pPr>
            <w:r w:rsidRPr="0014457C">
              <w:rPr>
                <w:rFonts w:hint="eastAsia"/>
              </w:rPr>
              <w:t>同管理费</w:t>
            </w:r>
          </w:p>
        </w:tc>
      </w:tr>
    </w:tbl>
    <w:p w14:paraId="3EBE8C35" w14:textId="5D643BF6" w:rsidR="00407B75" w:rsidRPr="0014457C" w:rsidRDefault="00761DFB" w:rsidP="008D37A3">
      <w:pPr>
        <w:ind w:left="0"/>
      </w:pPr>
      <w:ins w:id="312" w:author="wang alex" w:date="2015-05-22T13:32:00Z">
        <w:r>
          <w:rPr>
            <w:rFonts w:hint="eastAsia"/>
          </w:rPr>
          <w:t xml:space="preserve"> 表格中的帐号管理费计算上存在问题，因为资金实际</w:t>
        </w:r>
      </w:ins>
      <w:ins w:id="313" w:author="wang alex" w:date="2015-05-22T13:33:00Z">
        <w:r>
          <w:rPr>
            <w:rFonts w:hint="eastAsia"/>
          </w:rPr>
          <w:t>占用了2天，应该算2天的账户管理费。</w:t>
        </w:r>
      </w:ins>
    </w:p>
    <w:p w14:paraId="35EED84E" w14:textId="235BA8EA" w:rsidR="00DB6CA5" w:rsidRPr="0014457C" w:rsidRDefault="00DB6CA5" w:rsidP="009646B2">
      <w:r w:rsidRPr="0014457C">
        <w:rPr>
          <w:rFonts w:hint="eastAsia"/>
        </w:rPr>
        <w:t>以上账户管理费在用户配资开户成功后从配资申请已冻结的金额中进行解冻扣除</w:t>
      </w:r>
    </w:p>
    <w:p w14:paraId="29D77DE0" w14:textId="77777777" w:rsidR="0034309F" w:rsidRPr="0014457C" w:rsidRDefault="0034309F" w:rsidP="009646B2"/>
    <w:p w14:paraId="113A4B95" w14:textId="427DB601" w:rsidR="0034309F" w:rsidRPr="0014457C" w:rsidRDefault="00E15470" w:rsidP="0034309F">
      <w:pPr>
        <w:pStyle w:val="3"/>
        <w:rPr>
          <w:rFonts w:eastAsia="微软雅黑"/>
        </w:rPr>
      </w:pPr>
      <w:bookmarkStart w:id="314" w:name="_Toc293477870"/>
      <w:r w:rsidRPr="0014457C">
        <w:rPr>
          <w:rFonts w:eastAsia="微软雅黑" w:hint="eastAsia"/>
        </w:rPr>
        <w:t>用户配资额度限制表</w:t>
      </w:r>
      <w:bookmarkEnd w:id="314"/>
    </w:p>
    <w:p w14:paraId="2B583D22" w14:textId="5CD11537" w:rsidR="00E15470" w:rsidRPr="0014457C" w:rsidRDefault="00E15470" w:rsidP="00E15470">
      <w:pPr>
        <w:ind w:left="0"/>
      </w:pPr>
      <w:r w:rsidRPr="0014457C">
        <w:rPr>
          <w:rFonts w:hint="eastAsia"/>
        </w:rPr>
        <w:t xml:space="preserve"> </w:t>
      </w:r>
    </w:p>
    <w:p w14:paraId="1BF338A7" w14:textId="23F5C808" w:rsidR="00E15470" w:rsidRPr="0014457C" w:rsidRDefault="00E15470" w:rsidP="00E15470">
      <w:pPr>
        <w:ind w:left="0"/>
      </w:pPr>
      <w:r w:rsidRPr="0014457C">
        <w:rPr>
          <w:rFonts w:hint="eastAsia"/>
        </w:rPr>
        <w:t xml:space="preserve"> 用户进行配资申请时不能违反以下表中约束，如果触及限制条件，则配资申请失败</w:t>
      </w:r>
    </w:p>
    <w:p w14:paraId="2707955A" w14:textId="77777777" w:rsidR="00E15470" w:rsidRPr="0014457C" w:rsidRDefault="00E15470" w:rsidP="00E15470">
      <w:pPr>
        <w:ind w:left="0"/>
      </w:pPr>
    </w:p>
    <w:tbl>
      <w:tblPr>
        <w:tblStyle w:val="af6"/>
        <w:tblW w:w="0" w:type="auto"/>
        <w:tblInd w:w="227" w:type="dxa"/>
        <w:tblLook w:val="04A0" w:firstRow="1" w:lastRow="0" w:firstColumn="1" w:lastColumn="0" w:noHBand="0" w:noVBand="1"/>
      </w:tblPr>
      <w:tblGrid>
        <w:gridCol w:w="2673"/>
        <w:gridCol w:w="4004"/>
        <w:gridCol w:w="2672"/>
      </w:tblGrid>
      <w:tr w:rsidR="0034309F" w:rsidRPr="0014457C" w14:paraId="3F28763B" w14:textId="77777777" w:rsidTr="00E15470">
        <w:tc>
          <w:tcPr>
            <w:tcW w:w="2673" w:type="dxa"/>
          </w:tcPr>
          <w:p w14:paraId="0472414A" w14:textId="77777777" w:rsidR="0034309F" w:rsidRPr="0014457C" w:rsidRDefault="0034309F" w:rsidP="00E15470">
            <w:pPr>
              <w:ind w:left="0"/>
            </w:pPr>
            <w:r w:rsidRPr="0014457C">
              <w:rPr>
                <w:rFonts w:hint="eastAsia"/>
              </w:rPr>
              <w:t>要素名称</w:t>
            </w:r>
          </w:p>
        </w:tc>
        <w:tc>
          <w:tcPr>
            <w:tcW w:w="4004" w:type="dxa"/>
          </w:tcPr>
          <w:p w14:paraId="2E3F632A" w14:textId="77777777" w:rsidR="0034309F" w:rsidRPr="0014457C" w:rsidRDefault="0034309F" w:rsidP="00E15470">
            <w:pPr>
              <w:ind w:left="0"/>
            </w:pPr>
            <w:r w:rsidRPr="0014457C">
              <w:rPr>
                <w:rFonts w:hint="eastAsia"/>
              </w:rPr>
              <w:t>解释</w:t>
            </w:r>
          </w:p>
        </w:tc>
        <w:tc>
          <w:tcPr>
            <w:tcW w:w="2672" w:type="dxa"/>
          </w:tcPr>
          <w:p w14:paraId="50CC0D56" w14:textId="77777777" w:rsidR="0034309F" w:rsidRPr="0014457C" w:rsidRDefault="0034309F" w:rsidP="00E15470">
            <w:pPr>
              <w:ind w:left="0"/>
            </w:pPr>
            <w:r w:rsidRPr="0014457C">
              <w:rPr>
                <w:rFonts w:hint="eastAsia"/>
              </w:rPr>
              <w:t>备注</w:t>
            </w:r>
          </w:p>
        </w:tc>
      </w:tr>
      <w:tr w:rsidR="0034309F" w:rsidRPr="0014457C" w14:paraId="4A40D794" w14:textId="77777777" w:rsidTr="00E15470">
        <w:tc>
          <w:tcPr>
            <w:tcW w:w="2673" w:type="dxa"/>
          </w:tcPr>
          <w:p w14:paraId="6B945F26" w14:textId="77777777" w:rsidR="0034309F" w:rsidRPr="0014457C" w:rsidRDefault="00E15470" w:rsidP="00E15470">
            <w:pPr>
              <w:ind w:left="0"/>
            </w:pPr>
            <w:r w:rsidRPr="0014457C">
              <w:t>用户持仓配资总额限制</w:t>
            </w:r>
          </w:p>
          <w:p w14:paraId="0E4C950C" w14:textId="361A9CA0" w:rsidR="00E15470" w:rsidRPr="0014457C" w:rsidRDefault="00E15470" w:rsidP="00E15470">
            <w:pPr>
              <w:ind w:left="0"/>
            </w:pPr>
            <w:r w:rsidRPr="0014457C">
              <w:rPr>
                <w:rFonts w:hint="eastAsia"/>
              </w:rPr>
              <w:t>20</w:t>
            </w:r>
            <w:r w:rsidR="001455E0" w:rsidRPr="0014457C">
              <w:rPr>
                <w:rFonts w:hint="eastAsia"/>
              </w:rPr>
              <w:t>0</w:t>
            </w:r>
            <w:r w:rsidRPr="0014457C">
              <w:rPr>
                <w:rFonts w:hint="eastAsia"/>
              </w:rPr>
              <w:t>万</w:t>
            </w:r>
          </w:p>
        </w:tc>
        <w:tc>
          <w:tcPr>
            <w:tcW w:w="4004" w:type="dxa"/>
          </w:tcPr>
          <w:p w14:paraId="2AFE9825" w14:textId="260EB660" w:rsidR="0034309F" w:rsidRPr="0014457C" w:rsidRDefault="0034309F" w:rsidP="00E15470">
            <w:pPr>
              <w:ind w:left="0"/>
            </w:pPr>
          </w:p>
        </w:tc>
        <w:tc>
          <w:tcPr>
            <w:tcW w:w="2672" w:type="dxa"/>
          </w:tcPr>
          <w:p w14:paraId="041F926B" w14:textId="77777777" w:rsidR="0034309F" w:rsidRPr="0014457C" w:rsidRDefault="0034309F" w:rsidP="00E15470">
            <w:pPr>
              <w:ind w:left="0"/>
            </w:pPr>
          </w:p>
        </w:tc>
      </w:tr>
      <w:tr w:rsidR="00A94A36" w:rsidRPr="0014457C" w14:paraId="498CCE16" w14:textId="77777777" w:rsidTr="00E15470">
        <w:tc>
          <w:tcPr>
            <w:tcW w:w="2673" w:type="dxa"/>
          </w:tcPr>
          <w:p w14:paraId="2B72FB71" w14:textId="77777777" w:rsidR="00A94A36" w:rsidRPr="0014457C" w:rsidRDefault="00A94A36" w:rsidP="002D5727">
            <w:pPr>
              <w:ind w:left="0"/>
            </w:pPr>
            <w:r w:rsidRPr="0014457C">
              <w:rPr>
                <w:rFonts w:hint="eastAsia"/>
              </w:rPr>
              <w:t>用户单个</w:t>
            </w:r>
            <w:r w:rsidR="002B410F" w:rsidRPr="0014457C">
              <w:rPr>
                <w:rFonts w:hint="eastAsia"/>
              </w:rPr>
              <w:t>投资标的限制</w:t>
            </w:r>
          </w:p>
          <w:p w14:paraId="19B66673" w14:textId="694AB459" w:rsidR="002B410F" w:rsidRPr="0014457C" w:rsidRDefault="002B410F" w:rsidP="002D5727">
            <w:pPr>
              <w:ind w:left="0"/>
            </w:pPr>
            <w:r w:rsidRPr="0014457C">
              <w:rPr>
                <w:rFonts w:hint="eastAsia"/>
              </w:rPr>
              <w:t>0万（无限制）</w:t>
            </w:r>
          </w:p>
        </w:tc>
        <w:tc>
          <w:tcPr>
            <w:tcW w:w="4004" w:type="dxa"/>
          </w:tcPr>
          <w:p w14:paraId="05850978" w14:textId="4249FCC5" w:rsidR="00A94A36" w:rsidRPr="0014457C" w:rsidRDefault="002B410F" w:rsidP="00E15470">
            <w:pPr>
              <w:ind w:left="0"/>
            </w:pPr>
            <w:r w:rsidRPr="0014457C">
              <w:rPr>
                <w:rFonts w:hint="eastAsia"/>
              </w:rPr>
              <w:t>如：购买单个股票，配资持仓不允许超过限制额度</w:t>
            </w:r>
          </w:p>
        </w:tc>
        <w:tc>
          <w:tcPr>
            <w:tcW w:w="2672" w:type="dxa"/>
          </w:tcPr>
          <w:p w14:paraId="5BC90334" w14:textId="77777777" w:rsidR="00A94A36" w:rsidRPr="0014457C" w:rsidRDefault="00A94A36" w:rsidP="00E15470">
            <w:pPr>
              <w:ind w:left="0"/>
            </w:pPr>
          </w:p>
        </w:tc>
      </w:tr>
      <w:tr w:rsidR="009401F4" w:rsidRPr="0014457C" w14:paraId="0F93AF4B" w14:textId="77777777" w:rsidTr="00E15470">
        <w:trPr>
          <w:ins w:id="315" w:author="wang alex" w:date="2015-05-22T20:06:00Z"/>
        </w:trPr>
        <w:tc>
          <w:tcPr>
            <w:tcW w:w="2673" w:type="dxa"/>
          </w:tcPr>
          <w:p w14:paraId="7B9FDFAD" w14:textId="6D747B6F" w:rsidR="009401F4" w:rsidRPr="0014457C" w:rsidRDefault="009401F4" w:rsidP="002D5727">
            <w:pPr>
              <w:ind w:left="0"/>
              <w:rPr>
                <w:ins w:id="316" w:author="wang alex" w:date="2015-05-22T20:06:00Z"/>
              </w:rPr>
            </w:pPr>
            <w:ins w:id="317" w:author="wang alex" w:date="2015-05-22T20:07:00Z">
              <w:r>
                <w:rPr>
                  <w:rFonts w:hint="eastAsia"/>
                </w:rPr>
                <w:t>不能超过平台</w:t>
              </w:r>
            </w:ins>
            <w:ins w:id="318" w:author="wang alex" w:date="2015-05-22T20:06:00Z">
              <w:r>
                <w:rPr>
                  <w:rFonts w:hint="eastAsia"/>
                </w:rPr>
                <w:t>配资</w:t>
              </w:r>
            </w:ins>
            <w:ins w:id="319" w:author="wang alex" w:date="2015-05-22T20:08:00Z">
              <w:r>
                <w:rPr>
                  <w:rFonts w:hint="eastAsia"/>
                </w:rPr>
                <w:t>池可配余额</w:t>
              </w:r>
            </w:ins>
          </w:p>
        </w:tc>
        <w:tc>
          <w:tcPr>
            <w:tcW w:w="4004" w:type="dxa"/>
          </w:tcPr>
          <w:p w14:paraId="3F54F542" w14:textId="77777777" w:rsidR="009401F4" w:rsidRPr="0014457C" w:rsidRDefault="009401F4" w:rsidP="00E15470">
            <w:pPr>
              <w:ind w:left="0"/>
              <w:rPr>
                <w:ins w:id="320" w:author="wang alex" w:date="2015-05-22T20:06:00Z"/>
              </w:rPr>
            </w:pPr>
          </w:p>
        </w:tc>
        <w:tc>
          <w:tcPr>
            <w:tcW w:w="2672" w:type="dxa"/>
          </w:tcPr>
          <w:p w14:paraId="3951BB85" w14:textId="77777777" w:rsidR="009401F4" w:rsidRPr="0014457C" w:rsidRDefault="009401F4" w:rsidP="00E15470">
            <w:pPr>
              <w:ind w:left="0"/>
              <w:rPr>
                <w:ins w:id="321" w:author="wang alex" w:date="2015-05-22T20:06:00Z"/>
              </w:rPr>
            </w:pPr>
          </w:p>
        </w:tc>
      </w:tr>
      <w:tr w:rsidR="009401F4" w:rsidRPr="0014457C" w14:paraId="6393EB28" w14:textId="77777777" w:rsidTr="00E15470">
        <w:trPr>
          <w:ins w:id="322" w:author="wang alex" w:date="2015-05-22T20:08:00Z"/>
        </w:trPr>
        <w:tc>
          <w:tcPr>
            <w:tcW w:w="2673" w:type="dxa"/>
          </w:tcPr>
          <w:p w14:paraId="51EF2D04" w14:textId="501BDF33" w:rsidR="009401F4" w:rsidRDefault="009401F4" w:rsidP="002D5727">
            <w:pPr>
              <w:ind w:left="0"/>
              <w:rPr>
                <w:ins w:id="323" w:author="wang alex" w:date="2015-05-22T20:08:00Z"/>
              </w:rPr>
            </w:pPr>
            <w:ins w:id="324" w:author="wang alex" w:date="2015-05-22T20:09:00Z">
              <w:r>
                <w:rPr>
                  <w:rFonts w:hint="eastAsia"/>
                </w:rPr>
                <w:t>禁止</w:t>
              </w:r>
            </w:ins>
            <w:ins w:id="325" w:author="wang alex" w:date="2015-05-22T20:08:00Z">
              <w:r>
                <w:rPr>
                  <w:rFonts w:hint="eastAsia"/>
                </w:rPr>
                <w:t>配资的用户</w:t>
              </w:r>
            </w:ins>
          </w:p>
        </w:tc>
        <w:tc>
          <w:tcPr>
            <w:tcW w:w="4004" w:type="dxa"/>
          </w:tcPr>
          <w:p w14:paraId="5F9ED85B" w14:textId="77777777" w:rsidR="009401F4" w:rsidRPr="0014457C" w:rsidRDefault="009401F4" w:rsidP="00E15470">
            <w:pPr>
              <w:ind w:left="0"/>
              <w:rPr>
                <w:ins w:id="326" w:author="wang alex" w:date="2015-05-22T20:08:00Z"/>
              </w:rPr>
            </w:pPr>
          </w:p>
        </w:tc>
        <w:tc>
          <w:tcPr>
            <w:tcW w:w="2672" w:type="dxa"/>
          </w:tcPr>
          <w:p w14:paraId="6BDEF618" w14:textId="1F0D910E" w:rsidR="009401F4" w:rsidRPr="0014457C" w:rsidRDefault="009401F4" w:rsidP="00E15470">
            <w:pPr>
              <w:ind w:left="0"/>
              <w:rPr>
                <w:ins w:id="327" w:author="wang alex" w:date="2015-05-22T20:08:00Z"/>
              </w:rPr>
            </w:pPr>
            <w:ins w:id="328" w:author="wang alex" w:date="2015-05-22T20:09:00Z">
              <w:r>
                <w:rPr>
                  <w:rFonts w:hint="eastAsia"/>
                </w:rPr>
                <w:t>难缠用户</w:t>
              </w:r>
            </w:ins>
            <w:ins w:id="329" w:author="wang alex" w:date="2015-05-22T20:10:00Z">
              <w:r>
                <w:rPr>
                  <w:rFonts w:hint="eastAsia"/>
                </w:rPr>
                <w:t>、投诉用户、</w:t>
              </w:r>
              <w:r>
                <w:rPr>
                  <w:rFonts w:hint="eastAsia"/>
                </w:rPr>
                <w:lastRenderedPageBreak/>
                <w:t>核帐不清晰的用户</w:t>
              </w:r>
            </w:ins>
          </w:p>
        </w:tc>
      </w:tr>
    </w:tbl>
    <w:p w14:paraId="5CE157D5" w14:textId="77777777" w:rsidR="003F21F1" w:rsidRPr="0014457C" w:rsidRDefault="003F21F1" w:rsidP="003E1575">
      <w:pPr>
        <w:ind w:left="0"/>
      </w:pPr>
    </w:p>
    <w:p w14:paraId="408C22D5" w14:textId="77777777" w:rsidR="000D300B" w:rsidRPr="0014457C" w:rsidRDefault="000D300B" w:rsidP="005C605C">
      <w:pPr>
        <w:pStyle w:val="3"/>
        <w:rPr>
          <w:rFonts w:eastAsia="微软雅黑"/>
        </w:rPr>
      </w:pPr>
      <w:bookmarkStart w:id="330" w:name="_Toc293477871"/>
      <w:r w:rsidRPr="0014457C">
        <w:rPr>
          <w:rFonts w:eastAsia="微软雅黑" w:hint="eastAsia"/>
        </w:rPr>
        <w:t>过户费及印花税管理</w:t>
      </w:r>
      <w:bookmarkEnd w:id="330"/>
    </w:p>
    <w:p w14:paraId="5B21151A" w14:textId="5B5EB3DD" w:rsidR="000D300B" w:rsidRPr="0014457C" w:rsidRDefault="000D300B" w:rsidP="000D300B">
      <w:r w:rsidRPr="0014457C">
        <w:rPr>
          <w:rFonts w:hint="eastAsia"/>
        </w:rPr>
        <w:t>每次股票买卖交易时需要根据股票代码判断股票属于哪个证券交易所并收取相关费用</w:t>
      </w:r>
      <w:r w:rsidR="00EB6874" w:rsidRPr="0014457C">
        <w:t xml:space="preserve"> </w:t>
      </w:r>
      <w:r w:rsidR="00EB6874" w:rsidRPr="0014457C">
        <w:rPr>
          <w:rFonts w:hint="eastAsia"/>
        </w:rPr>
        <w:t>，费用与佣金一同扣除</w:t>
      </w:r>
    </w:p>
    <w:tbl>
      <w:tblPr>
        <w:tblStyle w:val="af6"/>
        <w:tblW w:w="0" w:type="auto"/>
        <w:tblInd w:w="227" w:type="dxa"/>
        <w:tblLook w:val="04A0" w:firstRow="1" w:lastRow="0" w:firstColumn="1" w:lastColumn="0" w:noHBand="0" w:noVBand="1"/>
      </w:tblPr>
      <w:tblGrid>
        <w:gridCol w:w="3114"/>
        <w:gridCol w:w="3121"/>
        <w:gridCol w:w="3114"/>
      </w:tblGrid>
      <w:tr w:rsidR="000D300B" w:rsidRPr="0014457C" w14:paraId="1E1CC09B" w14:textId="77777777" w:rsidTr="00A8253F">
        <w:tc>
          <w:tcPr>
            <w:tcW w:w="3114" w:type="dxa"/>
          </w:tcPr>
          <w:p w14:paraId="1F336A7A" w14:textId="77777777" w:rsidR="000D300B" w:rsidRPr="0014457C" w:rsidRDefault="000D300B" w:rsidP="00A8253F">
            <w:pPr>
              <w:ind w:left="0"/>
            </w:pPr>
            <w:r w:rsidRPr="0014457C">
              <w:rPr>
                <w:rFonts w:hint="eastAsia"/>
              </w:rPr>
              <w:t>要素名称</w:t>
            </w:r>
          </w:p>
        </w:tc>
        <w:tc>
          <w:tcPr>
            <w:tcW w:w="3121" w:type="dxa"/>
          </w:tcPr>
          <w:p w14:paraId="1288909B" w14:textId="77777777" w:rsidR="000D300B" w:rsidRPr="0014457C" w:rsidRDefault="000D300B" w:rsidP="00A8253F">
            <w:pPr>
              <w:ind w:left="0"/>
            </w:pPr>
            <w:r w:rsidRPr="0014457C">
              <w:rPr>
                <w:rFonts w:hint="eastAsia"/>
              </w:rPr>
              <w:t>解释</w:t>
            </w:r>
          </w:p>
        </w:tc>
        <w:tc>
          <w:tcPr>
            <w:tcW w:w="3114" w:type="dxa"/>
          </w:tcPr>
          <w:p w14:paraId="1C204C53" w14:textId="77777777" w:rsidR="000D300B" w:rsidRPr="0014457C" w:rsidRDefault="000D300B" w:rsidP="00A8253F">
            <w:pPr>
              <w:ind w:left="0"/>
            </w:pPr>
            <w:r w:rsidRPr="0014457C">
              <w:rPr>
                <w:rFonts w:hint="eastAsia"/>
              </w:rPr>
              <w:t>备注</w:t>
            </w:r>
          </w:p>
        </w:tc>
      </w:tr>
      <w:tr w:rsidR="000D300B" w:rsidRPr="0014457C" w14:paraId="79B17802" w14:textId="77777777" w:rsidTr="00A8253F">
        <w:tc>
          <w:tcPr>
            <w:tcW w:w="3114" w:type="dxa"/>
          </w:tcPr>
          <w:p w14:paraId="5015B37A" w14:textId="77777777" w:rsidR="000D300B" w:rsidRPr="0014457C" w:rsidRDefault="000D300B" w:rsidP="00A8253F">
            <w:pPr>
              <w:ind w:left="0"/>
            </w:pPr>
            <w:r w:rsidRPr="0014457C">
              <w:rPr>
                <w:rFonts w:hint="eastAsia"/>
              </w:rPr>
              <w:t>上证过户费</w:t>
            </w:r>
          </w:p>
        </w:tc>
        <w:tc>
          <w:tcPr>
            <w:tcW w:w="3121" w:type="dxa"/>
          </w:tcPr>
          <w:p w14:paraId="6B933FDC" w14:textId="695B6692" w:rsidR="000D300B" w:rsidRPr="0014457C" w:rsidRDefault="004266F1" w:rsidP="004266F1">
            <w:pPr>
              <w:ind w:left="0"/>
            </w:pPr>
            <w:r w:rsidRPr="0014457C">
              <w:rPr>
                <w:rFonts w:hint="eastAsia"/>
              </w:rPr>
              <w:t>0.06元/手（100股）</w:t>
            </w:r>
            <w:r w:rsidR="000D300B" w:rsidRPr="0014457C">
              <w:rPr>
                <w:rFonts w:hint="eastAsia"/>
              </w:rPr>
              <w:t>，最少</w:t>
            </w:r>
            <w:r w:rsidRPr="0014457C">
              <w:rPr>
                <w:rFonts w:hint="eastAsia"/>
              </w:rPr>
              <w:t>0.06</w:t>
            </w:r>
            <w:r w:rsidR="000D300B" w:rsidRPr="0014457C">
              <w:t>元</w:t>
            </w:r>
          </w:p>
        </w:tc>
        <w:tc>
          <w:tcPr>
            <w:tcW w:w="3114" w:type="dxa"/>
          </w:tcPr>
          <w:p w14:paraId="0B05D462" w14:textId="77777777" w:rsidR="000D300B" w:rsidRPr="0014457C" w:rsidRDefault="000D300B" w:rsidP="00A8253F">
            <w:pPr>
              <w:ind w:left="0"/>
            </w:pPr>
            <w:r w:rsidRPr="0014457C">
              <w:rPr>
                <w:rFonts w:hint="eastAsia"/>
                <w:color w:val="548DD4" w:themeColor="text2" w:themeTint="99"/>
              </w:rPr>
              <w:t>买卖时都要收取</w:t>
            </w:r>
          </w:p>
        </w:tc>
      </w:tr>
      <w:tr w:rsidR="000D300B" w:rsidRPr="0014457C" w14:paraId="0120A36D" w14:textId="77777777" w:rsidTr="00A8253F">
        <w:tc>
          <w:tcPr>
            <w:tcW w:w="3114" w:type="dxa"/>
          </w:tcPr>
          <w:p w14:paraId="2855DEB6" w14:textId="77777777" w:rsidR="000D300B" w:rsidRPr="0014457C" w:rsidRDefault="000D300B" w:rsidP="00A8253F">
            <w:pPr>
              <w:ind w:left="0"/>
            </w:pPr>
            <w:r w:rsidRPr="0014457C">
              <w:rPr>
                <w:rFonts w:hint="eastAsia"/>
              </w:rPr>
              <w:t>深证过户费</w:t>
            </w:r>
          </w:p>
        </w:tc>
        <w:tc>
          <w:tcPr>
            <w:tcW w:w="3121" w:type="dxa"/>
          </w:tcPr>
          <w:p w14:paraId="014DBADF" w14:textId="77777777" w:rsidR="000D300B" w:rsidRPr="0014457C" w:rsidRDefault="000D300B" w:rsidP="00A8253F">
            <w:pPr>
              <w:ind w:left="0"/>
            </w:pPr>
            <w:r w:rsidRPr="0014457C">
              <w:rPr>
                <w:rFonts w:hint="eastAsia"/>
              </w:rPr>
              <w:t>暂不收取</w:t>
            </w:r>
          </w:p>
        </w:tc>
        <w:tc>
          <w:tcPr>
            <w:tcW w:w="3114" w:type="dxa"/>
          </w:tcPr>
          <w:p w14:paraId="1E06ACD2" w14:textId="77777777" w:rsidR="000D300B" w:rsidRPr="0014457C" w:rsidRDefault="000D300B" w:rsidP="00A8253F">
            <w:pPr>
              <w:ind w:left="0"/>
            </w:pPr>
            <w:r w:rsidRPr="0014457C">
              <w:rPr>
                <w:rFonts w:hint="eastAsia"/>
                <w:color w:val="548DD4" w:themeColor="text2" w:themeTint="99"/>
              </w:rPr>
              <w:t>买卖时都要收取</w:t>
            </w:r>
          </w:p>
        </w:tc>
      </w:tr>
      <w:tr w:rsidR="000D300B" w:rsidRPr="0014457C" w14:paraId="2587A996" w14:textId="77777777" w:rsidTr="00A8253F">
        <w:tc>
          <w:tcPr>
            <w:tcW w:w="3114" w:type="dxa"/>
          </w:tcPr>
          <w:p w14:paraId="5C2A2EE0" w14:textId="77777777" w:rsidR="000D300B" w:rsidRPr="0014457C" w:rsidRDefault="000D300B" w:rsidP="00A8253F">
            <w:pPr>
              <w:ind w:left="0"/>
            </w:pPr>
            <w:r w:rsidRPr="0014457C">
              <w:rPr>
                <w:rFonts w:hint="eastAsia"/>
              </w:rPr>
              <w:t>印花税</w:t>
            </w:r>
          </w:p>
        </w:tc>
        <w:tc>
          <w:tcPr>
            <w:tcW w:w="3121" w:type="dxa"/>
          </w:tcPr>
          <w:p w14:paraId="59553841" w14:textId="77777777" w:rsidR="000D300B" w:rsidRPr="0014457C" w:rsidRDefault="000D300B" w:rsidP="00A8253F">
            <w:pPr>
              <w:ind w:left="0"/>
            </w:pPr>
            <w:r w:rsidRPr="0014457C">
              <w:rPr>
                <w:rFonts w:hint="eastAsia"/>
              </w:rPr>
              <w:t>交易额的</w:t>
            </w:r>
            <w:r w:rsidRPr="00F06832">
              <w:rPr>
                <w:color w:val="FF0000"/>
                <w:rPrChange w:id="331" w:author="wang alex" w:date="2015-05-22T20:11:00Z">
                  <w:rPr/>
                </w:rPrChange>
              </w:rPr>
              <w:t>0.1%</w:t>
            </w:r>
            <w:r w:rsidRPr="0014457C">
              <w:rPr>
                <w:rFonts w:hint="eastAsia"/>
              </w:rPr>
              <w:t>，最少1元</w:t>
            </w:r>
          </w:p>
        </w:tc>
        <w:tc>
          <w:tcPr>
            <w:tcW w:w="3114" w:type="dxa"/>
          </w:tcPr>
          <w:p w14:paraId="355C0063" w14:textId="77777777" w:rsidR="000D300B" w:rsidRPr="0014457C" w:rsidRDefault="000D300B" w:rsidP="00A8253F">
            <w:pPr>
              <w:ind w:left="0"/>
            </w:pPr>
            <w:r w:rsidRPr="0014457C">
              <w:rPr>
                <w:rFonts w:hint="eastAsia"/>
                <w:color w:val="548DD4" w:themeColor="text2" w:themeTint="99"/>
              </w:rPr>
              <w:t>仅在卖出时收取</w:t>
            </w:r>
          </w:p>
        </w:tc>
      </w:tr>
    </w:tbl>
    <w:p w14:paraId="737625CA" w14:textId="77777777" w:rsidR="003728B5" w:rsidRPr="0014457C" w:rsidRDefault="003728B5" w:rsidP="003728B5"/>
    <w:p w14:paraId="17299303" w14:textId="3E5ADA19" w:rsidR="003728B5" w:rsidRPr="0014457C" w:rsidRDefault="008063EC" w:rsidP="005C605C">
      <w:pPr>
        <w:pStyle w:val="3"/>
        <w:rPr>
          <w:rFonts w:eastAsia="微软雅黑"/>
        </w:rPr>
      </w:pPr>
      <w:bookmarkStart w:id="332" w:name="_Toc293477872"/>
      <w:r w:rsidRPr="0014457C">
        <w:rPr>
          <w:rFonts w:eastAsia="微软雅黑" w:hint="eastAsia"/>
        </w:rPr>
        <w:t>大渠道</w:t>
      </w:r>
      <w:r w:rsidR="003728B5" w:rsidRPr="0014457C">
        <w:rPr>
          <w:rFonts w:eastAsia="微软雅黑" w:hint="eastAsia"/>
        </w:rPr>
        <w:t>代理人管理</w:t>
      </w:r>
      <w:bookmarkEnd w:id="332"/>
    </w:p>
    <w:tbl>
      <w:tblPr>
        <w:tblStyle w:val="af6"/>
        <w:tblW w:w="0" w:type="auto"/>
        <w:tblInd w:w="227" w:type="dxa"/>
        <w:tblLook w:val="04A0" w:firstRow="1" w:lastRow="0" w:firstColumn="1" w:lastColumn="0" w:noHBand="0" w:noVBand="1"/>
      </w:tblPr>
      <w:tblGrid>
        <w:gridCol w:w="3114"/>
        <w:gridCol w:w="3121"/>
        <w:gridCol w:w="3114"/>
      </w:tblGrid>
      <w:tr w:rsidR="00FE072E" w:rsidRPr="0014457C" w14:paraId="0976836D" w14:textId="77777777" w:rsidTr="00B200CD">
        <w:tc>
          <w:tcPr>
            <w:tcW w:w="3114" w:type="dxa"/>
          </w:tcPr>
          <w:p w14:paraId="27CA9E5E" w14:textId="77777777" w:rsidR="00FE072E" w:rsidRPr="0014457C" w:rsidRDefault="00FE072E" w:rsidP="00B200CD">
            <w:pPr>
              <w:ind w:left="0"/>
            </w:pPr>
            <w:r w:rsidRPr="0014457C">
              <w:rPr>
                <w:rFonts w:hint="eastAsia"/>
              </w:rPr>
              <w:t>要素名称</w:t>
            </w:r>
          </w:p>
        </w:tc>
        <w:tc>
          <w:tcPr>
            <w:tcW w:w="3121" w:type="dxa"/>
          </w:tcPr>
          <w:p w14:paraId="232A51F2" w14:textId="77777777" w:rsidR="00FE072E" w:rsidRPr="0014457C" w:rsidRDefault="00FE072E" w:rsidP="00B200CD">
            <w:pPr>
              <w:ind w:left="0"/>
            </w:pPr>
            <w:r w:rsidRPr="0014457C">
              <w:rPr>
                <w:rFonts w:hint="eastAsia"/>
              </w:rPr>
              <w:t>解释</w:t>
            </w:r>
          </w:p>
        </w:tc>
        <w:tc>
          <w:tcPr>
            <w:tcW w:w="3114" w:type="dxa"/>
          </w:tcPr>
          <w:p w14:paraId="29966391" w14:textId="77777777" w:rsidR="00FE072E" w:rsidRPr="0014457C" w:rsidRDefault="00FE072E" w:rsidP="00B200CD">
            <w:pPr>
              <w:ind w:left="0"/>
            </w:pPr>
            <w:r w:rsidRPr="0014457C">
              <w:rPr>
                <w:rFonts w:hint="eastAsia"/>
              </w:rPr>
              <w:t>备注</w:t>
            </w:r>
          </w:p>
        </w:tc>
      </w:tr>
      <w:tr w:rsidR="00FE072E" w:rsidRPr="0014457C" w14:paraId="52E3759C" w14:textId="77777777" w:rsidTr="00B200CD">
        <w:tc>
          <w:tcPr>
            <w:tcW w:w="3114" w:type="dxa"/>
          </w:tcPr>
          <w:p w14:paraId="229CA698" w14:textId="77777777" w:rsidR="00FE072E" w:rsidRPr="0014457C" w:rsidRDefault="00FE072E" w:rsidP="00B200CD">
            <w:pPr>
              <w:ind w:left="0"/>
            </w:pPr>
            <w:r w:rsidRPr="0014457C">
              <w:rPr>
                <w:rFonts w:hint="eastAsia"/>
              </w:rPr>
              <w:t>代理人</w:t>
            </w:r>
            <w:r w:rsidRPr="0014457C">
              <w:t>用户uid</w:t>
            </w:r>
          </w:p>
        </w:tc>
        <w:tc>
          <w:tcPr>
            <w:tcW w:w="3121" w:type="dxa"/>
          </w:tcPr>
          <w:p w14:paraId="6EAFDF52" w14:textId="77777777" w:rsidR="00FE072E" w:rsidRPr="0014457C" w:rsidRDefault="00FE072E" w:rsidP="00B200CD">
            <w:pPr>
              <w:ind w:left="0"/>
            </w:pPr>
          </w:p>
        </w:tc>
        <w:tc>
          <w:tcPr>
            <w:tcW w:w="3114" w:type="dxa"/>
          </w:tcPr>
          <w:p w14:paraId="6C173F47" w14:textId="77777777" w:rsidR="00FE072E" w:rsidRPr="0014457C" w:rsidRDefault="00FE072E" w:rsidP="00B200CD">
            <w:pPr>
              <w:ind w:left="0"/>
            </w:pPr>
          </w:p>
        </w:tc>
      </w:tr>
      <w:tr w:rsidR="00FE072E" w:rsidRPr="0014457C" w14:paraId="205CC470" w14:textId="77777777" w:rsidTr="00B200CD">
        <w:tc>
          <w:tcPr>
            <w:tcW w:w="3114" w:type="dxa"/>
          </w:tcPr>
          <w:p w14:paraId="77F63BEF" w14:textId="77777777" w:rsidR="00FE072E" w:rsidRPr="0014457C" w:rsidRDefault="00FE072E" w:rsidP="00B200CD">
            <w:pPr>
              <w:ind w:left="0"/>
            </w:pPr>
            <w:r w:rsidRPr="0014457C">
              <w:rPr>
                <w:rFonts w:hint="eastAsia"/>
              </w:rPr>
              <w:t>代理人分润佣金</w:t>
            </w:r>
            <w:r w:rsidRPr="0014457C">
              <w:t>率</w:t>
            </w:r>
            <w:r w:rsidRPr="0014457C">
              <w:rPr>
                <w:rFonts w:hint="eastAsia"/>
              </w:rPr>
              <w:t>（考虑</w:t>
            </w:r>
            <w:r w:rsidRPr="0014457C">
              <w:t>阶梯）</w:t>
            </w:r>
          </w:p>
        </w:tc>
        <w:tc>
          <w:tcPr>
            <w:tcW w:w="3121" w:type="dxa"/>
          </w:tcPr>
          <w:p w14:paraId="3C6626A0" w14:textId="275F3335" w:rsidR="00FE072E" w:rsidRPr="0014457C" w:rsidRDefault="008063EC" w:rsidP="00B200CD">
            <w:pPr>
              <w:ind w:left="0"/>
            </w:pPr>
            <w:r w:rsidRPr="0014457C">
              <w:rPr>
                <w:rFonts w:hint="eastAsia"/>
              </w:rPr>
              <w:t>0.003</w:t>
            </w:r>
            <w:r w:rsidRPr="0014457C">
              <w:t>|0.00</w:t>
            </w:r>
            <w:r w:rsidRPr="0014457C">
              <w:rPr>
                <w:rFonts w:hint="eastAsia"/>
              </w:rPr>
              <w:t>2</w:t>
            </w:r>
          </w:p>
        </w:tc>
        <w:tc>
          <w:tcPr>
            <w:tcW w:w="3114" w:type="dxa"/>
          </w:tcPr>
          <w:p w14:paraId="35E4AA0F" w14:textId="7C700EB9" w:rsidR="00FE072E" w:rsidRPr="0014457C" w:rsidRDefault="008063EC" w:rsidP="008063EC">
            <w:pPr>
              <w:ind w:left="0"/>
            </w:pPr>
            <w:r w:rsidRPr="0014457C">
              <w:rPr>
                <w:rFonts w:hint="eastAsia"/>
              </w:rPr>
              <w:t>代理人的佣金分润，用竖线隔开，最多支持2级</w:t>
            </w:r>
          </w:p>
        </w:tc>
      </w:tr>
      <w:tr w:rsidR="00FE072E" w:rsidRPr="0014457C" w14:paraId="55DD692E" w14:textId="77777777" w:rsidTr="00B200CD">
        <w:tc>
          <w:tcPr>
            <w:tcW w:w="3114" w:type="dxa"/>
          </w:tcPr>
          <w:p w14:paraId="18D679EC" w14:textId="77777777" w:rsidR="00FE072E" w:rsidRPr="0014457C" w:rsidRDefault="00FE072E" w:rsidP="00B200CD">
            <w:pPr>
              <w:ind w:left="0"/>
            </w:pPr>
            <w:r w:rsidRPr="0014457C">
              <w:rPr>
                <w:rFonts w:hint="eastAsia"/>
              </w:rPr>
              <w:t>代理人</w:t>
            </w:r>
            <w:r w:rsidRPr="0014457C">
              <w:t>交易佣金减免</w:t>
            </w:r>
          </w:p>
        </w:tc>
        <w:tc>
          <w:tcPr>
            <w:tcW w:w="3121" w:type="dxa"/>
          </w:tcPr>
          <w:p w14:paraId="77100D40" w14:textId="77777777" w:rsidR="00FE072E" w:rsidRPr="0014457C" w:rsidRDefault="00FE072E" w:rsidP="00B200CD">
            <w:pPr>
              <w:ind w:left="0"/>
            </w:pPr>
          </w:p>
        </w:tc>
        <w:tc>
          <w:tcPr>
            <w:tcW w:w="3114" w:type="dxa"/>
          </w:tcPr>
          <w:p w14:paraId="3DD956A2" w14:textId="77777777" w:rsidR="00FE072E" w:rsidRPr="0014457C" w:rsidRDefault="00FE072E" w:rsidP="00B200CD">
            <w:pPr>
              <w:ind w:left="0"/>
            </w:pPr>
            <w:r w:rsidRPr="0014457C">
              <w:rPr>
                <w:rFonts w:hint="eastAsia"/>
              </w:rPr>
              <w:t>给</w:t>
            </w:r>
            <w:r w:rsidRPr="0014457C">
              <w:t>代理人的交易佣金减免比例</w:t>
            </w:r>
          </w:p>
        </w:tc>
      </w:tr>
    </w:tbl>
    <w:p w14:paraId="1E134D56" w14:textId="77777777" w:rsidR="00B1753B" w:rsidRPr="0014457C" w:rsidRDefault="00B1753B" w:rsidP="008D37A3">
      <w:pPr>
        <w:ind w:left="0"/>
      </w:pPr>
    </w:p>
    <w:p w14:paraId="1230BB11" w14:textId="272F7284" w:rsidR="00B1753B" w:rsidRPr="0014457C" w:rsidRDefault="00EB4A2F" w:rsidP="005C605C">
      <w:pPr>
        <w:pStyle w:val="3"/>
        <w:rPr>
          <w:rFonts w:eastAsia="微软雅黑"/>
        </w:rPr>
      </w:pPr>
      <w:bookmarkStart w:id="333" w:name="_Toc293477873"/>
      <w:r w:rsidRPr="0014457C">
        <w:rPr>
          <w:rFonts w:eastAsia="微软雅黑" w:hint="eastAsia"/>
        </w:rPr>
        <w:t>禁买投资标的池管理</w:t>
      </w:r>
      <w:bookmarkEnd w:id="333"/>
    </w:p>
    <w:tbl>
      <w:tblPr>
        <w:tblStyle w:val="af6"/>
        <w:tblW w:w="0" w:type="auto"/>
        <w:tblInd w:w="227" w:type="dxa"/>
        <w:tblLook w:val="04A0" w:firstRow="1" w:lastRow="0" w:firstColumn="1" w:lastColumn="0" w:noHBand="0" w:noVBand="1"/>
      </w:tblPr>
      <w:tblGrid>
        <w:gridCol w:w="3114"/>
        <w:gridCol w:w="3121"/>
        <w:gridCol w:w="3114"/>
      </w:tblGrid>
      <w:tr w:rsidR="00210D1F" w:rsidRPr="0014457C" w14:paraId="37C857BC" w14:textId="77777777" w:rsidTr="00C713FE">
        <w:tc>
          <w:tcPr>
            <w:tcW w:w="3114" w:type="dxa"/>
          </w:tcPr>
          <w:p w14:paraId="00332272" w14:textId="77777777" w:rsidR="00210D1F" w:rsidRPr="0014457C" w:rsidRDefault="00210D1F" w:rsidP="00C713FE">
            <w:pPr>
              <w:ind w:left="0"/>
            </w:pPr>
            <w:r w:rsidRPr="0014457C">
              <w:rPr>
                <w:rFonts w:hint="eastAsia"/>
              </w:rPr>
              <w:t>要素名称</w:t>
            </w:r>
          </w:p>
        </w:tc>
        <w:tc>
          <w:tcPr>
            <w:tcW w:w="3121" w:type="dxa"/>
          </w:tcPr>
          <w:p w14:paraId="44BD2CDB" w14:textId="77777777" w:rsidR="00210D1F" w:rsidRPr="0014457C" w:rsidRDefault="00210D1F" w:rsidP="00C713FE">
            <w:pPr>
              <w:ind w:left="0"/>
            </w:pPr>
            <w:r w:rsidRPr="0014457C">
              <w:rPr>
                <w:rFonts w:hint="eastAsia"/>
              </w:rPr>
              <w:t>解释</w:t>
            </w:r>
          </w:p>
        </w:tc>
        <w:tc>
          <w:tcPr>
            <w:tcW w:w="3114" w:type="dxa"/>
          </w:tcPr>
          <w:p w14:paraId="286EA54E" w14:textId="77777777" w:rsidR="00210D1F" w:rsidRPr="0014457C" w:rsidRDefault="00210D1F" w:rsidP="00C713FE">
            <w:pPr>
              <w:ind w:left="0"/>
            </w:pPr>
            <w:r w:rsidRPr="0014457C">
              <w:rPr>
                <w:rFonts w:hint="eastAsia"/>
              </w:rPr>
              <w:t>备注</w:t>
            </w:r>
          </w:p>
        </w:tc>
      </w:tr>
      <w:tr w:rsidR="00EB4A2F" w:rsidRPr="0014457C" w14:paraId="1DA62E55" w14:textId="77777777" w:rsidTr="00C713FE">
        <w:tc>
          <w:tcPr>
            <w:tcW w:w="3114" w:type="dxa"/>
          </w:tcPr>
          <w:p w14:paraId="22775E03" w14:textId="010EB540" w:rsidR="00EB4A2F" w:rsidRPr="0014457C" w:rsidRDefault="00EB4A2F" w:rsidP="00C713FE">
            <w:pPr>
              <w:ind w:left="0"/>
            </w:pPr>
            <w:r w:rsidRPr="0014457C">
              <w:rPr>
                <w:rFonts w:hint="eastAsia"/>
              </w:rPr>
              <w:t>投资标的池代码</w:t>
            </w:r>
          </w:p>
        </w:tc>
        <w:tc>
          <w:tcPr>
            <w:tcW w:w="3121" w:type="dxa"/>
          </w:tcPr>
          <w:p w14:paraId="585E6631" w14:textId="016AAADE" w:rsidR="00EB4A2F" w:rsidRPr="0014457C" w:rsidRDefault="00EB4A2F" w:rsidP="00C713FE">
            <w:pPr>
              <w:ind w:left="0"/>
            </w:pPr>
            <w:r w:rsidRPr="0014457C">
              <w:rPr>
                <w:rFonts w:hint="eastAsia"/>
              </w:rPr>
              <w:t>如：stock_t+1_1</w:t>
            </w:r>
          </w:p>
        </w:tc>
        <w:tc>
          <w:tcPr>
            <w:tcW w:w="3114" w:type="dxa"/>
          </w:tcPr>
          <w:p w14:paraId="38833C1E" w14:textId="77777777" w:rsidR="00EB4A2F" w:rsidRPr="0014457C" w:rsidRDefault="00EB4A2F" w:rsidP="00C713FE">
            <w:pPr>
              <w:ind w:left="0"/>
            </w:pPr>
          </w:p>
        </w:tc>
      </w:tr>
      <w:tr w:rsidR="00210D1F" w:rsidRPr="0014457C" w14:paraId="66EEAA78" w14:textId="77777777" w:rsidTr="00C713FE">
        <w:tc>
          <w:tcPr>
            <w:tcW w:w="3114" w:type="dxa"/>
          </w:tcPr>
          <w:p w14:paraId="49820BE7" w14:textId="5A5D0B52" w:rsidR="00210D1F" w:rsidRPr="0014457C" w:rsidRDefault="00EB4A2F" w:rsidP="00C713FE">
            <w:pPr>
              <w:ind w:left="0"/>
            </w:pPr>
            <w:r w:rsidRPr="0014457C">
              <w:rPr>
                <w:rFonts w:hint="eastAsia"/>
              </w:rPr>
              <w:t>标的</w:t>
            </w:r>
            <w:r w:rsidR="00210D1F" w:rsidRPr="0014457C">
              <w:rPr>
                <w:rFonts w:hint="eastAsia"/>
              </w:rPr>
              <w:t>名称</w:t>
            </w:r>
          </w:p>
        </w:tc>
        <w:tc>
          <w:tcPr>
            <w:tcW w:w="3121" w:type="dxa"/>
          </w:tcPr>
          <w:p w14:paraId="1D0F6AEC" w14:textId="083AC570" w:rsidR="00210D1F" w:rsidRPr="0014457C" w:rsidRDefault="00EB4A2F" w:rsidP="00C713FE">
            <w:pPr>
              <w:ind w:left="0"/>
            </w:pPr>
            <w:r w:rsidRPr="0014457C">
              <w:t>股票名称</w:t>
            </w:r>
          </w:p>
        </w:tc>
        <w:tc>
          <w:tcPr>
            <w:tcW w:w="3114" w:type="dxa"/>
          </w:tcPr>
          <w:p w14:paraId="73859694" w14:textId="77777777" w:rsidR="00210D1F" w:rsidRPr="0014457C" w:rsidRDefault="00210D1F" w:rsidP="00C713FE">
            <w:pPr>
              <w:ind w:left="0"/>
            </w:pPr>
          </w:p>
        </w:tc>
      </w:tr>
      <w:tr w:rsidR="00210D1F" w:rsidRPr="0014457C" w14:paraId="079C7910" w14:textId="77777777" w:rsidTr="00C713FE">
        <w:tc>
          <w:tcPr>
            <w:tcW w:w="3114" w:type="dxa"/>
          </w:tcPr>
          <w:p w14:paraId="477A9348" w14:textId="5A05D730" w:rsidR="00210D1F" w:rsidRPr="0014457C" w:rsidRDefault="00EB4A2F" w:rsidP="00C713FE">
            <w:pPr>
              <w:ind w:left="0"/>
            </w:pPr>
            <w:r w:rsidRPr="0014457C">
              <w:rPr>
                <w:rFonts w:hint="eastAsia"/>
              </w:rPr>
              <w:t>标的</w:t>
            </w:r>
            <w:r w:rsidR="00210D1F" w:rsidRPr="0014457C">
              <w:rPr>
                <w:rFonts w:hint="eastAsia"/>
              </w:rPr>
              <w:t>代码</w:t>
            </w:r>
          </w:p>
        </w:tc>
        <w:tc>
          <w:tcPr>
            <w:tcW w:w="3121" w:type="dxa"/>
          </w:tcPr>
          <w:p w14:paraId="44710E71" w14:textId="79BCD01C" w:rsidR="00210D1F" w:rsidRPr="0014457C" w:rsidRDefault="006A6BEF" w:rsidP="00C713FE">
            <w:pPr>
              <w:ind w:left="0"/>
            </w:pPr>
            <w:ins w:id="334" w:author="wang alex" w:date="2015-05-22T20:30:00Z">
              <w:r>
                <w:rPr>
                  <w:rFonts w:hint="eastAsia"/>
                </w:rPr>
                <w:t>如：SH00001，</w:t>
              </w:r>
            </w:ins>
          </w:p>
        </w:tc>
        <w:tc>
          <w:tcPr>
            <w:tcW w:w="3114" w:type="dxa"/>
          </w:tcPr>
          <w:p w14:paraId="4043E45C" w14:textId="164260C3" w:rsidR="00210D1F" w:rsidRPr="0014457C" w:rsidRDefault="006A6BEF" w:rsidP="00C713FE">
            <w:pPr>
              <w:ind w:left="0"/>
            </w:pPr>
            <w:ins w:id="335" w:author="wang alex" w:date="2015-05-22T20:30:00Z">
              <w:r>
                <w:rPr>
                  <w:rFonts w:hint="eastAsia"/>
                </w:rPr>
                <w:t>除了具体个股以外，还有</w:t>
              </w:r>
            </w:ins>
            <w:ins w:id="336" w:author="wang alex" w:date="2015-05-22T20:31:00Z">
              <w:r>
                <w:rPr>
                  <w:rFonts w:hint="eastAsia"/>
                </w:rPr>
                <w:t>通</w:t>
              </w:r>
              <w:r>
                <w:rPr>
                  <w:rFonts w:hint="eastAsia"/>
                </w:rPr>
                <w:lastRenderedPageBreak/>
                <w:t>配符的N，ST，SST等</w:t>
              </w:r>
            </w:ins>
          </w:p>
        </w:tc>
      </w:tr>
      <w:tr w:rsidR="00210D1F" w:rsidRPr="0014457C" w14:paraId="2CB43B0B" w14:textId="77777777" w:rsidTr="00C713FE">
        <w:tc>
          <w:tcPr>
            <w:tcW w:w="3114" w:type="dxa"/>
          </w:tcPr>
          <w:p w14:paraId="6EC5015D" w14:textId="62900E38" w:rsidR="00210D1F" w:rsidRPr="0014457C" w:rsidRDefault="00EB4A2F" w:rsidP="00C713FE">
            <w:pPr>
              <w:ind w:left="0"/>
            </w:pPr>
            <w:r w:rsidRPr="0014457C">
              <w:rPr>
                <w:rFonts w:hint="eastAsia"/>
              </w:rPr>
              <w:lastRenderedPageBreak/>
              <w:t>禁买</w:t>
            </w:r>
            <w:r w:rsidR="00210D1F" w:rsidRPr="0014457C">
              <w:rPr>
                <w:rFonts w:hint="eastAsia"/>
              </w:rPr>
              <w:t>原因</w:t>
            </w:r>
          </w:p>
        </w:tc>
        <w:tc>
          <w:tcPr>
            <w:tcW w:w="3121" w:type="dxa"/>
          </w:tcPr>
          <w:p w14:paraId="7FCE737F" w14:textId="23E0D81E" w:rsidR="00210D1F" w:rsidRPr="0014457C" w:rsidRDefault="00210D1F" w:rsidP="00210D1F">
            <w:pPr>
              <w:ind w:left="0"/>
            </w:pPr>
            <w:r w:rsidRPr="0014457C">
              <w:rPr>
                <w:rFonts w:hint="eastAsia"/>
              </w:rPr>
              <w:t xml:space="preserve">=1 </w:t>
            </w:r>
            <w:r w:rsidR="008F69EC" w:rsidRPr="0014457C">
              <w:rPr>
                <w:rFonts w:hint="eastAsia"/>
              </w:rPr>
              <w:t>股票转送配派息</w:t>
            </w:r>
          </w:p>
          <w:p w14:paraId="0528AA48" w14:textId="5AC2446B" w:rsidR="00210D1F" w:rsidRPr="0014457C" w:rsidRDefault="00210D1F" w:rsidP="00210D1F">
            <w:pPr>
              <w:ind w:left="0"/>
            </w:pPr>
            <w:r w:rsidRPr="0014457C">
              <w:rPr>
                <w:rFonts w:hint="eastAsia"/>
              </w:rPr>
              <w:t xml:space="preserve">=2 </w:t>
            </w:r>
            <w:r w:rsidR="0053464E" w:rsidRPr="0014457C">
              <w:rPr>
                <w:rFonts w:hint="eastAsia"/>
              </w:rPr>
              <w:t>无涨跌停限制</w:t>
            </w:r>
          </w:p>
          <w:p w14:paraId="1D7276BC" w14:textId="77777777" w:rsidR="00210D1F" w:rsidRPr="0014457C" w:rsidRDefault="00210D1F" w:rsidP="00210D1F">
            <w:pPr>
              <w:ind w:left="0"/>
            </w:pPr>
            <w:r w:rsidRPr="0014457C">
              <w:rPr>
                <w:rFonts w:hint="eastAsia"/>
              </w:rPr>
              <w:t xml:space="preserve">=3 </w:t>
            </w:r>
            <w:r w:rsidR="00940488" w:rsidRPr="0014457C">
              <w:rPr>
                <w:rFonts w:hint="eastAsia"/>
              </w:rPr>
              <w:t>突发停牌</w:t>
            </w:r>
          </w:p>
          <w:p w14:paraId="16D242F3" w14:textId="402F1528" w:rsidR="00940488" w:rsidRPr="0014457C" w:rsidRDefault="00940488" w:rsidP="00210D1F">
            <w:pPr>
              <w:ind w:left="0"/>
            </w:pPr>
            <w:r w:rsidRPr="0014457C">
              <w:rPr>
                <w:rFonts w:hint="eastAsia"/>
              </w:rPr>
              <w:t>=4 其他原因</w:t>
            </w:r>
          </w:p>
        </w:tc>
        <w:tc>
          <w:tcPr>
            <w:tcW w:w="3114" w:type="dxa"/>
          </w:tcPr>
          <w:p w14:paraId="1B5F28FD" w14:textId="0AEBF6EA" w:rsidR="00210D1F" w:rsidRPr="0014457C" w:rsidRDefault="00210D1F" w:rsidP="00C713FE">
            <w:pPr>
              <w:ind w:left="0"/>
            </w:pPr>
          </w:p>
        </w:tc>
      </w:tr>
      <w:tr w:rsidR="00210D1F" w:rsidRPr="0014457C" w14:paraId="5B41F586" w14:textId="77777777" w:rsidTr="00C713FE">
        <w:tc>
          <w:tcPr>
            <w:tcW w:w="3114" w:type="dxa"/>
          </w:tcPr>
          <w:p w14:paraId="23EA3369" w14:textId="6AC4DE29" w:rsidR="00210D1F" w:rsidRPr="0014457C" w:rsidRDefault="00210D1F" w:rsidP="00C713FE">
            <w:pPr>
              <w:ind w:left="0"/>
            </w:pPr>
            <w:r w:rsidRPr="0014457C">
              <w:rPr>
                <w:rFonts w:hint="eastAsia"/>
              </w:rPr>
              <w:t>开始时间</w:t>
            </w:r>
          </w:p>
        </w:tc>
        <w:tc>
          <w:tcPr>
            <w:tcW w:w="3121" w:type="dxa"/>
          </w:tcPr>
          <w:p w14:paraId="6AC31437" w14:textId="139FC595" w:rsidR="00210D1F" w:rsidRPr="0014457C" w:rsidRDefault="00210D1F" w:rsidP="00C713FE">
            <w:pPr>
              <w:ind w:left="0"/>
            </w:pPr>
            <w:r w:rsidRPr="0014457C">
              <w:rPr>
                <w:rFonts w:hint="eastAsia"/>
              </w:rPr>
              <w:t>禁买开始时间</w:t>
            </w:r>
            <w:r w:rsidR="009356AB" w:rsidRPr="0014457C">
              <w:rPr>
                <w:rFonts w:hint="eastAsia"/>
              </w:rPr>
              <w:t>，精确到小时</w:t>
            </w:r>
          </w:p>
        </w:tc>
        <w:tc>
          <w:tcPr>
            <w:tcW w:w="3114" w:type="dxa"/>
          </w:tcPr>
          <w:p w14:paraId="58EB7059" w14:textId="77777777" w:rsidR="00210D1F" w:rsidRPr="0014457C" w:rsidRDefault="00210D1F" w:rsidP="00C713FE">
            <w:pPr>
              <w:ind w:left="0"/>
            </w:pPr>
          </w:p>
        </w:tc>
      </w:tr>
      <w:tr w:rsidR="00210D1F" w:rsidRPr="0014457C" w14:paraId="5ACE486F" w14:textId="77777777" w:rsidTr="00C713FE">
        <w:tc>
          <w:tcPr>
            <w:tcW w:w="3114" w:type="dxa"/>
          </w:tcPr>
          <w:p w14:paraId="46F3B042" w14:textId="25B9E0A3" w:rsidR="00210D1F" w:rsidRPr="0014457C" w:rsidRDefault="00210D1F" w:rsidP="00C713FE">
            <w:pPr>
              <w:ind w:left="0"/>
            </w:pPr>
            <w:r w:rsidRPr="0014457C">
              <w:rPr>
                <w:rFonts w:hint="eastAsia"/>
              </w:rPr>
              <w:t>结束时间</w:t>
            </w:r>
          </w:p>
        </w:tc>
        <w:tc>
          <w:tcPr>
            <w:tcW w:w="3121" w:type="dxa"/>
          </w:tcPr>
          <w:p w14:paraId="0DBDC160" w14:textId="4888E637" w:rsidR="00210D1F" w:rsidRPr="0014457C" w:rsidRDefault="00210D1F" w:rsidP="00C713FE">
            <w:pPr>
              <w:ind w:left="0"/>
            </w:pPr>
            <w:r w:rsidRPr="0014457C">
              <w:rPr>
                <w:rFonts w:hint="eastAsia"/>
              </w:rPr>
              <w:t>禁买结束时间</w:t>
            </w:r>
          </w:p>
        </w:tc>
        <w:tc>
          <w:tcPr>
            <w:tcW w:w="3114" w:type="dxa"/>
          </w:tcPr>
          <w:p w14:paraId="43B03AD8" w14:textId="7B339B61" w:rsidR="00210D1F" w:rsidRPr="0014457C" w:rsidRDefault="00210D1F" w:rsidP="00C713FE">
            <w:pPr>
              <w:ind w:left="0"/>
            </w:pPr>
            <w:r w:rsidRPr="0014457C">
              <w:rPr>
                <w:rFonts w:hint="eastAsia"/>
              </w:rPr>
              <w:t>可人工更改，0表示无限期，需人工干预</w:t>
            </w:r>
          </w:p>
        </w:tc>
      </w:tr>
    </w:tbl>
    <w:p w14:paraId="5B98247C" w14:textId="77777777" w:rsidR="0053464E" w:rsidRPr="0014457C" w:rsidRDefault="0053464E" w:rsidP="0053464E">
      <w:pPr>
        <w:tabs>
          <w:tab w:val="left" w:pos="3000"/>
        </w:tabs>
        <w:ind w:left="0"/>
      </w:pPr>
    </w:p>
    <w:p w14:paraId="23C01A1C" w14:textId="558B49B9" w:rsidR="0053464E" w:rsidRPr="0014457C" w:rsidRDefault="0053464E" w:rsidP="0053464E">
      <w:pPr>
        <w:tabs>
          <w:tab w:val="left" w:pos="3000"/>
        </w:tabs>
        <w:ind w:left="0"/>
      </w:pPr>
      <w:r w:rsidRPr="0014457C">
        <w:rPr>
          <w:rFonts w:hint="eastAsia"/>
        </w:rPr>
        <w:t>【禁买投资标的池维护策略】</w:t>
      </w:r>
    </w:p>
    <w:p w14:paraId="6CA15658" w14:textId="45825C20" w:rsidR="0053464E" w:rsidRPr="0014457C" w:rsidRDefault="0053464E" w:rsidP="0053464E">
      <w:pPr>
        <w:tabs>
          <w:tab w:val="left" w:pos="3000"/>
        </w:tabs>
        <w:ind w:left="0"/>
      </w:pPr>
      <w:r w:rsidRPr="0014457C">
        <w:rPr>
          <w:rFonts w:hint="eastAsia"/>
        </w:rPr>
        <w:t>转入禁买池策略——股票配资产品</w:t>
      </w:r>
    </w:p>
    <w:p w14:paraId="62CD33BA" w14:textId="02C5E0BA" w:rsidR="0053464E" w:rsidRPr="0014457C" w:rsidRDefault="008F69EC" w:rsidP="000F7953">
      <w:pPr>
        <w:pStyle w:val="a7"/>
        <w:numPr>
          <w:ilvl w:val="0"/>
          <w:numId w:val="7"/>
        </w:numPr>
        <w:tabs>
          <w:tab w:val="left" w:pos="3000"/>
        </w:tabs>
      </w:pPr>
      <w:r w:rsidRPr="0014457C">
        <w:rPr>
          <w:rFonts w:hint="eastAsia"/>
        </w:rPr>
        <w:t>转送配派息</w:t>
      </w:r>
      <w:r w:rsidR="0053464E" w:rsidRPr="0014457C">
        <w:rPr>
          <w:rFonts w:hint="eastAsia"/>
        </w:rPr>
        <w:t>股票在配股登记日当天T日前N-1个交易日禁止买入，N</w:t>
      </w:r>
      <w:r w:rsidR="00414728">
        <w:rPr>
          <w:rFonts w:hint="eastAsia"/>
        </w:rPr>
        <w:t>待定，可以是当天</w:t>
      </w:r>
      <w:r w:rsidR="0053464E" w:rsidRPr="0014457C">
        <w:rPr>
          <w:rFonts w:hint="eastAsia"/>
        </w:rPr>
        <w:t>，</w:t>
      </w:r>
      <w:r w:rsidR="00731802" w:rsidRPr="0014457C">
        <w:rPr>
          <w:rFonts w:hint="eastAsia"/>
        </w:rPr>
        <w:t>因此每日人工需要查询该类型股票，</w:t>
      </w:r>
      <w:r w:rsidR="00414728">
        <w:rPr>
          <w:rFonts w:hint="eastAsia"/>
        </w:rPr>
        <w:t>将此类</w:t>
      </w:r>
      <w:r w:rsidR="00731802" w:rsidRPr="0014457C">
        <w:rPr>
          <w:rFonts w:hint="eastAsia"/>
        </w:rPr>
        <w:t>股票手工加入禁买池</w:t>
      </w:r>
      <w:r w:rsidR="00414728">
        <w:rPr>
          <w:rFonts w:hint="eastAsia"/>
        </w:rPr>
        <w:t>。</w:t>
      </w:r>
    </w:p>
    <w:p w14:paraId="11570CC6" w14:textId="40949C5B" w:rsidR="008F69EC" w:rsidRPr="0014457C" w:rsidRDefault="008F69EC" w:rsidP="008F69EC">
      <w:pPr>
        <w:pStyle w:val="a7"/>
        <w:tabs>
          <w:tab w:val="left" w:pos="3000"/>
        </w:tabs>
      </w:pPr>
      <w:r w:rsidRPr="0014457C">
        <w:rPr>
          <w:rFonts w:hint="eastAsia"/>
        </w:rPr>
        <w:t>转送配派息股票查询：</w:t>
      </w:r>
      <w:r w:rsidRPr="0014457C">
        <w:t>http://data.10jqka.com.cn/financial/sgpx/</w:t>
      </w:r>
    </w:p>
    <w:p w14:paraId="0881F649" w14:textId="748165EC" w:rsidR="00713839" w:rsidRPr="0014457C" w:rsidRDefault="00513E0E" w:rsidP="000F7953">
      <w:pPr>
        <w:pStyle w:val="a7"/>
        <w:numPr>
          <w:ilvl w:val="0"/>
          <w:numId w:val="7"/>
        </w:numPr>
        <w:tabs>
          <w:tab w:val="left" w:pos="3000"/>
        </w:tabs>
      </w:pPr>
      <w:r w:rsidRPr="0014457C">
        <w:rPr>
          <w:rFonts w:hint="eastAsia"/>
        </w:rPr>
        <w:t>运营人员在当天开盘前</w:t>
      </w:r>
      <w:r w:rsidR="00713839" w:rsidRPr="0014457C">
        <w:rPr>
          <w:rFonts w:hint="eastAsia"/>
        </w:rPr>
        <w:t>添加</w:t>
      </w:r>
      <w:r w:rsidR="00731802" w:rsidRPr="0014457C">
        <w:rPr>
          <w:rFonts w:hint="eastAsia"/>
        </w:rPr>
        <w:t>：</w:t>
      </w:r>
      <w:r w:rsidRPr="0014457C">
        <w:rPr>
          <w:rFonts w:hint="eastAsia"/>
        </w:rPr>
        <w:t>当日无涨跌停限制股票</w:t>
      </w:r>
      <w:r w:rsidR="00731802" w:rsidRPr="0014457C">
        <w:rPr>
          <w:rFonts w:hint="eastAsia"/>
        </w:rPr>
        <w:t>、异动股票</w:t>
      </w:r>
      <w:r w:rsidR="00D8337E" w:rsidRPr="0014457C">
        <w:rPr>
          <w:rFonts w:hint="eastAsia"/>
        </w:rPr>
        <w:t>（</w:t>
      </w:r>
      <w:r w:rsidR="00D8337E" w:rsidRPr="0014457C">
        <w:t>连续三个交易日内，涨幅偏离值累计达20%的股票</w:t>
      </w:r>
      <w:r w:rsidR="00D8337E" w:rsidRPr="0014457C">
        <w:rPr>
          <w:rFonts w:hint="eastAsia"/>
        </w:rPr>
        <w:t>）</w:t>
      </w:r>
      <w:r w:rsidR="00731802" w:rsidRPr="0014457C">
        <w:rPr>
          <w:rFonts w:hint="eastAsia"/>
        </w:rPr>
        <w:t>、发布退市公告股票</w:t>
      </w:r>
    </w:p>
    <w:p w14:paraId="635FB310" w14:textId="527B20B0" w:rsidR="00731802" w:rsidRPr="0014457C" w:rsidRDefault="00731802" w:rsidP="00731802">
      <w:pPr>
        <w:pStyle w:val="a7"/>
        <w:tabs>
          <w:tab w:val="left" w:pos="3000"/>
        </w:tabs>
      </w:pPr>
      <w:r w:rsidRPr="0014457C">
        <w:rPr>
          <w:rFonts w:hint="eastAsia"/>
        </w:rPr>
        <w:t>以上股票信息查询地址：</w:t>
      </w:r>
      <w:r w:rsidRPr="0014457C">
        <w:t>http://tc.uc.cn/?v=1&amp;src=l4uLj8XQ0ImWj9GMi5CclNGZlpGekZya0YyWkZ7RnJCS0ZyR0I7QmJDRj5eP0Im2kYmajIu8kJGMipOL0JSWkZvQlYaLjNCWkZuah9GPl4uSk8CLjZ6bmpuei5rCzc%2FOytLPzNLNyw%3D%3D&amp;restype=1&amp;ucshare=1&amp;ucshareplatform=4&amp;os=ios&amp;from=message&amp;isappinstalled=1</w:t>
      </w:r>
    </w:p>
    <w:p w14:paraId="0E753432" w14:textId="4916999E" w:rsidR="0053464E" w:rsidRPr="0014457C" w:rsidRDefault="00513E0E" w:rsidP="000F7953">
      <w:pPr>
        <w:pStyle w:val="a7"/>
        <w:numPr>
          <w:ilvl w:val="0"/>
          <w:numId w:val="7"/>
        </w:numPr>
        <w:tabs>
          <w:tab w:val="left" w:pos="3000"/>
        </w:tabs>
      </w:pPr>
      <w:r w:rsidRPr="0014457C">
        <w:rPr>
          <w:rFonts w:hint="eastAsia"/>
        </w:rPr>
        <w:t>其他原因下的手工移入</w:t>
      </w:r>
      <w:r w:rsidR="00940488" w:rsidRPr="0014457C">
        <w:rPr>
          <w:rFonts w:hint="eastAsia"/>
        </w:rPr>
        <w:t>，如突发停牌</w:t>
      </w:r>
    </w:p>
    <w:p w14:paraId="7889C765" w14:textId="72C519A1" w:rsidR="0053464E" w:rsidRPr="0014457C" w:rsidRDefault="0053464E" w:rsidP="0053464E">
      <w:pPr>
        <w:tabs>
          <w:tab w:val="left" w:pos="3000"/>
        </w:tabs>
        <w:ind w:left="0"/>
      </w:pPr>
      <w:r w:rsidRPr="0014457C">
        <w:rPr>
          <w:rFonts w:hint="eastAsia"/>
        </w:rPr>
        <w:t>转出禁买池策略——股票配资产品</w:t>
      </w:r>
    </w:p>
    <w:p w14:paraId="0FE880FC" w14:textId="02789162" w:rsidR="0053464E" w:rsidRPr="0014457C" w:rsidRDefault="002B2487" w:rsidP="000F7953">
      <w:pPr>
        <w:pStyle w:val="a7"/>
        <w:numPr>
          <w:ilvl w:val="0"/>
          <w:numId w:val="12"/>
        </w:numPr>
        <w:tabs>
          <w:tab w:val="left" w:pos="3000"/>
        </w:tabs>
      </w:pPr>
      <w:r w:rsidRPr="0014457C">
        <w:rPr>
          <w:rFonts w:hint="eastAsia"/>
        </w:rPr>
        <w:t>每日开盘前，系统自动将到达结束时间的股票移出禁买池，对于配股股票，结束时间配置</w:t>
      </w:r>
      <w:r w:rsidR="004811BC" w:rsidRPr="0014457C">
        <w:rPr>
          <w:rFonts w:hint="eastAsia"/>
        </w:rPr>
        <w:t>为</w:t>
      </w:r>
      <w:r w:rsidR="006D5EB7" w:rsidRPr="0014457C">
        <w:rPr>
          <w:rFonts w:hint="eastAsia"/>
        </w:rPr>
        <w:t>登记日下一个交易日</w:t>
      </w:r>
      <w:r w:rsidR="00513E0E" w:rsidRPr="0014457C">
        <w:rPr>
          <w:rFonts w:hint="eastAsia"/>
        </w:rPr>
        <w:t>，即当天收盘</w:t>
      </w:r>
      <w:r w:rsidR="006D5EB7" w:rsidRPr="0014457C">
        <w:rPr>
          <w:rFonts w:hint="eastAsia"/>
        </w:rPr>
        <w:t>前</w:t>
      </w:r>
      <w:r w:rsidR="00513E0E" w:rsidRPr="0014457C">
        <w:rPr>
          <w:rFonts w:hint="eastAsia"/>
        </w:rPr>
        <w:t>移出禁买股票池</w:t>
      </w:r>
    </w:p>
    <w:p w14:paraId="2B0BD128" w14:textId="1F9FD0B9" w:rsidR="00513E0E" w:rsidRPr="0014457C" w:rsidRDefault="00513E0E" w:rsidP="000F7953">
      <w:pPr>
        <w:pStyle w:val="a7"/>
        <w:numPr>
          <w:ilvl w:val="0"/>
          <w:numId w:val="12"/>
        </w:numPr>
        <w:tabs>
          <w:tab w:val="left" w:pos="3000"/>
        </w:tabs>
      </w:pPr>
      <w:r w:rsidRPr="0014457C">
        <w:rPr>
          <w:rFonts w:hint="eastAsia"/>
        </w:rPr>
        <w:t>结束时间为0的股票，需要运营人员手工移出禁买池</w:t>
      </w:r>
    </w:p>
    <w:p w14:paraId="1F7B4236" w14:textId="77777777" w:rsidR="00CC3882" w:rsidRPr="0014457C" w:rsidRDefault="00CC3882" w:rsidP="00CC3882">
      <w:pPr>
        <w:tabs>
          <w:tab w:val="left" w:pos="3000"/>
        </w:tabs>
      </w:pPr>
    </w:p>
    <w:p w14:paraId="6EA29F5B" w14:textId="1BED1CF6" w:rsidR="00A72C54" w:rsidRPr="0014457C" w:rsidRDefault="008057D2" w:rsidP="00EB4A2F">
      <w:pPr>
        <w:pStyle w:val="3"/>
        <w:rPr>
          <w:rFonts w:eastAsia="微软雅黑"/>
          <w:highlight w:val="yellow"/>
        </w:rPr>
      </w:pPr>
      <w:bookmarkStart w:id="337" w:name="_Toc293477874"/>
      <w:r w:rsidRPr="0014457C">
        <w:rPr>
          <w:rFonts w:eastAsia="微软雅黑" w:hint="eastAsia"/>
          <w:highlight w:val="yellow"/>
        </w:rPr>
        <w:lastRenderedPageBreak/>
        <w:t>实盘</w:t>
      </w:r>
      <w:r w:rsidR="000C27A4" w:rsidRPr="0014457C">
        <w:rPr>
          <w:rFonts w:eastAsia="微软雅黑"/>
          <w:highlight w:val="yellow"/>
        </w:rPr>
        <w:t>方案交易时间表</w:t>
      </w:r>
      <w:bookmarkEnd w:id="337"/>
      <w:ins w:id="338" w:author="wang alex" w:date="2015-05-22T20:36:00Z">
        <w:r w:rsidR="006B2314">
          <w:rPr>
            <w:rFonts w:eastAsia="微软雅黑" w:hint="eastAsia"/>
            <w:highlight w:val="yellow"/>
          </w:rPr>
          <w:t xml:space="preserve"> 没看懂。。。</w:t>
        </w:r>
      </w:ins>
    </w:p>
    <w:tbl>
      <w:tblPr>
        <w:tblStyle w:val="af6"/>
        <w:tblW w:w="0" w:type="auto"/>
        <w:tblInd w:w="227" w:type="dxa"/>
        <w:tblLook w:val="04A0" w:firstRow="1" w:lastRow="0" w:firstColumn="1" w:lastColumn="0" w:noHBand="0" w:noVBand="1"/>
      </w:tblPr>
      <w:tblGrid>
        <w:gridCol w:w="2673"/>
        <w:gridCol w:w="4004"/>
        <w:gridCol w:w="2672"/>
      </w:tblGrid>
      <w:tr w:rsidR="00DF4A53" w:rsidRPr="0014457C" w14:paraId="540D6564" w14:textId="77777777" w:rsidTr="00E15470">
        <w:tc>
          <w:tcPr>
            <w:tcW w:w="2673" w:type="dxa"/>
          </w:tcPr>
          <w:p w14:paraId="4EC0FC93" w14:textId="659692CD" w:rsidR="00DF4A53" w:rsidRPr="0014457C" w:rsidRDefault="00DF4A53" w:rsidP="00E15470">
            <w:pPr>
              <w:ind w:left="0"/>
            </w:pPr>
            <w:r w:rsidRPr="0014457C">
              <w:rPr>
                <w:rFonts w:hint="eastAsia"/>
              </w:rPr>
              <w:t>要素名称</w:t>
            </w:r>
          </w:p>
        </w:tc>
        <w:tc>
          <w:tcPr>
            <w:tcW w:w="4004" w:type="dxa"/>
          </w:tcPr>
          <w:p w14:paraId="5CA661B3" w14:textId="5C8AAB39" w:rsidR="00DF4A53" w:rsidRPr="0014457C" w:rsidRDefault="00DF4A53" w:rsidP="00E15470">
            <w:pPr>
              <w:ind w:left="0"/>
            </w:pPr>
            <w:r w:rsidRPr="0014457C">
              <w:rPr>
                <w:rFonts w:hint="eastAsia"/>
              </w:rPr>
              <w:t>解释</w:t>
            </w:r>
          </w:p>
        </w:tc>
        <w:tc>
          <w:tcPr>
            <w:tcW w:w="2672" w:type="dxa"/>
          </w:tcPr>
          <w:p w14:paraId="75FF091C" w14:textId="4ED780FF" w:rsidR="00DF4A53" w:rsidRPr="0014457C" w:rsidRDefault="00DF4A53" w:rsidP="00E15470">
            <w:pPr>
              <w:ind w:left="0"/>
            </w:pPr>
            <w:r w:rsidRPr="0014457C">
              <w:rPr>
                <w:rFonts w:hint="eastAsia"/>
              </w:rPr>
              <w:t>备注</w:t>
            </w:r>
          </w:p>
        </w:tc>
      </w:tr>
      <w:tr w:rsidR="00DF4A53" w:rsidRPr="0014457C" w14:paraId="12DCCBB8" w14:textId="77777777" w:rsidTr="00E15470">
        <w:tc>
          <w:tcPr>
            <w:tcW w:w="2673" w:type="dxa"/>
          </w:tcPr>
          <w:p w14:paraId="20F78EAA" w14:textId="77137C57" w:rsidR="00DF4A53" w:rsidRPr="0014457C" w:rsidRDefault="00DF4A53" w:rsidP="008057D2">
            <w:pPr>
              <w:ind w:left="0"/>
            </w:pPr>
            <w:r w:rsidRPr="0014457C">
              <w:rPr>
                <w:rFonts w:hint="eastAsia"/>
              </w:rPr>
              <w:t>隶属</w:t>
            </w:r>
            <w:r w:rsidR="008057D2" w:rsidRPr="0014457C">
              <w:rPr>
                <w:rFonts w:hint="eastAsia"/>
              </w:rPr>
              <w:t>实盘方案</w:t>
            </w:r>
            <w:r w:rsidRPr="0014457C">
              <w:rPr>
                <w:rFonts w:hint="eastAsia"/>
              </w:rPr>
              <w:t>编号</w:t>
            </w:r>
          </w:p>
        </w:tc>
        <w:tc>
          <w:tcPr>
            <w:tcW w:w="4004" w:type="dxa"/>
          </w:tcPr>
          <w:p w14:paraId="5428C15C" w14:textId="15432184" w:rsidR="00DF4A53" w:rsidRPr="0014457C" w:rsidRDefault="00DF4A53" w:rsidP="00E15470">
            <w:pPr>
              <w:ind w:left="0"/>
            </w:pPr>
            <w:r w:rsidRPr="0014457C">
              <w:rPr>
                <w:rFonts w:hint="eastAsia"/>
              </w:rPr>
              <w:t>如stock1</w:t>
            </w:r>
          </w:p>
        </w:tc>
        <w:tc>
          <w:tcPr>
            <w:tcW w:w="2672" w:type="dxa"/>
          </w:tcPr>
          <w:p w14:paraId="3A8EC9B4" w14:textId="77777777" w:rsidR="00DF4A53" w:rsidRPr="0014457C" w:rsidRDefault="00DF4A53" w:rsidP="00E15470">
            <w:pPr>
              <w:ind w:left="0"/>
            </w:pPr>
          </w:p>
        </w:tc>
      </w:tr>
      <w:tr w:rsidR="00DF4A53" w:rsidRPr="0014457C" w14:paraId="260E5117" w14:textId="77777777" w:rsidTr="00E15470">
        <w:tc>
          <w:tcPr>
            <w:tcW w:w="2673" w:type="dxa"/>
          </w:tcPr>
          <w:p w14:paraId="3B94153E" w14:textId="26A40F3B" w:rsidR="00DF4A53" w:rsidRPr="0014457C" w:rsidRDefault="009646B2" w:rsidP="00E15470">
            <w:pPr>
              <w:ind w:left="0"/>
            </w:pPr>
            <w:r w:rsidRPr="0014457C">
              <w:rPr>
                <w:rFonts w:hint="eastAsia"/>
              </w:rPr>
              <w:t>交易时间表编号</w:t>
            </w:r>
          </w:p>
        </w:tc>
        <w:tc>
          <w:tcPr>
            <w:tcW w:w="4004" w:type="dxa"/>
          </w:tcPr>
          <w:p w14:paraId="3AFFD240" w14:textId="5DE1085B" w:rsidR="00DF4A53" w:rsidRPr="0014457C" w:rsidRDefault="00DF4A53" w:rsidP="00E15470">
            <w:pPr>
              <w:ind w:left="0"/>
            </w:pPr>
            <w:r w:rsidRPr="0014457C">
              <w:rPr>
                <w:rFonts w:hint="eastAsia"/>
              </w:rPr>
              <w:t>如</w:t>
            </w:r>
            <w:r w:rsidR="009646B2" w:rsidRPr="0014457C">
              <w:rPr>
                <w:rFonts w:hint="eastAsia"/>
              </w:rPr>
              <w:t>stock1_date_1</w:t>
            </w:r>
          </w:p>
        </w:tc>
        <w:tc>
          <w:tcPr>
            <w:tcW w:w="2672" w:type="dxa"/>
          </w:tcPr>
          <w:p w14:paraId="0331BC38" w14:textId="77777777" w:rsidR="00DF4A53" w:rsidRPr="0014457C" w:rsidRDefault="00DF4A53" w:rsidP="00E15470">
            <w:pPr>
              <w:ind w:left="0"/>
            </w:pPr>
          </w:p>
        </w:tc>
      </w:tr>
      <w:tr w:rsidR="00DF4A53" w:rsidRPr="0014457C" w14:paraId="5BB7052A" w14:textId="77777777" w:rsidTr="00E15470">
        <w:tc>
          <w:tcPr>
            <w:tcW w:w="2673" w:type="dxa"/>
          </w:tcPr>
          <w:p w14:paraId="4DEAFA37" w14:textId="537764E0" w:rsidR="00DF4A53" w:rsidRPr="0014457C" w:rsidRDefault="009646B2" w:rsidP="00E15470">
            <w:pPr>
              <w:ind w:left="0"/>
            </w:pPr>
            <w:r w:rsidRPr="0014457C">
              <w:rPr>
                <w:rFonts w:hint="eastAsia"/>
              </w:rPr>
              <w:t>本年内交易日列表</w:t>
            </w:r>
          </w:p>
        </w:tc>
        <w:tc>
          <w:tcPr>
            <w:tcW w:w="4004" w:type="dxa"/>
          </w:tcPr>
          <w:p w14:paraId="12552ADD" w14:textId="77777777" w:rsidR="00DF4A53" w:rsidRPr="0014457C" w:rsidRDefault="009646B2" w:rsidP="00E15470">
            <w:pPr>
              <w:ind w:left="0"/>
              <w:rPr>
                <w:color w:val="4F81BD" w:themeColor="accent1"/>
              </w:rPr>
            </w:pPr>
            <w:r w:rsidRPr="0014457C">
              <w:rPr>
                <w:rFonts w:hint="eastAsia"/>
                <w:color w:val="4F81BD" w:themeColor="accent1"/>
              </w:rPr>
              <w:t>每年年终更新一次</w:t>
            </w:r>
          </w:p>
          <w:p w14:paraId="4A8DF1C3" w14:textId="21DB5F0C" w:rsidR="00F81778" w:rsidRPr="0014457C" w:rsidRDefault="00F81778" w:rsidP="00E15470">
            <w:pPr>
              <w:ind w:left="0"/>
              <w:rPr>
                <w:color w:val="4F81BD" w:themeColor="accent1"/>
              </w:rPr>
            </w:pPr>
            <w:r w:rsidRPr="0014457C">
              <w:rPr>
                <w:rFonts w:hint="eastAsia"/>
              </w:rPr>
              <w:t>非交易日主要是国家法定节假日及周六周日</w:t>
            </w:r>
          </w:p>
        </w:tc>
        <w:tc>
          <w:tcPr>
            <w:tcW w:w="2672" w:type="dxa"/>
          </w:tcPr>
          <w:p w14:paraId="4280A141" w14:textId="0948DC46" w:rsidR="00DF4A53" w:rsidRPr="0014457C" w:rsidRDefault="00903916" w:rsidP="00E15470">
            <w:pPr>
              <w:ind w:left="0"/>
            </w:pPr>
            <w:r w:rsidRPr="0014457C">
              <w:rPr>
                <w:rFonts w:hint="eastAsia"/>
              </w:rPr>
              <w:t>每年人工维护</w:t>
            </w:r>
          </w:p>
        </w:tc>
      </w:tr>
    </w:tbl>
    <w:p w14:paraId="6135F91C" w14:textId="77777777" w:rsidR="00A72C54" w:rsidRPr="0014457C" w:rsidRDefault="00A72C54" w:rsidP="00CC3882">
      <w:pPr>
        <w:tabs>
          <w:tab w:val="left" w:pos="3000"/>
        </w:tabs>
      </w:pPr>
    </w:p>
    <w:p w14:paraId="2982F930" w14:textId="77777777" w:rsidR="00CC3882" w:rsidRPr="0014457C" w:rsidRDefault="00CC3882" w:rsidP="00CC3882">
      <w:pPr>
        <w:pStyle w:val="2"/>
        <w:rPr>
          <w:rFonts w:ascii="微软雅黑" w:hAnsi="微软雅黑"/>
        </w:rPr>
      </w:pPr>
      <w:bookmarkStart w:id="339" w:name="_Toc293477875"/>
      <w:r w:rsidRPr="0014457C">
        <w:rPr>
          <w:rFonts w:ascii="微软雅黑" w:hAnsi="微软雅黑" w:hint="eastAsia"/>
        </w:rPr>
        <w:t>系统记账科目设置</w:t>
      </w:r>
      <w:bookmarkEnd w:id="339"/>
    </w:p>
    <w:p w14:paraId="3B73F1D6" w14:textId="2A655916" w:rsidR="00CC3882" w:rsidRPr="0014457C" w:rsidRDefault="00CC3882" w:rsidP="00CC3882">
      <w:pPr>
        <w:pStyle w:val="3"/>
        <w:rPr>
          <w:rFonts w:eastAsia="微软雅黑"/>
        </w:rPr>
      </w:pPr>
      <w:bookmarkStart w:id="340" w:name="_Toc293477876"/>
      <w:r w:rsidRPr="0014457C">
        <w:rPr>
          <w:rFonts w:eastAsia="微软雅黑" w:hint="eastAsia"/>
        </w:rPr>
        <w:t>记账科目列表</w:t>
      </w:r>
      <w:bookmarkEnd w:id="340"/>
    </w:p>
    <w:tbl>
      <w:tblPr>
        <w:tblW w:w="9356" w:type="dxa"/>
        <w:tblInd w:w="250" w:type="dxa"/>
        <w:tblLook w:val="04A0" w:firstRow="1" w:lastRow="0" w:firstColumn="1" w:lastColumn="0" w:noHBand="0" w:noVBand="1"/>
      </w:tblPr>
      <w:tblGrid>
        <w:gridCol w:w="933"/>
        <w:gridCol w:w="1400"/>
        <w:gridCol w:w="3621"/>
        <w:gridCol w:w="3402"/>
      </w:tblGrid>
      <w:tr w:rsidR="00CC6F74" w:rsidRPr="0014457C" w14:paraId="2255C7A4" w14:textId="77777777" w:rsidTr="00CC6F74">
        <w:trPr>
          <w:trHeight w:val="270"/>
        </w:trPr>
        <w:tc>
          <w:tcPr>
            <w:tcW w:w="93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169BE9"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分类</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6682F0F"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账户</w:t>
            </w:r>
          </w:p>
        </w:tc>
        <w:tc>
          <w:tcPr>
            <w:tcW w:w="3621" w:type="dxa"/>
            <w:tcBorders>
              <w:top w:val="single" w:sz="4" w:space="0" w:color="auto"/>
              <w:left w:val="nil"/>
              <w:bottom w:val="single" w:sz="4" w:space="0" w:color="auto"/>
              <w:right w:val="single" w:sz="4" w:space="0" w:color="auto"/>
            </w:tcBorders>
            <w:shd w:val="clear" w:color="auto" w:fill="auto"/>
            <w:vAlign w:val="bottom"/>
            <w:hideMark/>
          </w:tcPr>
          <w:p w14:paraId="25E21E21"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记账科目</w:t>
            </w:r>
          </w:p>
        </w:tc>
        <w:tc>
          <w:tcPr>
            <w:tcW w:w="3402" w:type="dxa"/>
            <w:tcBorders>
              <w:top w:val="single" w:sz="4" w:space="0" w:color="auto"/>
              <w:left w:val="nil"/>
              <w:bottom w:val="single" w:sz="4" w:space="0" w:color="auto"/>
              <w:right w:val="single" w:sz="4" w:space="0" w:color="auto"/>
            </w:tcBorders>
            <w:shd w:val="clear" w:color="auto" w:fill="auto"/>
            <w:vAlign w:val="bottom"/>
            <w:hideMark/>
          </w:tcPr>
          <w:p w14:paraId="6EAA9CFF" w14:textId="77777777" w:rsidR="00CC6F74" w:rsidRPr="0014457C" w:rsidRDefault="00CC6F74" w:rsidP="00CC6F74">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说明</w:t>
            </w:r>
          </w:p>
        </w:tc>
      </w:tr>
      <w:tr w:rsidR="007D5C89" w:rsidRPr="0014457C" w14:paraId="5595FB02" w14:textId="77777777" w:rsidTr="00D32495">
        <w:trPr>
          <w:trHeight w:val="540"/>
        </w:trPr>
        <w:tc>
          <w:tcPr>
            <w:tcW w:w="933" w:type="dxa"/>
            <w:vMerge w:val="restart"/>
            <w:tcBorders>
              <w:top w:val="nil"/>
              <w:left w:val="single" w:sz="4" w:space="0" w:color="auto"/>
              <w:right w:val="single" w:sz="4" w:space="0" w:color="auto"/>
            </w:tcBorders>
            <w:shd w:val="clear" w:color="auto" w:fill="auto"/>
            <w:vAlign w:val="center"/>
            <w:hideMark/>
          </w:tcPr>
          <w:p w14:paraId="4FD8B2B9"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平台账</w:t>
            </w:r>
            <w:r w:rsidRPr="0014457C">
              <w:rPr>
                <w:rFonts w:cs="宋体" w:hint="eastAsia"/>
                <w:color w:val="000000"/>
                <w:kern w:val="0"/>
                <w:sz w:val="22"/>
                <w:szCs w:val="22"/>
              </w:rPr>
              <w:br/>
              <w:t>01</w:t>
            </w:r>
          </w:p>
        </w:tc>
        <w:tc>
          <w:tcPr>
            <w:tcW w:w="1400" w:type="dxa"/>
            <w:vMerge w:val="restart"/>
            <w:tcBorders>
              <w:top w:val="nil"/>
              <w:left w:val="nil"/>
              <w:right w:val="single" w:sz="4" w:space="0" w:color="auto"/>
            </w:tcBorders>
            <w:shd w:val="clear" w:color="auto" w:fill="auto"/>
            <w:vAlign w:val="bottom"/>
            <w:hideMark/>
          </w:tcPr>
          <w:p w14:paraId="1B6EFFD9" w14:textId="7DEBBDE1"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商户余额</w:t>
            </w:r>
          </w:p>
          <w:p w14:paraId="474D3C5F" w14:textId="0C59E0B5" w:rsidR="007D5C89" w:rsidRPr="0014457C" w:rsidRDefault="007D5C89" w:rsidP="00CC6F74">
            <w:pPr>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3621" w:type="dxa"/>
            <w:tcBorders>
              <w:top w:val="nil"/>
              <w:left w:val="nil"/>
              <w:bottom w:val="single" w:sz="4" w:space="0" w:color="auto"/>
              <w:right w:val="single" w:sz="4" w:space="0" w:color="auto"/>
            </w:tcBorders>
            <w:shd w:val="clear" w:color="auto" w:fill="auto"/>
            <w:vAlign w:val="bottom"/>
            <w:hideMark/>
          </w:tcPr>
          <w:p w14:paraId="7911E831"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402" w:type="dxa"/>
            <w:tcBorders>
              <w:top w:val="nil"/>
              <w:left w:val="nil"/>
              <w:bottom w:val="single" w:sz="4" w:space="0" w:color="auto"/>
              <w:right w:val="single" w:sz="4" w:space="0" w:color="auto"/>
            </w:tcBorders>
            <w:shd w:val="clear" w:color="auto" w:fill="auto"/>
            <w:vAlign w:val="center"/>
            <w:hideMark/>
          </w:tcPr>
          <w:p w14:paraId="3F059E48"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商户充值、投资人打款时记增加；</w:t>
            </w:r>
            <w:r w:rsidRPr="0014457C">
              <w:rPr>
                <w:rFonts w:cs="宋体" w:hint="eastAsia"/>
                <w:color w:val="000000"/>
                <w:kern w:val="0"/>
                <w:sz w:val="22"/>
                <w:szCs w:val="22"/>
              </w:rPr>
              <w:br/>
              <w:t>商户提现时记减少</w:t>
            </w:r>
          </w:p>
        </w:tc>
      </w:tr>
      <w:tr w:rsidR="007D5C89" w:rsidRPr="0014457C" w14:paraId="314E9EAF" w14:textId="77777777" w:rsidTr="00D32495">
        <w:trPr>
          <w:trHeight w:val="270"/>
        </w:trPr>
        <w:tc>
          <w:tcPr>
            <w:tcW w:w="933" w:type="dxa"/>
            <w:vMerge/>
            <w:tcBorders>
              <w:left w:val="single" w:sz="4" w:space="0" w:color="auto"/>
              <w:right w:val="single" w:sz="4" w:space="0" w:color="auto"/>
            </w:tcBorders>
            <w:vAlign w:val="center"/>
            <w:hideMark/>
          </w:tcPr>
          <w:p w14:paraId="75CB672C"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bottom"/>
            <w:hideMark/>
          </w:tcPr>
          <w:p w14:paraId="1741EEF5" w14:textId="2F4594EC"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778FD1A"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账户管理费收入010102</w:t>
            </w:r>
          </w:p>
        </w:tc>
        <w:tc>
          <w:tcPr>
            <w:tcW w:w="3402" w:type="dxa"/>
            <w:tcBorders>
              <w:top w:val="nil"/>
              <w:left w:val="nil"/>
              <w:bottom w:val="single" w:sz="4" w:space="0" w:color="auto"/>
              <w:right w:val="single" w:sz="4" w:space="0" w:color="auto"/>
            </w:tcBorders>
            <w:shd w:val="clear" w:color="auto" w:fill="auto"/>
            <w:vAlign w:val="center"/>
            <w:hideMark/>
          </w:tcPr>
          <w:p w14:paraId="5792AEF4"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收取账户管理费时增加</w:t>
            </w:r>
          </w:p>
        </w:tc>
      </w:tr>
      <w:tr w:rsidR="007D5C89" w:rsidRPr="0014457C" w14:paraId="46049532" w14:textId="77777777" w:rsidTr="00D32495">
        <w:trPr>
          <w:trHeight w:val="540"/>
        </w:trPr>
        <w:tc>
          <w:tcPr>
            <w:tcW w:w="933" w:type="dxa"/>
            <w:vMerge/>
            <w:tcBorders>
              <w:left w:val="single" w:sz="4" w:space="0" w:color="auto"/>
              <w:right w:val="single" w:sz="4" w:space="0" w:color="auto"/>
            </w:tcBorders>
            <w:vAlign w:val="center"/>
            <w:hideMark/>
          </w:tcPr>
          <w:p w14:paraId="302A6376" w14:textId="77777777" w:rsidR="007D5C89" w:rsidRPr="0014457C" w:rsidRDefault="007D5C89" w:rsidP="00CC6F74">
            <w:pPr>
              <w:widowControl/>
              <w:spacing w:after="0"/>
              <w:ind w:left="0"/>
              <w:rPr>
                <w:rFonts w:cs="宋体"/>
                <w:color w:val="000000"/>
                <w:kern w:val="0"/>
                <w:sz w:val="22"/>
                <w:szCs w:val="22"/>
              </w:rPr>
            </w:pPr>
          </w:p>
        </w:tc>
        <w:tc>
          <w:tcPr>
            <w:tcW w:w="1400" w:type="dxa"/>
            <w:vMerge w:val="restart"/>
            <w:tcBorders>
              <w:top w:val="nil"/>
              <w:left w:val="nil"/>
              <w:right w:val="single" w:sz="4" w:space="0" w:color="auto"/>
            </w:tcBorders>
            <w:shd w:val="clear" w:color="auto" w:fill="auto"/>
            <w:vAlign w:val="center"/>
            <w:hideMark/>
          </w:tcPr>
          <w:p w14:paraId="14FF762F"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证券账户余额-A账户</w:t>
            </w:r>
          </w:p>
          <w:p w14:paraId="276596BE" w14:textId="549DE698" w:rsidR="007D5C89" w:rsidRPr="0014457C" w:rsidRDefault="007D5C89" w:rsidP="00CC6F74">
            <w:pPr>
              <w:widowControl/>
              <w:spacing w:after="0"/>
              <w:ind w:left="0"/>
              <w:jc w:val="center"/>
              <w:rPr>
                <w:rFonts w:cs="宋体"/>
                <w:color w:val="000000"/>
                <w:kern w:val="0"/>
                <w:sz w:val="22"/>
                <w:szCs w:val="22"/>
              </w:rPr>
            </w:pPr>
          </w:p>
          <w:p w14:paraId="7F54C1E9" w14:textId="48A4465C" w:rsidR="007D5C89" w:rsidRPr="0014457C" w:rsidRDefault="007D5C89" w:rsidP="00CC6F74">
            <w:pPr>
              <w:widowControl/>
              <w:spacing w:after="0"/>
              <w:ind w:left="0"/>
              <w:jc w:val="center"/>
              <w:rPr>
                <w:rFonts w:cs="宋体"/>
                <w:color w:val="000000"/>
                <w:kern w:val="0"/>
                <w:sz w:val="22"/>
                <w:szCs w:val="22"/>
              </w:rPr>
            </w:pPr>
          </w:p>
          <w:p w14:paraId="71A009C1" w14:textId="612C1BE6" w:rsidR="007D5C89" w:rsidRPr="0014457C" w:rsidRDefault="007D5C89" w:rsidP="00CC6F74">
            <w:pPr>
              <w:widowControl/>
              <w:spacing w:after="0"/>
              <w:ind w:left="0"/>
              <w:jc w:val="center"/>
              <w:rPr>
                <w:rFonts w:cs="宋体"/>
                <w:color w:val="000000"/>
                <w:kern w:val="0"/>
                <w:sz w:val="22"/>
                <w:szCs w:val="22"/>
              </w:rPr>
            </w:pPr>
          </w:p>
          <w:p w14:paraId="23A32E2C" w14:textId="743736A5" w:rsidR="007D5C89" w:rsidRPr="0014457C" w:rsidRDefault="007D5C89" w:rsidP="00CC6F74">
            <w:pPr>
              <w:widowControl/>
              <w:spacing w:after="0"/>
              <w:ind w:left="0"/>
              <w:jc w:val="center"/>
              <w:rPr>
                <w:rFonts w:cs="宋体"/>
                <w:color w:val="000000"/>
                <w:kern w:val="0"/>
                <w:sz w:val="22"/>
                <w:szCs w:val="22"/>
              </w:rPr>
            </w:pPr>
          </w:p>
          <w:p w14:paraId="462F079B" w14:textId="05384DF5" w:rsidR="007D5C89" w:rsidRPr="0014457C" w:rsidRDefault="007D5C89" w:rsidP="00CC6F74">
            <w:pPr>
              <w:widowControl/>
              <w:spacing w:after="0"/>
              <w:ind w:left="0"/>
              <w:jc w:val="center"/>
              <w:rPr>
                <w:rFonts w:cs="宋体"/>
                <w:color w:val="000000"/>
                <w:kern w:val="0"/>
                <w:sz w:val="22"/>
                <w:szCs w:val="22"/>
              </w:rPr>
            </w:pPr>
          </w:p>
          <w:p w14:paraId="154392F0" w14:textId="5C1366C6" w:rsidR="007D5C89" w:rsidRPr="0014457C" w:rsidRDefault="007D5C89" w:rsidP="00CC6F74">
            <w:pPr>
              <w:widowControl/>
              <w:spacing w:after="0"/>
              <w:ind w:left="0"/>
              <w:jc w:val="center"/>
              <w:rPr>
                <w:rFonts w:cs="宋体"/>
                <w:color w:val="000000"/>
                <w:kern w:val="0"/>
                <w:sz w:val="22"/>
                <w:szCs w:val="22"/>
              </w:rPr>
            </w:pPr>
          </w:p>
          <w:p w14:paraId="65366F12" w14:textId="6F5AB1AA" w:rsidR="007D5C89" w:rsidRPr="0014457C" w:rsidRDefault="007D5C89" w:rsidP="00CC6F74">
            <w:pPr>
              <w:spacing w:after="0"/>
              <w:ind w:left="0"/>
              <w:jc w:val="center"/>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44FF122" w14:textId="4E95B899"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证券资金账户损益-A账户010201</w:t>
            </w:r>
          </w:p>
        </w:tc>
        <w:tc>
          <w:tcPr>
            <w:tcW w:w="3402" w:type="dxa"/>
            <w:tcBorders>
              <w:top w:val="nil"/>
              <w:left w:val="nil"/>
              <w:bottom w:val="single" w:sz="4" w:space="0" w:color="auto"/>
              <w:right w:val="single" w:sz="4" w:space="0" w:color="auto"/>
            </w:tcBorders>
            <w:shd w:val="clear" w:color="auto" w:fill="auto"/>
            <w:vAlign w:val="bottom"/>
            <w:hideMark/>
          </w:tcPr>
          <w:p w14:paraId="39E29F43"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股票卖出盈利时，记增加</w:t>
            </w:r>
            <w:r w:rsidRPr="0014457C">
              <w:rPr>
                <w:rFonts w:cs="宋体" w:hint="eastAsia"/>
                <w:color w:val="000000"/>
                <w:kern w:val="0"/>
                <w:sz w:val="22"/>
                <w:szCs w:val="22"/>
              </w:rPr>
              <w:br/>
              <w:t>股票买入支出时，记减少</w:t>
            </w:r>
          </w:p>
        </w:tc>
      </w:tr>
      <w:tr w:rsidR="007D5C89" w:rsidRPr="0014457C" w14:paraId="09D5C90C" w14:textId="77777777" w:rsidTr="00D32495">
        <w:trPr>
          <w:trHeight w:val="540"/>
        </w:trPr>
        <w:tc>
          <w:tcPr>
            <w:tcW w:w="933" w:type="dxa"/>
            <w:vMerge/>
            <w:tcBorders>
              <w:left w:val="single" w:sz="4" w:space="0" w:color="auto"/>
              <w:right w:val="single" w:sz="4" w:space="0" w:color="auto"/>
            </w:tcBorders>
            <w:vAlign w:val="center"/>
            <w:hideMark/>
          </w:tcPr>
          <w:p w14:paraId="38DC806C"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7E37803A" w14:textId="01A0E861"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23F3ED6" w14:textId="60BA8BD4" w:rsidR="007D5C89" w:rsidRPr="0014457C" w:rsidRDefault="007D5C89" w:rsidP="00646C8D">
            <w:pPr>
              <w:widowControl/>
              <w:spacing w:after="0"/>
              <w:ind w:left="0"/>
              <w:rPr>
                <w:rFonts w:cs="宋体"/>
                <w:color w:val="000000"/>
                <w:kern w:val="0"/>
                <w:sz w:val="22"/>
                <w:szCs w:val="22"/>
              </w:rPr>
            </w:pPr>
            <w:r w:rsidRPr="0014457C">
              <w:rPr>
                <w:rFonts w:cs="宋体" w:hint="eastAsia"/>
                <w:color w:val="000000"/>
                <w:kern w:val="0"/>
                <w:sz w:val="22"/>
                <w:szCs w:val="22"/>
              </w:rPr>
              <w:t>待结转用户盈利-A账户010202</w:t>
            </w:r>
          </w:p>
        </w:tc>
        <w:tc>
          <w:tcPr>
            <w:tcW w:w="3402" w:type="dxa"/>
            <w:tcBorders>
              <w:top w:val="nil"/>
              <w:left w:val="nil"/>
              <w:bottom w:val="single" w:sz="4" w:space="0" w:color="auto"/>
              <w:right w:val="single" w:sz="4" w:space="0" w:color="auto"/>
            </w:tcBorders>
            <w:shd w:val="clear" w:color="auto" w:fill="auto"/>
            <w:vAlign w:val="bottom"/>
            <w:hideMark/>
          </w:tcPr>
          <w:p w14:paraId="3F5A64B2" w14:textId="4B1D0321"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证券资金账户中需结算给用户的盈利，发生时记增加</w:t>
            </w:r>
          </w:p>
        </w:tc>
      </w:tr>
      <w:tr w:rsidR="007D5C89" w:rsidRPr="0014457C" w14:paraId="6469153A" w14:textId="77777777" w:rsidTr="007D5C89">
        <w:trPr>
          <w:trHeight w:val="540"/>
        </w:trPr>
        <w:tc>
          <w:tcPr>
            <w:tcW w:w="933" w:type="dxa"/>
            <w:vMerge/>
            <w:tcBorders>
              <w:left w:val="single" w:sz="4" w:space="0" w:color="auto"/>
              <w:right w:val="single" w:sz="4" w:space="0" w:color="auto"/>
            </w:tcBorders>
            <w:vAlign w:val="center"/>
            <w:hideMark/>
          </w:tcPr>
          <w:p w14:paraId="698E96AA"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1E36F8A3" w14:textId="1E60FD23"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DED48E0"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待结转用户亏损-A账户010203</w:t>
            </w:r>
          </w:p>
        </w:tc>
        <w:tc>
          <w:tcPr>
            <w:tcW w:w="3402" w:type="dxa"/>
            <w:tcBorders>
              <w:top w:val="nil"/>
              <w:left w:val="nil"/>
              <w:bottom w:val="single" w:sz="4" w:space="0" w:color="auto"/>
              <w:right w:val="single" w:sz="4" w:space="0" w:color="auto"/>
            </w:tcBorders>
            <w:shd w:val="clear" w:color="auto" w:fill="auto"/>
            <w:vAlign w:val="bottom"/>
            <w:hideMark/>
          </w:tcPr>
          <w:p w14:paraId="5311940A" w14:textId="16CD31BC"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证券资金账户中需向用户收取的亏损赔付金，发生时记增加</w:t>
            </w:r>
          </w:p>
        </w:tc>
      </w:tr>
      <w:tr w:rsidR="007D5C89" w:rsidRPr="0014457C" w14:paraId="299E5A64" w14:textId="77777777" w:rsidTr="00D32495">
        <w:trPr>
          <w:trHeight w:val="270"/>
        </w:trPr>
        <w:tc>
          <w:tcPr>
            <w:tcW w:w="933" w:type="dxa"/>
            <w:vMerge/>
            <w:tcBorders>
              <w:left w:val="single" w:sz="4" w:space="0" w:color="auto"/>
              <w:right w:val="single" w:sz="4" w:space="0" w:color="auto"/>
            </w:tcBorders>
            <w:vAlign w:val="center"/>
            <w:hideMark/>
          </w:tcPr>
          <w:p w14:paraId="2E604ADB"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F2485E8" w14:textId="25D2F79D"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7731E0A8"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买入佣金支出-A账户010204</w:t>
            </w:r>
          </w:p>
        </w:tc>
        <w:tc>
          <w:tcPr>
            <w:tcW w:w="3402" w:type="dxa"/>
            <w:vMerge w:val="restart"/>
            <w:tcBorders>
              <w:top w:val="single" w:sz="4" w:space="0" w:color="auto"/>
              <w:left w:val="single" w:sz="4" w:space="0" w:color="auto"/>
              <w:right w:val="single" w:sz="4" w:space="0" w:color="auto"/>
            </w:tcBorders>
            <w:shd w:val="clear" w:color="auto" w:fill="auto"/>
            <w:vAlign w:val="center"/>
            <w:hideMark/>
          </w:tcPr>
          <w:p w14:paraId="4F8482E5"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股票买卖手续费，发生时记增加</w:t>
            </w:r>
          </w:p>
        </w:tc>
      </w:tr>
      <w:tr w:rsidR="007D5C89" w:rsidRPr="0014457C" w14:paraId="41E840B2" w14:textId="77777777" w:rsidTr="00D32495">
        <w:trPr>
          <w:trHeight w:val="270"/>
        </w:trPr>
        <w:tc>
          <w:tcPr>
            <w:tcW w:w="933" w:type="dxa"/>
            <w:vMerge/>
            <w:tcBorders>
              <w:left w:val="single" w:sz="4" w:space="0" w:color="auto"/>
              <w:right w:val="single" w:sz="4" w:space="0" w:color="auto"/>
            </w:tcBorders>
            <w:vAlign w:val="center"/>
            <w:hideMark/>
          </w:tcPr>
          <w:p w14:paraId="3AFE87F1"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51B20BAE" w14:textId="3F3CF16F"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676F7F7"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买入过户费支出-A账户010208</w:t>
            </w:r>
          </w:p>
        </w:tc>
        <w:tc>
          <w:tcPr>
            <w:tcW w:w="3402" w:type="dxa"/>
            <w:vMerge/>
            <w:tcBorders>
              <w:left w:val="single" w:sz="4" w:space="0" w:color="auto"/>
              <w:right w:val="single" w:sz="4" w:space="0" w:color="auto"/>
            </w:tcBorders>
            <w:vAlign w:val="center"/>
            <w:hideMark/>
          </w:tcPr>
          <w:p w14:paraId="0D138BD6" w14:textId="77777777" w:rsidR="007D5C89" w:rsidRPr="0014457C" w:rsidRDefault="007D5C89" w:rsidP="00CC6F74">
            <w:pPr>
              <w:widowControl/>
              <w:spacing w:after="0"/>
              <w:ind w:left="0"/>
              <w:rPr>
                <w:rFonts w:cs="宋体"/>
                <w:color w:val="000000"/>
                <w:kern w:val="0"/>
                <w:sz w:val="22"/>
                <w:szCs w:val="22"/>
              </w:rPr>
            </w:pPr>
          </w:p>
        </w:tc>
      </w:tr>
      <w:tr w:rsidR="007D5C89" w:rsidRPr="0014457C" w14:paraId="3EC5F43F" w14:textId="77777777" w:rsidTr="00D32495">
        <w:trPr>
          <w:trHeight w:val="270"/>
        </w:trPr>
        <w:tc>
          <w:tcPr>
            <w:tcW w:w="933" w:type="dxa"/>
            <w:vMerge/>
            <w:tcBorders>
              <w:left w:val="single" w:sz="4" w:space="0" w:color="auto"/>
              <w:right w:val="single" w:sz="4" w:space="0" w:color="auto"/>
            </w:tcBorders>
            <w:vAlign w:val="center"/>
            <w:hideMark/>
          </w:tcPr>
          <w:p w14:paraId="0606D019"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4E6A03FB" w14:textId="3070C6C6"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5427972A"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3402" w:type="dxa"/>
            <w:vMerge/>
            <w:tcBorders>
              <w:left w:val="single" w:sz="4" w:space="0" w:color="auto"/>
              <w:right w:val="single" w:sz="4" w:space="0" w:color="auto"/>
            </w:tcBorders>
            <w:vAlign w:val="center"/>
            <w:hideMark/>
          </w:tcPr>
          <w:p w14:paraId="0DDEFE14" w14:textId="77777777" w:rsidR="007D5C89" w:rsidRPr="0014457C" w:rsidRDefault="007D5C89" w:rsidP="00CC6F74">
            <w:pPr>
              <w:widowControl/>
              <w:spacing w:after="0"/>
              <w:ind w:left="0"/>
              <w:rPr>
                <w:rFonts w:cs="宋体"/>
                <w:color w:val="000000"/>
                <w:kern w:val="0"/>
                <w:sz w:val="22"/>
                <w:szCs w:val="22"/>
              </w:rPr>
            </w:pPr>
          </w:p>
        </w:tc>
      </w:tr>
      <w:tr w:rsidR="007D5C89" w:rsidRPr="0014457C" w14:paraId="347B1685" w14:textId="77777777" w:rsidTr="00D32495">
        <w:trPr>
          <w:trHeight w:val="270"/>
        </w:trPr>
        <w:tc>
          <w:tcPr>
            <w:tcW w:w="933" w:type="dxa"/>
            <w:vMerge/>
            <w:tcBorders>
              <w:left w:val="single" w:sz="4" w:space="0" w:color="auto"/>
              <w:right w:val="single" w:sz="4" w:space="0" w:color="auto"/>
            </w:tcBorders>
            <w:vAlign w:val="center"/>
            <w:hideMark/>
          </w:tcPr>
          <w:p w14:paraId="4B37EA74"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3B2A4E9D" w14:textId="14CB1B81" w:rsidR="007D5C89" w:rsidRPr="0014457C" w:rsidRDefault="007D5C89" w:rsidP="00CC6F74">
            <w:pPr>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6116BB25"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3402" w:type="dxa"/>
            <w:vMerge/>
            <w:tcBorders>
              <w:left w:val="single" w:sz="4" w:space="0" w:color="auto"/>
              <w:right w:val="single" w:sz="4" w:space="0" w:color="auto"/>
            </w:tcBorders>
            <w:shd w:val="clear" w:color="auto" w:fill="auto"/>
            <w:vAlign w:val="center"/>
            <w:hideMark/>
          </w:tcPr>
          <w:p w14:paraId="401659AD" w14:textId="77777777" w:rsidR="007D5C89" w:rsidRPr="0014457C" w:rsidRDefault="007D5C89" w:rsidP="00CC6F74">
            <w:pPr>
              <w:widowControl/>
              <w:spacing w:after="0"/>
              <w:ind w:left="0"/>
              <w:rPr>
                <w:rFonts w:cs="宋体"/>
                <w:color w:val="000000"/>
                <w:kern w:val="0"/>
                <w:sz w:val="22"/>
                <w:szCs w:val="22"/>
              </w:rPr>
            </w:pPr>
          </w:p>
        </w:tc>
      </w:tr>
      <w:tr w:rsidR="007D5C89" w:rsidRPr="0014457C" w14:paraId="59B9CE65" w14:textId="77777777" w:rsidTr="00D32495">
        <w:trPr>
          <w:trHeight w:val="154"/>
        </w:trPr>
        <w:tc>
          <w:tcPr>
            <w:tcW w:w="933" w:type="dxa"/>
            <w:vMerge/>
            <w:tcBorders>
              <w:left w:val="single" w:sz="4" w:space="0" w:color="auto"/>
              <w:right w:val="single" w:sz="4" w:space="0" w:color="auto"/>
            </w:tcBorders>
            <w:vAlign w:val="center"/>
            <w:hideMark/>
          </w:tcPr>
          <w:p w14:paraId="711BA988"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right w:val="single" w:sz="4" w:space="0" w:color="auto"/>
            </w:tcBorders>
            <w:shd w:val="clear" w:color="auto" w:fill="auto"/>
            <w:vAlign w:val="center"/>
            <w:hideMark/>
          </w:tcPr>
          <w:p w14:paraId="4D43AF9B" w14:textId="098605B9"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hideMark/>
          </w:tcPr>
          <w:p w14:paraId="38B4A80C"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3402" w:type="dxa"/>
            <w:vMerge/>
            <w:tcBorders>
              <w:left w:val="single" w:sz="4" w:space="0" w:color="auto"/>
              <w:bottom w:val="single" w:sz="4" w:space="0" w:color="auto"/>
              <w:right w:val="single" w:sz="4" w:space="0" w:color="auto"/>
            </w:tcBorders>
            <w:shd w:val="clear" w:color="auto" w:fill="auto"/>
            <w:vAlign w:val="center"/>
            <w:hideMark/>
          </w:tcPr>
          <w:p w14:paraId="059FACEE" w14:textId="77777777" w:rsidR="007D5C89" w:rsidRPr="0014457C" w:rsidRDefault="007D5C89" w:rsidP="00CC6F74">
            <w:pPr>
              <w:widowControl/>
              <w:spacing w:after="0"/>
              <w:ind w:left="0"/>
              <w:rPr>
                <w:rFonts w:cs="宋体"/>
                <w:color w:val="000000"/>
                <w:kern w:val="0"/>
                <w:sz w:val="22"/>
                <w:szCs w:val="22"/>
              </w:rPr>
            </w:pPr>
          </w:p>
        </w:tc>
      </w:tr>
      <w:tr w:rsidR="007D5C89" w:rsidRPr="0014457C" w14:paraId="518AB57A" w14:textId="77777777" w:rsidTr="007D5C89">
        <w:trPr>
          <w:trHeight w:val="153"/>
        </w:trPr>
        <w:tc>
          <w:tcPr>
            <w:tcW w:w="933" w:type="dxa"/>
            <w:vMerge/>
            <w:tcBorders>
              <w:left w:val="single" w:sz="4" w:space="0" w:color="auto"/>
              <w:right w:val="single" w:sz="4" w:space="0" w:color="auto"/>
            </w:tcBorders>
            <w:vAlign w:val="center"/>
          </w:tcPr>
          <w:p w14:paraId="56A5E4DA" w14:textId="77777777" w:rsidR="007D5C89" w:rsidRPr="0014457C" w:rsidRDefault="007D5C89" w:rsidP="00CC6F74">
            <w:pPr>
              <w:widowControl/>
              <w:spacing w:after="0"/>
              <w:ind w:left="0"/>
              <w:rPr>
                <w:rFonts w:cs="宋体"/>
                <w:color w:val="000000"/>
                <w:kern w:val="0"/>
                <w:sz w:val="22"/>
                <w:szCs w:val="22"/>
              </w:rPr>
            </w:pPr>
          </w:p>
        </w:tc>
        <w:tc>
          <w:tcPr>
            <w:tcW w:w="1400" w:type="dxa"/>
            <w:vMerge/>
            <w:tcBorders>
              <w:left w:val="nil"/>
              <w:bottom w:val="single" w:sz="4" w:space="0" w:color="auto"/>
              <w:right w:val="single" w:sz="4" w:space="0" w:color="auto"/>
            </w:tcBorders>
            <w:shd w:val="clear" w:color="auto" w:fill="auto"/>
            <w:vAlign w:val="center"/>
          </w:tcPr>
          <w:p w14:paraId="35496699" w14:textId="77777777" w:rsidR="007D5C89" w:rsidRPr="0014457C" w:rsidRDefault="007D5C89" w:rsidP="00CC6F74">
            <w:pPr>
              <w:widowControl/>
              <w:spacing w:after="0"/>
              <w:ind w:left="0"/>
              <w:rPr>
                <w:rFonts w:cs="宋体"/>
                <w:color w:val="000000"/>
                <w:kern w:val="0"/>
                <w:sz w:val="22"/>
                <w:szCs w:val="22"/>
              </w:rPr>
            </w:pPr>
          </w:p>
        </w:tc>
        <w:tc>
          <w:tcPr>
            <w:tcW w:w="3621" w:type="dxa"/>
            <w:tcBorders>
              <w:top w:val="nil"/>
              <w:left w:val="nil"/>
              <w:bottom w:val="single" w:sz="4" w:space="0" w:color="auto"/>
              <w:right w:val="single" w:sz="4" w:space="0" w:color="auto"/>
            </w:tcBorders>
            <w:shd w:val="clear" w:color="auto" w:fill="auto"/>
            <w:vAlign w:val="bottom"/>
          </w:tcPr>
          <w:p w14:paraId="5BF1C888" w14:textId="6BE1017E"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证券实盘配资-A账户010209</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953B7A4" w14:textId="77777777"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给用户配资时，记增加</w:t>
            </w:r>
          </w:p>
          <w:p w14:paraId="65A6F826" w14:textId="7DCBF155" w:rsidR="007D5C89" w:rsidRPr="0014457C" w:rsidRDefault="007D5C89" w:rsidP="00CC6F74">
            <w:pPr>
              <w:widowControl/>
              <w:spacing w:after="0"/>
              <w:ind w:left="0"/>
              <w:rPr>
                <w:rFonts w:cs="宋体"/>
                <w:color w:val="000000"/>
                <w:kern w:val="0"/>
                <w:sz w:val="22"/>
                <w:szCs w:val="22"/>
              </w:rPr>
            </w:pPr>
            <w:r w:rsidRPr="0014457C">
              <w:rPr>
                <w:rFonts w:cs="宋体" w:hint="eastAsia"/>
                <w:color w:val="000000"/>
                <w:kern w:val="0"/>
                <w:sz w:val="22"/>
                <w:szCs w:val="22"/>
              </w:rPr>
              <w:t>用户平仓时，记减少</w:t>
            </w:r>
          </w:p>
        </w:tc>
      </w:tr>
      <w:tr w:rsidR="007D5C89" w:rsidRPr="0014457C" w14:paraId="6E12B899" w14:textId="77777777" w:rsidTr="00D32495">
        <w:trPr>
          <w:trHeight w:val="1473"/>
        </w:trPr>
        <w:tc>
          <w:tcPr>
            <w:tcW w:w="933" w:type="dxa"/>
            <w:vMerge/>
            <w:tcBorders>
              <w:left w:val="single" w:sz="4" w:space="0" w:color="auto"/>
              <w:bottom w:val="single" w:sz="4" w:space="0" w:color="auto"/>
              <w:right w:val="single" w:sz="4" w:space="0" w:color="auto"/>
            </w:tcBorders>
            <w:vAlign w:val="center"/>
            <w:hideMark/>
          </w:tcPr>
          <w:p w14:paraId="482FF1C6" w14:textId="77777777" w:rsidR="007D5C89" w:rsidRPr="0014457C" w:rsidRDefault="007D5C89"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000000" w:fill="FFFFFF"/>
            <w:vAlign w:val="center"/>
            <w:hideMark/>
          </w:tcPr>
          <w:p w14:paraId="725B2725" w14:textId="77777777" w:rsidR="007D5C89" w:rsidRPr="0014457C" w:rsidRDefault="007D5C89"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结算垫款-A账户</w:t>
            </w:r>
          </w:p>
        </w:tc>
        <w:tc>
          <w:tcPr>
            <w:tcW w:w="3621" w:type="dxa"/>
            <w:tcBorders>
              <w:top w:val="nil"/>
              <w:left w:val="nil"/>
              <w:bottom w:val="single" w:sz="4" w:space="0" w:color="auto"/>
              <w:right w:val="single" w:sz="4" w:space="0" w:color="auto"/>
            </w:tcBorders>
            <w:shd w:val="clear" w:color="000000" w:fill="FFFFFF"/>
            <w:vAlign w:val="center"/>
            <w:hideMark/>
          </w:tcPr>
          <w:p w14:paraId="2DF9BE10" w14:textId="77777777" w:rsidR="007D5C89" w:rsidRPr="0014457C" w:rsidRDefault="007D5C89" w:rsidP="00CC6F74">
            <w:pPr>
              <w:widowControl/>
              <w:spacing w:after="0"/>
              <w:ind w:left="0"/>
              <w:jc w:val="both"/>
              <w:rPr>
                <w:rFonts w:cs="宋体"/>
                <w:color w:val="000000"/>
                <w:kern w:val="0"/>
                <w:sz w:val="22"/>
                <w:szCs w:val="22"/>
              </w:rPr>
            </w:pPr>
            <w:r w:rsidRPr="0014457C">
              <w:rPr>
                <w:rFonts w:cs="宋体" w:hint="eastAsia"/>
                <w:color w:val="000000"/>
                <w:kern w:val="0"/>
                <w:sz w:val="22"/>
                <w:szCs w:val="22"/>
              </w:rPr>
              <w:t>结算垫款损益-A账户010301</w:t>
            </w:r>
          </w:p>
        </w:tc>
        <w:tc>
          <w:tcPr>
            <w:tcW w:w="3402" w:type="dxa"/>
            <w:tcBorders>
              <w:top w:val="nil"/>
              <w:left w:val="nil"/>
              <w:bottom w:val="single" w:sz="4" w:space="0" w:color="auto"/>
              <w:right w:val="single" w:sz="4" w:space="0" w:color="auto"/>
            </w:tcBorders>
            <w:shd w:val="clear" w:color="000000" w:fill="FFFFFF"/>
            <w:vAlign w:val="bottom"/>
            <w:hideMark/>
          </w:tcPr>
          <w:p w14:paraId="60FD3CCF" w14:textId="7E7F6467" w:rsidR="007D5C89" w:rsidRPr="0014457C" w:rsidRDefault="007D5C89" w:rsidP="00D40698">
            <w:pPr>
              <w:widowControl/>
              <w:spacing w:after="0"/>
              <w:ind w:left="0"/>
              <w:rPr>
                <w:rFonts w:cs="宋体"/>
                <w:color w:val="000000"/>
                <w:kern w:val="0"/>
                <w:sz w:val="22"/>
                <w:szCs w:val="22"/>
              </w:rPr>
            </w:pPr>
            <w:r w:rsidRPr="0014457C">
              <w:rPr>
                <w:rFonts w:cs="宋体" w:hint="eastAsia"/>
                <w:color w:val="000000"/>
                <w:kern w:val="0"/>
                <w:sz w:val="22"/>
                <w:szCs w:val="22"/>
              </w:rPr>
              <w:t>记增加情况：</w:t>
            </w:r>
            <w:r w:rsidRPr="0014457C">
              <w:rPr>
                <w:rFonts w:cs="宋体" w:hint="eastAsia"/>
                <w:color w:val="000000"/>
                <w:kern w:val="0"/>
                <w:sz w:val="22"/>
                <w:szCs w:val="22"/>
              </w:rPr>
              <w:br/>
              <w:t>1、用户卖出股票亏损，且亏损金额大于保证金</w:t>
            </w:r>
            <w:r w:rsidRPr="0014457C">
              <w:rPr>
                <w:rFonts w:cs="宋体" w:hint="eastAsia"/>
                <w:color w:val="000000"/>
                <w:kern w:val="0"/>
                <w:sz w:val="22"/>
                <w:szCs w:val="22"/>
              </w:rPr>
              <w:br/>
            </w:r>
            <w:r w:rsidRPr="0014457C">
              <w:rPr>
                <w:rFonts w:cs="宋体"/>
                <w:color w:val="000000"/>
                <w:kern w:val="0"/>
                <w:sz w:val="22"/>
                <w:szCs w:val="22"/>
              </w:rPr>
              <w:t xml:space="preserve"> </w:t>
            </w:r>
          </w:p>
        </w:tc>
      </w:tr>
      <w:tr w:rsidR="00A44DD8" w:rsidRPr="0014457C" w14:paraId="78A54387" w14:textId="77777777" w:rsidTr="002039F2">
        <w:trPr>
          <w:trHeight w:val="810"/>
        </w:trPr>
        <w:tc>
          <w:tcPr>
            <w:tcW w:w="933" w:type="dxa"/>
            <w:vMerge w:val="restart"/>
            <w:tcBorders>
              <w:top w:val="nil"/>
              <w:left w:val="single" w:sz="4" w:space="0" w:color="auto"/>
              <w:right w:val="single" w:sz="4" w:space="0" w:color="auto"/>
            </w:tcBorders>
            <w:shd w:val="clear" w:color="auto" w:fill="auto"/>
            <w:vAlign w:val="center"/>
            <w:hideMark/>
          </w:tcPr>
          <w:p w14:paraId="5F40B8E5" w14:textId="77777777" w:rsidR="00A44DD8" w:rsidRPr="0014457C" w:rsidRDefault="00A44DD8" w:rsidP="00CC6F74">
            <w:pPr>
              <w:widowControl/>
              <w:spacing w:after="0"/>
              <w:ind w:left="0"/>
              <w:jc w:val="center"/>
              <w:rPr>
                <w:rFonts w:cs="宋体"/>
                <w:color w:val="000000"/>
                <w:kern w:val="0"/>
                <w:sz w:val="22"/>
                <w:szCs w:val="22"/>
              </w:rPr>
            </w:pPr>
            <w:r w:rsidRPr="0014457C">
              <w:rPr>
                <w:rFonts w:cs="宋体" w:hint="eastAsia"/>
                <w:color w:val="000000"/>
                <w:kern w:val="0"/>
                <w:sz w:val="22"/>
                <w:szCs w:val="22"/>
              </w:rPr>
              <w:t>用户账</w:t>
            </w:r>
            <w:r w:rsidRPr="0014457C">
              <w:rPr>
                <w:rFonts w:cs="宋体" w:hint="eastAsia"/>
                <w:color w:val="000000"/>
                <w:kern w:val="0"/>
                <w:sz w:val="22"/>
                <w:szCs w:val="22"/>
              </w:rPr>
              <w:br/>
              <w:t>02</w:t>
            </w:r>
          </w:p>
        </w:tc>
        <w:tc>
          <w:tcPr>
            <w:tcW w:w="1400" w:type="dxa"/>
            <w:tcBorders>
              <w:top w:val="nil"/>
              <w:left w:val="nil"/>
              <w:bottom w:val="single" w:sz="4" w:space="0" w:color="auto"/>
              <w:right w:val="single" w:sz="4" w:space="0" w:color="auto"/>
            </w:tcBorders>
            <w:shd w:val="clear" w:color="000000" w:fill="FFFFFF"/>
            <w:vAlign w:val="bottom"/>
            <w:hideMark/>
          </w:tcPr>
          <w:p w14:paraId="51021802" w14:textId="20EB5C4C"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用户可用余额账户</w:t>
            </w:r>
          </w:p>
        </w:tc>
        <w:tc>
          <w:tcPr>
            <w:tcW w:w="3621" w:type="dxa"/>
            <w:tcBorders>
              <w:top w:val="nil"/>
              <w:left w:val="nil"/>
              <w:bottom w:val="single" w:sz="4" w:space="0" w:color="auto"/>
              <w:right w:val="single" w:sz="4" w:space="0" w:color="auto"/>
            </w:tcBorders>
            <w:shd w:val="clear" w:color="auto" w:fill="auto"/>
            <w:vAlign w:val="bottom"/>
            <w:hideMark/>
          </w:tcPr>
          <w:p w14:paraId="585FF75E" w14:textId="136FECB2"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用户可用余额变动020101</w:t>
            </w:r>
          </w:p>
        </w:tc>
        <w:tc>
          <w:tcPr>
            <w:tcW w:w="3402" w:type="dxa"/>
            <w:tcBorders>
              <w:top w:val="nil"/>
              <w:left w:val="nil"/>
              <w:bottom w:val="single" w:sz="4" w:space="0" w:color="auto"/>
              <w:right w:val="single" w:sz="4" w:space="0" w:color="auto"/>
            </w:tcBorders>
            <w:shd w:val="clear" w:color="auto" w:fill="auto"/>
            <w:vAlign w:val="bottom"/>
            <w:hideMark/>
          </w:tcPr>
          <w:p w14:paraId="74A1A78A" w14:textId="7777777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用户可用余额增加时记增，减少时记减</w:t>
            </w:r>
          </w:p>
        </w:tc>
      </w:tr>
      <w:tr w:rsidR="00A44DD8" w:rsidRPr="0014457C" w14:paraId="2FD37DF1" w14:textId="77777777" w:rsidTr="002039F2">
        <w:trPr>
          <w:trHeight w:val="540"/>
        </w:trPr>
        <w:tc>
          <w:tcPr>
            <w:tcW w:w="933" w:type="dxa"/>
            <w:vMerge/>
            <w:tcBorders>
              <w:left w:val="single" w:sz="4" w:space="0" w:color="auto"/>
              <w:right w:val="single" w:sz="4" w:space="0" w:color="auto"/>
            </w:tcBorders>
            <w:vAlign w:val="center"/>
            <w:hideMark/>
          </w:tcPr>
          <w:p w14:paraId="771C8F8B"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1DBBD14B" w14:textId="00408C9B"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用户冻结账户</w:t>
            </w:r>
          </w:p>
        </w:tc>
        <w:tc>
          <w:tcPr>
            <w:tcW w:w="3621" w:type="dxa"/>
            <w:tcBorders>
              <w:top w:val="nil"/>
              <w:left w:val="nil"/>
              <w:bottom w:val="single" w:sz="4" w:space="0" w:color="auto"/>
              <w:right w:val="single" w:sz="4" w:space="0" w:color="auto"/>
            </w:tcBorders>
            <w:shd w:val="clear" w:color="auto" w:fill="auto"/>
            <w:vAlign w:val="bottom"/>
            <w:hideMark/>
          </w:tcPr>
          <w:p w14:paraId="4958DF38" w14:textId="47D814A6" w:rsidR="00A44DD8" w:rsidRPr="0014457C" w:rsidRDefault="00A44DD8" w:rsidP="005B632E">
            <w:pPr>
              <w:widowControl/>
              <w:spacing w:after="0"/>
              <w:ind w:left="0"/>
              <w:rPr>
                <w:rFonts w:cs="宋体"/>
                <w:color w:val="000000"/>
                <w:kern w:val="0"/>
                <w:sz w:val="22"/>
                <w:szCs w:val="22"/>
              </w:rPr>
            </w:pPr>
            <w:r w:rsidRPr="0014457C">
              <w:rPr>
                <w:rFonts w:cs="宋体" w:hint="eastAsia"/>
                <w:color w:val="000000"/>
                <w:kern w:val="0"/>
                <w:sz w:val="22"/>
                <w:szCs w:val="22"/>
              </w:rPr>
              <w:t>用户冻结变动020102</w:t>
            </w:r>
          </w:p>
        </w:tc>
        <w:tc>
          <w:tcPr>
            <w:tcW w:w="3402" w:type="dxa"/>
            <w:tcBorders>
              <w:top w:val="nil"/>
              <w:left w:val="nil"/>
              <w:bottom w:val="single" w:sz="4" w:space="0" w:color="auto"/>
              <w:right w:val="single" w:sz="4" w:space="0" w:color="auto"/>
            </w:tcBorders>
            <w:shd w:val="clear" w:color="auto" w:fill="auto"/>
            <w:vAlign w:val="bottom"/>
            <w:hideMark/>
          </w:tcPr>
          <w:p w14:paraId="7178514A" w14:textId="7777777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用户冻结余额增加时记增，减少时记减</w:t>
            </w:r>
          </w:p>
        </w:tc>
      </w:tr>
      <w:tr w:rsidR="00A44DD8" w:rsidRPr="0014457C" w14:paraId="2C00CE6A" w14:textId="77777777" w:rsidTr="002039F2">
        <w:trPr>
          <w:trHeight w:val="540"/>
        </w:trPr>
        <w:tc>
          <w:tcPr>
            <w:tcW w:w="933" w:type="dxa"/>
            <w:vMerge/>
            <w:tcBorders>
              <w:left w:val="single" w:sz="4" w:space="0" w:color="auto"/>
              <w:right w:val="single" w:sz="4" w:space="0" w:color="auto"/>
            </w:tcBorders>
            <w:vAlign w:val="center"/>
            <w:hideMark/>
          </w:tcPr>
          <w:p w14:paraId="5F935C58"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nil"/>
              <w:left w:val="nil"/>
              <w:bottom w:val="single" w:sz="4" w:space="0" w:color="auto"/>
              <w:right w:val="single" w:sz="4" w:space="0" w:color="auto"/>
            </w:tcBorders>
            <w:shd w:val="clear" w:color="auto" w:fill="auto"/>
            <w:vAlign w:val="bottom"/>
            <w:hideMark/>
          </w:tcPr>
          <w:p w14:paraId="334A74FC" w14:textId="17A50E04"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用户的增值账户</w:t>
            </w:r>
          </w:p>
        </w:tc>
        <w:tc>
          <w:tcPr>
            <w:tcW w:w="3621" w:type="dxa"/>
            <w:tcBorders>
              <w:top w:val="nil"/>
              <w:left w:val="nil"/>
              <w:bottom w:val="single" w:sz="4" w:space="0" w:color="auto"/>
              <w:right w:val="single" w:sz="4" w:space="0" w:color="auto"/>
            </w:tcBorders>
            <w:shd w:val="clear" w:color="auto" w:fill="auto"/>
            <w:vAlign w:val="bottom"/>
            <w:hideMark/>
          </w:tcPr>
          <w:p w14:paraId="4A76B94B" w14:textId="450D43B6"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用户增值变动020103</w:t>
            </w:r>
          </w:p>
        </w:tc>
        <w:tc>
          <w:tcPr>
            <w:tcW w:w="3402" w:type="dxa"/>
            <w:tcBorders>
              <w:top w:val="nil"/>
              <w:left w:val="nil"/>
              <w:bottom w:val="single" w:sz="4" w:space="0" w:color="auto"/>
              <w:right w:val="single" w:sz="4" w:space="0" w:color="auto"/>
            </w:tcBorders>
            <w:shd w:val="clear" w:color="auto" w:fill="auto"/>
            <w:vAlign w:val="bottom"/>
            <w:hideMark/>
          </w:tcPr>
          <w:p w14:paraId="47AF529B" w14:textId="2948BB4E"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用户获得佣金收入时记增，减少时记减</w:t>
            </w:r>
          </w:p>
        </w:tc>
      </w:tr>
      <w:tr w:rsidR="00A44DD8" w:rsidRPr="0014457C" w14:paraId="1CBB20A5" w14:textId="77777777" w:rsidTr="002039F2">
        <w:trPr>
          <w:trHeight w:val="540"/>
        </w:trPr>
        <w:tc>
          <w:tcPr>
            <w:tcW w:w="933" w:type="dxa"/>
            <w:vMerge/>
            <w:tcBorders>
              <w:left w:val="single" w:sz="4" w:space="0" w:color="auto"/>
              <w:right w:val="single" w:sz="4" w:space="0" w:color="auto"/>
            </w:tcBorders>
            <w:vAlign w:val="center"/>
          </w:tcPr>
          <w:p w14:paraId="296A04D3"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6347CB72" w14:textId="2C13386E"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用户实盘A资产账户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5454C87A" w14:textId="7868A7BA"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用户实盘A总资产变动020104</w:t>
            </w:r>
          </w:p>
        </w:tc>
        <w:tc>
          <w:tcPr>
            <w:tcW w:w="3402" w:type="dxa"/>
            <w:tcBorders>
              <w:top w:val="single" w:sz="4" w:space="0" w:color="auto"/>
              <w:left w:val="nil"/>
              <w:bottom w:val="single" w:sz="4" w:space="0" w:color="auto"/>
              <w:right w:val="single" w:sz="4" w:space="0" w:color="auto"/>
            </w:tcBorders>
            <w:shd w:val="clear" w:color="auto" w:fill="auto"/>
            <w:vAlign w:val="bottom"/>
          </w:tcPr>
          <w:p w14:paraId="539BD805" w14:textId="625010C6"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用户申请的实盘账户收入时记增，减少时记减</w:t>
            </w:r>
          </w:p>
        </w:tc>
      </w:tr>
      <w:tr w:rsidR="00A44DD8" w:rsidRPr="0014457C" w14:paraId="6E6F0DDD" w14:textId="77777777" w:rsidTr="002039F2">
        <w:trPr>
          <w:trHeight w:val="540"/>
        </w:trPr>
        <w:tc>
          <w:tcPr>
            <w:tcW w:w="933" w:type="dxa"/>
            <w:vMerge/>
            <w:tcBorders>
              <w:left w:val="single" w:sz="4" w:space="0" w:color="auto"/>
              <w:right w:val="single" w:sz="4" w:space="0" w:color="auto"/>
            </w:tcBorders>
            <w:vAlign w:val="center"/>
          </w:tcPr>
          <w:p w14:paraId="529DDAD3"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0CE0B582" w14:textId="22EEE25B"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用户实盘A冻结账户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23A00270" w14:textId="271BD14F"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用户实盘A冻结资产020105</w:t>
            </w:r>
          </w:p>
        </w:tc>
        <w:tc>
          <w:tcPr>
            <w:tcW w:w="3402" w:type="dxa"/>
            <w:tcBorders>
              <w:top w:val="single" w:sz="4" w:space="0" w:color="auto"/>
              <w:left w:val="nil"/>
              <w:bottom w:val="single" w:sz="4" w:space="0" w:color="auto"/>
              <w:right w:val="single" w:sz="4" w:space="0" w:color="auto"/>
            </w:tcBorders>
            <w:shd w:val="clear" w:color="auto" w:fill="auto"/>
            <w:vAlign w:val="bottom"/>
          </w:tcPr>
          <w:p w14:paraId="4C8A3DBB" w14:textId="5D5BA955"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用户购买产品时，在未成交状态，需冻结相应资产</w:t>
            </w:r>
          </w:p>
        </w:tc>
      </w:tr>
      <w:tr w:rsidR="00A44DD8" w:rsidRPr="0014457C" w14:paraId="486E50FE" w14:textId="77777777" w:rsidTr="002039F2">
        <w:trPr>
          <w:trHeight w:val="540"/>
        </w:trPr>
        <w:tc>
          <w:tcPr>
            <w:tcW w:w="933" w:type="dxa"/>
            <w:vMerge/>
            <w:tcBorders>
              <w:left w:val="single" w:sz="4" w:space="0" w:color="auto"/>
              <w:right w:val="single" w:sz="4" w:space="0" w:color="auto"/>
            </w:tcBorders>
            <w:vAlign w:val="center"/>
          </w:tcPr>
          <w:p w14:paraId="45DA171F"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5AB5D0A9" w14:textId="0EB81D9B"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0C12D06B" w14:textId="22B02BA3"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用户持仓股票A可卖份额变动020106</w:t>
            </w:r>
          </w:p>
        </w:tc>
        <w:tc>
          <w:tcPr>
            <w:tcW w:w="3402" w:type="dxa"/>
            <w:tcBorders>
              <w:top w:val="single" w:sz="4" w:space="0" w:color="auto"/>
              <w:left w:val="nil"/>
              <w:bottom w:val="single" w:sz="4" w:space="0" w:color="auto"/>
              <w:right w:val="single" w:sz="4" w:space="0" w:color="auto"/>
            </w:tcBorders>
            <w:shd w:val="clear" w:color="auto" w:fill="auto"/>
            <w:vAlign w:val="bottom"/>
          </w:tcPr>
          <w:p w14:paraId="48D2575C" w14:textId="7C13F737"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用户某持仓股票的可卖份额</w:t>
            </w:r>
          </w:p>
        </w:tc>
      </w:tr>
      <w:tr w:rsidR="00A44DD8" w:rsidRPr="0014457C" w14:paraId="1FD18F31" w14:textId="77777777" w:rsidTr="00D32495">
        <w:trPr>
          <w:trHeight w:val="540"/>
        </w:trPr>
        <w:tc>
          <w:tcPr>
            <w:tcW w:w="933" w:type="dxa"/>
            <w:vMerge/>
            <w:tcBorders>
              <w:left w:val="single" w:sz="4" w:space="0" w:color="auto"/>
              <w:right w:val="single" w:sz="4" w:space="0" w:color="auto"/>
            </w:tcBorders>
            <w:vAlign w:val="center"/>
          </w:tcPr>
          <w:p w14:paraId="045E9E1C"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3CE45504" w14:textId="6B76AC28"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1E9E40D0" w14:textId="31EC5519"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用户持仓股票A冻结份额变动020107</w:t>
            </w:r>
          </w:p>
        </w:tc>
        <w:tc>
          <w:tcPr>
            <w:tcW w:w="3402" w:type="dxa"/>
            <w:tcBorders>
              <w:top w:val="single" w:sz="4" w:space="0" w:color="auto"/>
              <w:left w:val="nil"/>
              <w:bottom w:val="single" w:sz="4" w:space="0" w:color="auto"/>
              <w:right w:val="single" w:sz="4" w:space="0" w:color="auto"/>
            </w:tcBorders>
            <w:shd w:val="clear" w:color="auto" w:fill="auto"/>
            <w:vAlign w:val="bottom"/>
          </w:tcPr>
          <w:p w14:paraId="3829348B" w14:textId="68E514ED"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用户被冻结的可卖出份额</w:t>
            </w:r>
          </w:p>
        </w:tc>
      </w:tr>
      <w:tr w:rsidR="00A44DD8" w:rsidRPr="0014457C" w14:paraId="7C432A71" w14:textId="77777777" w:rsidTr="002039F2">
        <w:trPr>
          <w:trHeight w:val="540"/>
        </w:trPr>
        <w:tc>
          <w:tcPr>
            <w:tcW w:w="933" w:type="dxa"/>
            <w:vMerge/>
            <w:tcBorders>
              <w:left w:val="single" w:sz="4" w:space="0" w:color="auto"/>
              <w:bottom w:val="single" w:sz="4" w:space="0" w:color="auto"/>
              <w:right w:val="single" w:sz="4" w:space="0" w:color="auto"/>
            </w:tcBorders>
            <w:vAlign w:val="center"/>
          </w:tcPr>
          <w:p w14:paraId="198FBD96" w14:textId="77777777" w:rsidR="00A44DD8" w:rsidRPr="0014457C" w:rsidRDefault="00A44DD8" w:rsidP="00CC6F74">
            <w:pPr>
              <w:widowControl/>
              <w:spacing w:after="0"/>
              <w:ind w:left="0"/>
              <w:rPr>
                <w:rFonts w:cs="宋体"/>
                <w:color w:val="000000"/>
                <w:kern w:val="0"/>
                <w:sz w:val="22"/>
                <w:szCs w:val="22"/>
              </w:rPr>
            </w:pPr>
          </w:p>
        </w:tc>
        <w:tc>
          <w:tcPr>
            <w:tcW w:w="1400" w:type="dxa"/>
            <w:tcBorders>
              <w:top w:val="single" w:sz="4" w:space="0" w:color="auto"/>
              <w:left w:val="nil"/>
              <w:bottom w:val="single" w:sz="4" w:space="0" w:color="auto"/>
              <w:right w:val="single" w:sz="4" w:space="0" w:color="auto"/>
            </w:tcBorders>
            <w:shd w:val="clear" w:color="auto" w:fill="auto"/>
            <w:vAlign w:val="bottom"/>
          </w:tcPr>
          <w:p w14:paraId="3A68E73A" w14:textId="322867FC"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用户盈利账户</w:t>
            </w:r>
          </w:p>
        </w:tc>
        <w:tc>
          <w:tcPr>
            <w:tcW w:w="3621" w:type="dxa"/>
            <w:tcBorders>
              <w:top w:val="single" w:sz="4" w:space="0" w:color="auto"/>
              <w:left w:val="nil"/>
              <w:bottom w:val="single" w:sz="4" w:space="0" w:color="auto"/>
              <w:right w:val="single" w:sz="4" w:space="0" w:color="auto"/>
            </w:tcBorders>
            <w:shd w:val="clear" w:color="auto" w:fill="auto"/>
            <w:vAlign w:val="bottom"/>
          </w:tcPr>
          <w:p w14:paraId="657B7DB3" w14:textId="4B8336E6" w:rsidR="00A44DD8" w:rsidRPr="0014457C" w:rsidRDefault="00A44DD8" w:rsidP="009E0163">
            <w:pPr>
              <w:widowControl/>
              <w:spacing w:after="0"/>
              <w:ind w:left="0"/>
              <w:rPr>
                <w:rFonts w:cs="宋体"/>
                <w:color w:val="000000"/>
                <w:kern w:val="0"/>
                <w:sz w:val="22"/>
                <w:szCs w:val="22"/>
              </w:rPr>
            </w:pPr>
            <w:r w:rsidRPr="0014457C">
              <w:rPr>
                <w:rFonts w:cs="宋体" w:hint="eastAsia"/>
                <w:color w:val="000000"/>
                <w:kern w:val="0"/>
                <w:sz w:val="22"/>
                <w:szCs w:val="22"/>
              </w:rPr>
              <w:t>用户盈利账户变动02</w:t>
            </w:r>
            <w:r w:rsidR="00B00143" w:rsidRPr="0014457C">
              <w:rPr>
                <w:rFonts w:cs="宋体" w:hint="eastAsia"/>
                <w:color w:val="000000"/>
                <w:kern w:val="0"/>
                <w:sz w:val="22"/>
                <w:szCs w:val="22"/>
              </w:rPr>
              <w:t>0</w:t>
            </w:r>
            <w:r w:rsidRPr="0014457C">
              <w:rPr>
                <w:rFonts w:cs="宋体" w:hint="eastAsia"/>
                <w:color w:val="000000"/>
                <w:kern w:val="0"/>
                <w:sz w:val="22"/>
                <w:szCs w:val="22"/>
              </w:rPr>
              <w:t>108</w:t>
            </w:r>
          </w:p>
        </w:tc>
        <w:tc>
          <w:tcPr>
            <w:tcW w:w="3402" w:type="dxa"/>
            <w:tcBorders>
              <w:top w:val="single" w:sz="4" w:space="0" w:color="auto"/>
              <w:left w:val="nil"/>
              <w:bottom w:val="single" w:sz="4" w:space="0" w:color="auto"/>
              <w:right w:val="single" w:sz="4" w:space="0" w:color="auto"/>
            </w:tcBorders>
            <w:shd w:val="clear" w:color="auto" w:fill="auto"/>
            <w:vAlign w:val="bottom"/>
          </w:tcPr>
          <w:p w14:paraId="4D922FDE" w14:textId="51640024" w:rsidR="00A44DD8" w:rsidRPr="0014457C" w:rsidRDefault="00A44DD8" w:rsidP="00CC6F74">
            <w:pPr>
              <w:widowControl/>
              <w:spacing w:after="0"/>
              <w:ind w:left="0"/>
              <w:rPr>
                <w:rFonts w:cs="宋体"/>
                <w:color w:val="000000"/>
                <w:kern w:val="0"/>
                <w:sz w:val="22"/>
                <w:szCs w:val="22"/>
              </w:rPr>
            </w:pPr>
            <w:r w:rsidRPr="0014457C">
              <w:rPr>
                <w:rFonts w:cs="宋体" w:hint="eastAsia"/>
                <w:color w:val="000000"/>
                <w:kern w:val="0"/>
                <w:sz w:val="22"/>
                <w:szCs w:val="22"/>
              </w:rPr>
              <w:t>用户盈利的变动</w:t>
            </w:r>
          </w:p>
        </w:tc>
      </w:tr>
    </w:tbl>
    <w:p w14:paraId="66E2E548" w14:textId="77777777" w:rsidR="00CC3882" w:rsidRPr="0014457C" w:rsidRDefault="00CC3882" w:rsidP="00CC6F74">
      <w:pPr>
        <w:tabs>
          <w:tab w:val="left" w:pos="3000"/>
        </w:tabs>
        <w:ind w:left="0"/>
      </w:pPr>
    </w:p>
    <w:tbl>
      <w:tblPr>
        <w:tblW w:w="8909" w:type="dxa"/>
        <w:tblInd w:w="413" w:type="dxa"/>
        <w:tblLook w:val="04A0" w:firstRow="1" w:lastRow="0" w:firstColumn="1" w:lastColumn="0" w:noHBand="0" w:noVBand="1"/>
      </w:tblPr>
      <w:tblGrid>
        <w:gridCol w:w="8909"/>
      </w:tblGrid>
      <w:tr w:rsidR="00070D6B" w:rsidRPr="0014457C" w14:paraId="6C47DF0B" w14:textId="77777777" w:rsidTr="00064869">
        <w:trPr>
          <w:trHeight w:val="308"/>
        </w:trPr>
        <w:tc>
          <w:tcPr>
            <w:tcW w:w="2060" w:type="dxa"/>
            <w:tcBorders>
              <w:top w:val="single" w:sz="4" w:space="0" w:color="auto"/>
              <w:left w:val="nil"/>
              <w:bottom w:val="single" w:sz="4" w:space="0" w:color="auto"/>
              <w:right w:val="single" w:sz="4" w:space="0" w:color="auto"/>
            </w:tcBorders>
            <w:shd w:val="clear" w:color="auto" w:fill="auto"/>
            <w:vAlign w:val="center"/>
          </w:tcPr>
          <w:p w14:paraId="0FDB5490" w14:textId="77777777" w:rsidR="00070D6B" w:rsidRPr="0014457C" w:rsidRDefault="00070D6B"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w:t>
            </w:r>
          </w:p>
        </w:tc>
      </w:tr>
      <w:tr w:rsidR="00070D6B" w:rsidRPr="0014457C" w14:paraId="0E0DFE74" w14:textId="77777777" w:rsidTr="00064869">
        <w:trPr>
          <w:trHeight w:val="307"/>
        </w:trPr>
        <w:tc>
          <w:tcPr>
            <w:tcW w:w="2060" w:type="dxa"/>
            <w:tcBorders>
              <w:top w:val="single" w:sz="4" w:space="0" w:color="auto"/>
              <w:left w:val="nil"/>
              <w:bottom w:val="single" w:sz="4" w:space="0" w:color="auto"/>
              <w:right w:val="single" w:sz="4" w:space="0" w:color="auto"/>
            </w:tcBorders>
            <w:shd w:val="clear" w:color="auto" w:fill="auto"/>
            <w:vAlign w:val="center"/>
          </w:tcPr>
          <w:p w14:paraId="1C4494D2" w14:textId="77777777" w:rsidR="00070D6B" w:rsidRPr="0014457C" w:rsidRDefault="00070D6B"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w:t>
            </w:r>
          </w:p>
        </w:tc>
      </w:tr>
    </w:tbl>
    <w:p w14:paraId="533ABFC2" w14:textId="77777777" w:rsidR="00070D6B" w:rsidRPr="0014457C" w:rsidRDefault="00070D6B" w:rsidP="00CC6F74">
      <w:pPr>
        <w:tabs>
          <w:tab w:val="left" w:pos="3000"/>
        </w:tabs>
        <w:ind w:left="0"/>
      </w:pPr>
    </w:p>
    <w:p w14:paraId="681C8A59" w14:textId="48F32DF1" w:rsidR="007E396B" w:rsidRPr="0014457C" w:rsidRDefault="00AB7DFD" w:rsidP="002F5CA6">
      <w:pPr>
        <w:pStyle w:val="2"/>
        <w:rPr>
          <w:rFonts w:ascii="微软雅黑" w:hAnsi="微软雅黑"/>
        </w:rPr>
      </w:pPr>
      <w:bookmarkStart w:id="341" w:name="_Toc293477877"/>
      <w:r w:rsidRPr="0014457C">
        <w:rPr>
          <w:rFonts w:ascii="微软雅黑" w:hAnsi="微软雅黑" w:hint="eastAsia"/>
        </w:rPr>
        <w:t>实盘</w:t>
      </w:r>
      <w:r w:rsidR="00C6393D" w:rsidRPr="0014457C">
        <w:rPr>
          <w:rFonts w:ascii="微软雅黑" w:hAnsi="微软雅黑" w:hint="eastAsia"/>
        </w:rPr>
        <w:t>与交易</w:t>
      </w:r>
      <w:bookmarkEnd w:id="341"/>
    </w:p>
    <w:p w14:paraId="6DE489DC" w14:textId="4614C22D" w:rsidR="004D4B8C" w:rsidRPr="0014457C" w:rsidRDefault="004D4B8C" w:rsidP="004D4B8C">
      <w:pPr>
        <w:pStyle w:val="3"/>
        <w:rPr>
          <w:rFonts w:eastAsia="微软雅黑"/>
        </w:rPr>
      </w:pPr>
      <w:bookmarkStart w:id="342" w:name="_Toc293477878"/>
      <w:r w:rsidRPr="0014457C">
        <w:rPr>
          <w:rFonts w:eastAsia="微软雅黑" w:hint="eastAsia"/>
        </w:rPr>
        <w:t>申请实盘</w:t>
      </w:r>
      <w:r w:rsidR="001D0393" w:rsidRPr="0014457C">
        <w:rPr>
          <w:rFonts w:eastAsia="微软雅黑" w:hint="eastAsia"/>
        </w:rPr>
        <w:t>、续期与结算</w:t>
      </w:r>
      <w:bookmarkEnd w:id="342"/>
    </w:p>
    <w:p w14:paraId="61FD0DA2" w14:textId="05FC85A4" w:rsidR="00365D4F" w:rsidRPr="0014457C" w:rsidRDefault="00335A2A" w:rsidP="00DF2921">
      <w:pPr>
        <w:ind w:left="0"/>
      </w:pPr>
      <w:r w:rsidRPr="0014457C">
        <w:rPr>
          <w:rFonts w:hint="eastAsia"/>
        </w:rPr>
        <w:t>用户申请实盘的主流程如下：</w:t>
      </w:r>
    </w:p>
    <w:p w14:paraId="5E7E34FD" w14:textId="42E15DA1" w:rsidR="00335A2A" w:rsidRPr="0014457C" w:rsidRDefault="00335A2A" w:rsidP="00F7629D">
      <w:pPr>
        <w:ind w:left="0" w:firstLineChars="118" w:firstLine="283"/>
      </w:pPr>
      <w:r w:rsidRPr="0014457C">
        <w:rPr>
          <w:noProof/>
        </w:rPr>
        <w:lastRenderedPageBreak/>
        <w:drawing>
          <wp:inline distT="0" distB="0" distL="0" distR="0" wp14:anchorId="13F63006" wp14:editId="30F41A19">
            <wp:extent cx="5600700" cy="1398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962" cy="1398929"/>
                    </a:xfrm>
                    <a:prstGeom prst="rect">
                      <a:avLst/>
                    </a:prstGeom>
                    <a:noFill/>
                    <a:ln>
                      <a:noFill/>
                    </a:ln>
                  </pic:spPr>
                </pic:pic>
              </a:graphicData>
            </a:graphic>
          </wp:inline>
        </w:drawing>
      </w:r>
    </w:p>
    <w:p w14:paraId="2AC3B77C" w14:textId="782F20ED" w:rsidR="00335A2A" w:rsidRPr="0014457C" w:rsidRDefault="00FD43BE" w:rsidP="000F7953">
      <w:pPr>
        <w:pStyle w:val="a7"/>
        <w:numPr>
          <w:ilvl w:val="0"/>
          <w:numId w:val="38"/>
        </w:numPr>
      </w:pPr>
      <w:r w:rsidRPr="0014457C">
        <w:rPr>
          <w:rFonts w:hint="eastAsia"/>
        </w:rPr>
        <w:t>确认实盘申请信息，包括实盘额度、操作品种、操作时限、止损率、利润分配、需要支付的手续费、需要冻结的金额、实盘的延期处理、延期的费用。用户需要同意交易规则与配置服务协议。</w:t>
      </w:r>
    </w:p>
    <w:p w14:paraId="430F1517" w14:textId="4C1706E0" w:rsidR="00FD43BE" w:rsidRPr="0014457C" w:rsidRDefault="00FD43BE" w:rsidP="000F7953">
      <w:pPr>
        <w:pStyle w:val="a7"/>
        <w:numPr>
          <w:ilvl w:val="0"/>
          <w:numId w:val="38"/>
        </w:numPr>
      </w:pPr>
      <w:r w:rsidRPr="0014457C">
        <w:rPr>
          <w:rFonts w:hint="eastAsia"/>
        </w:rPr>
        <w:t>判断用户是否开通资金托管账户，如果没开，流程转向到开通托管账户子流程</w:t>
      </w:r>
    </w:p>
    <w:p w14:paraId="2A6FA607" w14:textId="415931B5" w:rsidR="00FD43BE" w:rsidRPr="0014457C" w:rsidRDefault="00FD43BE" w:rsidP="000F7953">
      <w:pPr>
        <w:pStyle w:val="a7"/>
        <w:numPr>
          <w:ilvl w:val="0"/>
          <w:numId w:val="38"/>
        </w:numPr>
      </w:pPr>
      <w:r w:rsidRPr="0014457C">
        <w:rPr>
          <w:rFonts w:hint="eastAsia"/>
        </w:rPr>
        <w:t>已经开户，是否有足额的</w:t>
      </w:r>
      <w:ins w:id="343" w:author="wang alex" w:date="2015-05-22T20:41:00Z">
        <w:r w:rsidR="0069380C">
          <w:rPr>
            <w:rFonts w:hint="eastAsia"/>
          </w:rPr>
          <w:t>余额（用于冻结保证金）</w:t>
        </w:r>
      </w:ins>
      <w:del w:id="344" w:author="wang alex" w:date="2015-05-22T20:41:00Z">
        <w:r w:rsidRPr="0014457C" w:rsidDel="0069380C">
          <w:rPr>
            <w:rFonts w:hint="eastAsia"/>
          </w:rPr>
          <w:delText>保证金</w:delText>
        </w:r>
      </w:del>
      <w:r w:rsidRPr="0014457C">
        <w:rPr>
          <w:rFonts w:hint="eastAsia"/>
        </w:rPr>
        <w:t>，如果不足，提示无可用额度，并引导进入充值子流程</w:t>
      </w:r>
    </w:p>
    <w:p w14:paraId="489F84AC" w14:textId="202BCEE8" w:rsidR="00FD43BE" w:rsidRPr="0014457C" w:rsidRDefault="00694ECB" w:rsidP="000F7953">
      <w:pPr>
        <w:pStyle w:val="a7"/>
        <w:numPr>
          <w:ilvl w:val="0"/>
          <w:numId w:val="38"/>
        </w:numPr>
      </w:pPr>
      <w:r w:rsidRPr="0014457C">
        <w:rPr>
          <w:rFonts w:hint="eastAsia"/>
        </w:rPr>
        <w:t>足额，</w:t>
      </w:r>
      <w:r w:rsidR="00FD43BE" w:rsidRPr="0014457C">
        <w:rPr>
          <w:rFonts w:hint="eastAsia"/>
        </w:rPr>
        <w:t>冻结保证金</w:t>
      </w:r>
      <w:r w:rsidRPr="0014457C">
        <w:rPr>
          <w:rFonts w:hint="eastAsia"/>
        </w:rPr>
        <w:t>，</w:t>
      </w:r>
      <w:r w:rsidR="00F175D1" w:rsidRPr="0014457C">
        <w:rPr>
          <w:rFonts w:hint="eastAsia"/>
        </w:rPr>
        <w:t>为用户分配额度，创建实盘账户，并在页面中提示用户申请实盘成功</w:t>
      </w:r>
    </w:p>
    <w:p w14:paraId="247B0B1E" w14:textId="6A7A965F" w:rsidR="00F175D1" w:rsidRPr="0014457C" w:rsidRDefault="00F175D1" w:rsidP="000F7953">
      <w:pPr>
        <w:pStyle w:val="a7"/>
        <w:numPr>
          <w:ilvl w:val="0"/>
          <w:numId w:val="38"/>
        </w:numPr>
      </w:pPr>
      <w:r w:rsidRPr="0014457C">
        <w:rPr>
          <w:rFonts w:hint="eastAsia"/>
        </w:rPr>
        <w:t>创建实盘账户时，</w:t>
      </w:r>
      <w:r w:rsidR="00694ECB" w:rsidRPr="0014457C">
        <w:rPr>
          <w:rFonts w:hint="eastAsia"/>
        </w:rPr>
        <w:t>需要绑定交易券商，后期该实盘账户所有的交易都通过绑定的券商完成</w:t>
      </w:r>
    </w:p>
    <w:p w14:paraId="7BE7A129" w14:textId="200BFDD5" w:rsidR="00CA5401" w:rsidRPr="0069380C" w:rsidRDefault="00CA5401" w:rsidP="000F7953">
      <w:pPr>
        <w:pStyle w:val="a7"/>
        <w:numPr>
          <w:ilvl w:val="0"/>
          <w:numId w:val="38"/>
        </w:numPr>
        <w:rPr>
          <w:color w:val="FF0000"/>
          <w:rPrChange w:id="345" w:author="wang alex" w:date="2015-05-22T20:42:00Z">
            <w:rPr/>
          </w:rPrChange>
        </w:rPr>
      </w:pPr>
      <w:r w:rsidRPr="0069380C">
        <w:rPr>
          <w:color w:val="FF0000"/>
          <w:rPrChange w:id="346" w:author="wang alex" w:date="2015-05-22T20:42:00Z">
            <w:rPr/>
          </w:rPrChange>
        </w:rPr>
        <w:t>T</w:t>
      </w:r>
      <w:r w:rsidR="004C3CAC" w:rsidRPr="0069380C">
        <w:rPr>
          <w:color w:val="FF0000"/>
          <w:rPrChange w:id="347" w:author="wang alex" w:date="2015-05-22T20:42:00Z">
            <w:rPr/>
          </w:rPrChange>
        </w:rPr>
        <w:t>+1</w:t>
      </w:r>
      <w:r w:rsidRPr="0069380C">
        <w:rPr>
          <w:rFonts w:hint="eastAsia"/>
          <w:color w:val="FF0000"/>
          <w:rPrChange w:id="348" w:author="wang alex" w:date="2015-05-22T20:42:00Z">
            <w:rPr>
              <w:rFonts w:hint="eastAsia"/>
            </w:rPr>
          </w:rPrChange>
        </w:rPr>
        <w:t>日不收取账户管理费，</w:t>
      </w:r>
      <w:r w:rsidRPr="0069380C">
        <w:rPr>
          <w:color w:val="FF0000"/>
          <w:rPrChange w:id="349" w:author="wang alex" w:date="2015-05-22T20:42:00Z">
            <w:rPr/>
          </w:rPrChange>
        </w:rPr>
        <w:t>T+</w:t>
      </w:r>
      <w:r w:rsidR="004C3CAC" w:rsidRPr="0069380C">
        <w:rPr>
          <w:color w:val="FF0000"/>
          <w:rPrChange w:id="350" w:author="wang alex" w:date="2015-05-22T20:42:00Z">
            <w:rPr/>
          </w:rPrChange>
        </w:rPr>
        <w:t>2</w:t>
      </w:r>
      <w:r w:rsidRPr="0069380C">
        <w:rPr>
          <w:rFonts w:hint="eastAsia"/>
          <w:color w:val="FF0000"/>
          <w:rPrChange w:id="351" w:author="wang alex" w:date="2015-05-22T20:42:00Z">
            <w:rPr>
              <w:rFonts w:hint="eastAsia"/>
            </w:rPr>
          </w:rPrChange>
        </w:rPr>
        <w:t>日</w:t>
      </w:r>
      <w:r w:rsidR="00943724" w:rsidRPr="0069380C">
        <w:rPr>
          <w:rFonts w:hint="eastAsia"/>
          <w:color w:val="FF0000"/>
          <w:rPrChange w:id="352" w:author="wang alex" w:date="2015-05-22T20:42:00Z">
            <w:rPr>
              <w:rFonts w:hint="eastAsia"/>
            </w:rPr>
          </w:rPrChange>
        </w:rPr>
        <w:t>起</w:t>
      </w:r>
      <w:r w:rsidRPr="0069380C">
        <w:rPr>
          <w:rFonts w:hint="eastAsia"/>
          <w:color w:val="FF0000"/>
          <w:rPrChange w:id="353" w:author="wang alex" w:date="2015-05-22T20:42:00Z">
            <w:rPr>
              <w:rFonts w:hint="eastAsia"/>
            </w:rPr>
          </w:rPrChange>
        </w:rPr>
        <w:t>按配置的账户管理费率收取管理费</w:t>
      </w:r>
      <w:ins w:id="354" w:author="wang alex" w:date="2015-05-22T20:42:00Z">
        <w:r w:rsidR="0069380C" w:rsidRPr="0069380C">
          <w:rPr>
            <w:rFonts w:hint="eastAsia"/>
            <w:color w:val="FF0000"/>
            <w:rPrChange w:id="355" w:author="wang alex" w:date="2015-05-22T20:42:00Z">
              <w:rPr>
                <w:rFonts w:hint="eastAsia"/>
              </w:rPr>
            </w:rPrChange>
          </w:rPr>
          <w:t>？</w:t>
        </w:r>
        <w:r w:rsidR="0069380C">
          <w:rPr>
            <w:rFonts w:hint="eastAsia"/>
            <w:color w:val="FF0000"/>
          </w:rPr>
          <w:t>为啥？</w:t>
        </w:r>
      </w:ins>
    </w:p>
    <w:p w14:paraId="2FA8A38E" w14:textId="77777777" w:rsidR="00ED03A7" w:rsidRPr="0014457C" w:rsidRDefault="00ED03A7" w:rsidP="00116F02"/>
    <w:p w14:paraId="2C9DC2F6" w14:textId="77777777" w:rsidR="00732BA5" w:rsidRPr="0014457C" w:rsidRDefault="00732BA5" w:rsidP="00732BA5">
      <w:r w:rsidRPr="0014457C">
        <w:rPr>
          <w:rFonts w:hint="eastAsia"/>
        </w:rPr>
        <w:t>【帐户变动】</w:t>
      </w:r>
    </w:p>
    <w:p w14:paraId="3B4D2272" w14:textId="3AF6E840" w:rsidR="00732BA5" w:rsidRPr="0014457C" w:rsidRDefault="00732BA5" w:rsidP="00732BA5">
      <w:r w:rsidRPr="0014457C">
        <w:rPr>
          <w:rFonts w:hint="eastAsia"/>
        </w:rPr>
        <w:t>场景：配资10000</w:t>
      </w:r>
      <w:r w:rsidRPr="0014457C">
        <w:t>元冻结保证金</w:t>
      </w:r>
      <w:r w:rsidRPr="0014457C">
        <w:rPr>
          <w:rFonts w:hint="eastAsia"/>
        </w:rPr>
        <w:t>2000</w:t>
      </w:r>
      <w:r w:rsidRPr="0014457C">
        <w:t>元</w:t>
      </w:r>
      <w:r w:rsidR="00612720" w:rsidRPr="0014457C">
        <w:rPr>
          <w:rFonts w:hint="eastAsia"/>
        </w:rPr>
        <w:t>。</w:t>
      </w:r>
    </w:p>
    <w:p w14:paraId="192F4968" w14:textId="29C38826" w:rsidR="00732BA5" w:rsidRPr="0014457C" w:rsidRDefault="00732BA5" w:rsidP="00732BA5">
      <w:r w:rsidRPr="0014457C">
        <w:rPr>
          <w:rFonts w:hint="eastAsia"/>
        </w:rPr>
        <w:t>记账科目如下:</w:t>
      </w:r>
    </w:p>
    <w:tbl>
      <w:tblPr>
        <w:tblW w:w="8069" w:type="dxa"/>
        <w:tblInd w:w="392" w:type="dxa"/>
        <w:tblLook w:val="04A0" w:firstRow="1" w:lastRow="0" w:firstColumn="1" w:lastColumn="0" w:noHBand="0" w:noVBand="1"/>
      </w:tblPr>
      <w:tblGrid>
        <w:gridCol w:w="1123"/>
        <w:gridCol w:w="1712"/>
        <w:gridCol w:w="2115"/>
        <w:gridCol w:w="3119"/>
      </w:tblGrid>
      <w:tr w:rsidR="00732BA5" w:rsidRPr="0014457C" w14:paraId="43E907FE" w14:textId="77777777" w:rsidTr="007D5C89">
        <w:trPr>
          <w:trHeight w:val="54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FD40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7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15E1B1"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0124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9F281"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732BA5" w:rsidRPr="0014457C" w14:paraId="578FBB82" w14:textId="77777777" w:rsidTr="007D5C89">
        <w:trPr>
          <w:trHeight w:val="540"/>
        </w:trPr>
        <w:tc>
          <w:tcPr>
            <w:tcW w:w="1123" w:type="dxa"/>
            <w:vMerge w:val="restart"/>
            <w:tcBorders>
              <w:top w:val="nil"/>
              <w:left w:val="single" w:sz="4" w:space="0" w:color="auto"/>
              <w:bottom w:val="single" w:sz="4" w:space="0" w:color="auto"/>
              <w:right w:val="single" w:sz="4" w:space="0" w:color="auto"/>
            </w:tcBorders>
            <w:shd w:val="clear" w:color="auto" w:fill="auto"/>
            <w:vAlign w:val="center"/>
            <w:hideMark/>
          </w:tcPr>
          <w:p w14:paraId="5DE47FE7" w14:textId="77777777" w:rsidR="00732BA5" w:rsidRPr="0014457C" w:rsidRDefault="00732BA5"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托管冻结</w:t>
            </w:r>
          </w:p>
        </w:tc>
        <w:tc>
          <w:tcPr>
            <w:tcW w:w="1712" w:type="dxa"/>
            <w:vMerge w:val="restart"/>
            <w:tcBorders>
              <w:top w:val="nil"/>
              <w:left w:val="single" w:sz="4" w:space="0" w:color="auto"/>
              <w:bottom w:val="single" w:sz="4" w:space="0" w:color="auto"/>
              <w:right w:val="single" w:sz="4" w:space="0" w:color="auto"/>
            </w:tcBorders>
            <w:shd w:val="clear" w:color="auto" w:fill="auto"/>
            <w:vAlign w:val="center"/>
            <w:hideMark/>
          </w:tcPr>
          <w:p w14:paraId="220B9896" w14:textId="5E127742" w:rsidR="00732BA5" w:rsidRPr="0014457C" w:rsidRDefault="00CC33B3" w:rsidP="00943724">
            <w:pPr>
              <w:widowControl/>
              <w:spacing w:after="0"/>
              <w:ind w:left="0"/>
              <w:jc w:val="both"/>
              <w:rPr>
                <w:rFonts w:cs="宋体"/>
                <w:color w:val="000000"/>
                <w:kern w:val="0"/>
                <w:sz w:val="22"/>
                <w:szCs w:val="22"/>
              </w:rPr>
            </w:pPr>
            <w:r w:rsidRPr="0014457C">
              <w:rPr>
                <w:rFonts w:cs="宋体"/>
                <w:color w:val="000000"/>
                <w:kern w:val="0"/>
                <w:sz w:val="22"/>
                <w:szCs w:val="22"/>
              </w:rPr>
              <w:t>2</w:t>
            </w:r>
            <w:r w:rsidR="00732BA5" w:rsidRPr="0014457C">
              <w:rPr>
                <w:rFonts w:cs="宋体" w:hint="eastAsia"/>
                <w:color w:val="000000"/>
                <w:kern w:val="0"/>
                <w:sz w:val="22"/>
                <w:szCs w:val="22"/>
              </w:rPr>
              <w:t>000(保证金)</w:t>
            </w:r>
            <w:r w:rsidR="00943724" w:rsidRPr="0014457C">
              <w:rPr>
                <w:rFonts w:cs="宋体"/>
                <w:color w:val="000000"/>
                <w:kern w:val="0"/>
                <w:sz w:val="22"/>
                <w:szCs w:val="22"/>
              </w:rPr>
              <w:t xml:space="preserve"> </w:t>
            </w:r>
          </w:p>
        </w:tc>
        <w:tc>
          <w:tcPr>
            <w:tcW w:w="2115" w:type="dxa"/>
            <w:tcBorders>
              <w:top w:val="nil"/>
              <w:left w:val="nil"/>
              <w:bottom w:val="single" w:sz="4" w:space="0" w:color="auto"/>
              <w:right w:val="single" w:sz="4" w:space="0" w:color="auto"/>
            </w:tcBorders>
            <w:shd w:val="clear" w:color="auto" w:fill="auto"/>
            <w:vAlign w:val="center"/>
            <w:hideMark/>
          </w:tcPr>
          <w:p w14:paraId="31E979E6" w14:textId="084DF66F"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可用余额变动020101-</w:t>
            </w:r>
          </w:p>
        </w:tc>
        <w:tc>
          <w:tcPr>
            <w:tcW w:w="3119" w:type="dxa"/>
            <w:tcBorders>
              <w:top w:val="nil"/>
              <w:left w:val="nil"/>
              <w:bottom w:val="single" w:sz="4" w:space="0" w:color="auto"/>
              <w:right w:val="single" w:sz="4" w:space="0" w:color="auto"/>
            </w:tcBorders>
            <w:shd w:val="clear" w:color="auto" w:fill="auto"/>
            <w:vAlign w:val="center"/>
            <w:hideMark/>
          </w:tcPr>
          <w:p w14:paraId="64F64A5D" w14:textId="29CE5B70"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可用余额账户-</w:t>
            </w:r>
          </w:p>
        </w:tc>
      </w:tr>
      <w:tr w:rsidR="00732BA5" w:rsidRPr="0014457C" w14:paraId="2AD6C05F" w14:textId="77777777" w:rsidTr="007D5C89">
        <w:trPr>
          <w:trHeight w:val="540"/>
        </w:trPr>
        <w:tc>
          <w:tcPr>
            <w:tcW w:w="1123" w:type="dxa"/>
            <w:vMerge/>
            <w:tcBorders>
              <w:top w:val="nil"/>
              <w:left w:val="single" w:sz="4" w:space="0" w:color="auto"/>
              <w:bottom w:val="single" w:sz="4" w:space="0" w:color="auto"/>
              <w:right w:val="single" w:sz="4" w:space="0" w:color="auto"/>
            </w:tcBorders>
            <w:vAlign w:val="center"/>
            <w:hideMark/>
          </w:tcPr>
          <w:p w14:paraId="40194F61" w14:textId="77777777" w:rsidR="00732BA5" w:rsidRPr="0014457C" w:rsidRDefault="00732BA5" w:rsidP="00A35230">
            <w:pPr>
              <w:widowControl/>
              <w:spacing w:after="0"/>
              <w:ind w:left="0"/>
              <w:jc w:val="both"/>
              <w:rPr>
                <w:rFonts w:cs="宋体"/>
                <w:color w:val="000000"/>
                <w:kern w:val="0"/>
                <w:sz w:val="22"/>
                <w:szCs w:val="22"/>
              </w:rPr>
            </w:pPr>
          </w:p>
        </w:tc>
        <w:tc>
          <w:tcPr>
            <w:tcW w:w="1712" w:type="dxa"/>
            <w:vMerge/>
            <w:tcBorders>
              <w:top w:val="nil"/>
              <w:left w:val="single" w:sz="4" w:space="0" w:color="auto"/>
              <w:bottom w:val="single" w:sz="4" w:space="0" w:color="auto"/>
              <w:right w:val="single" w:sz="4" w:space="0" w:color="auto"/>
            </w:tcBorders>
            <w:vAlign w:val="center"/>
            <w:hideMark/>
          </w:tcPr>
          <w:p w14:paraId="26071E52" w14:textId="77777777" w:rsidR="00732BA5" w:rsidRPr="0014457C" w:rsidRDefault="00732BA5" w:rsidP="00A35230">
            <w:pPr>
              <w:widowControl/>
              <w:spacing w:after="0"/>
              <w:ind w:left="0"/>
              <w:jc w:val="both"/>
              <w:rPr>
                <w:rFonts w:cs="宋体"/>
                <w:color w:val="000000"/>
                <w:kern w:val="0"/>
                <w:sz w:val="22"/>
                <w:szCs w:val="22"/>
              </w:rPr>
            </w:pPr>
          </w:p>
        </w:tc>
        <w:tc>
          <w:tcPr>
            <w:tcW w:w="2115" w:type="dxa"/>
            <w:tcBorders>
              <w:top w:val="nil"/>
              <w:left w:val="nil"/>
              <w:bottom w:val="single" w:sz="4" w:space="0" w:color="auto"/>
              <w:right w:val="single" w:sz="4" w:space="0" w:color="auto"/>
            </w:tcBorders>
            <w:shd w:val="clear" w:color="auto" w:fill="auto"/>
            <w:vAlign w:val="center"/>
            <w:hideMark/>
          </w:tcPr>
          <w:p w14:paraId="7A2300B5" w14:textId="4DBBD499"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冻结变动020102+</w:t>
            </w:r>
          </w:p>
        </w:tc>
        <w:tc>
          <w:tcPr>
            <w:tcW w:w="3119" w:type="dxa"/>
            <w:tcBorders>
              <w:top w:val="nil"/>
              <w:left w:val="nil"/>
              <w:bottom w:val="single" w:sz="4" w:space="0" w:color="auto"/>
              <w:right w:val="single" w:sz="4" w:space="0" w:color="auto"/>
            </w:tcBorders>
            <w:shd w:val="clear" w:color="auto" w:fill="auto"/>
            <w:vAlign w:val="center"/>
            <w:hideMark/>
          </w:tcPr>
          <w:p w14:paraId="2BDF268D" w14:textId="6A64EDE3" w:rsidR="00732BA5" w:rsidRPr="0014457C" w:rsidRDefault="00CC33B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用户</w:t>
            </w:r>
            <w:r w:rsidR="00732BA5" w:rsidRPr="0014457C">
              <w:rPr>
                <w:rFonts w:cs="宋体" w:hint="eastAsia"/>
                <w:color w:val="000000"/>
                <w:kern w:val="0"/>
                <w:sz w:val="22"/>
                <w:szCs w:val="22"/>
              </w:rPr>
              <w:t>冻结账户+</w:t>
            </w:r>
          </w:p>
        </w:tc>
      </w:tr>
      <w:tr w:rsidR="00BA7593" w:rsidRPr="0014457C" w14:paraId="182B9290" w14:textId="77777777" w:rsidTr="007D5C89">
        <w:trPr>
          <w:trHeight w:val="540"/>
        </w:trPr>
        <w:tc>
          <w:tcPr>
            <w:tcW w:w="1123" w:type="dxa"/>
            <w:tcBorders>
              <w:top w:val="nil"/>
              <w:left w:val="single" w:sz="4" w:space="0" w:color="auto"/>
              <w:bottom w:val="single" w:sz="4" w:space="0" w:color="000000"/>
              <w:right w:val="single" w:sz="4" w:space="0" w:color="auto"/>
            </w:tcBorders>
            <w:vAlign w:val="center"/>
          </w:tcPr>
          <w:p w14:paraId="66F7CDE4" w14:textId="6C70C25A" w:rsidR="00BA7593" w:rsidRPr="0014457C" w:rsidRDefault="00BA7593" w:rsidP="00A35230">
            <w:pPr>
              <w:widowControl/>
              <w:spacing w:after="0"/>
              <w:ind w:left="0"/>
              <w:jc w:val="both"/>
              <w:rPr>
                <w:rFonts w:cs="宋体"/>
                <w:color w:val="000000"/>
                <w:kern w:val="0"/>
                <w:sz w:val="22"/>
                <w:szCs w:val="22"/>
              </w:rPr>
            </w:pPr>
            <w:r w:rsidRPr="0014457C">
              <w:rPr>
                <w:rFonts w:cs="宋体" w:hint="eastAsia"/>
                <w:color w:val="000000"/>
                <w:kern w:val="0"/>
                <w:sz w:val="22"/>
                <w:szCs w:val="22"/>
              </w:rPr>
              <w:t>实盘配资</w:t>
            </w:r>
          </w:p>
        </w:tc>
        <w:tc>
          <w:tcPr>
            <w:tcW w:w="1712" w:type="dxa"/>
            <w:tcBorders>
              <w:top w:val="nil"/>
              <w:left w:val="single" w:sz="4" w:space="0" w:color="auto"/>
              <w:bottom w:val="single" w:sz="4" w:space="0" w:color="000000"/>
              <w:right w:val="single" w:sz="4" w:space="0" w:color="auto"/>
            </w:tcBorders>
            <w:vAlign w:val="center"/>
          </w:tcPr>
          <w:p w14:paraId="4BA2993E" w14:textId="087C4583" w:rsidR="00BA7593" w:rsidRPr="0014457C" w:rsidRDefault="00BA7593" w:rsidP="00A35230">
            <w:pPr>
              <w:widowControl/>
              <w:spacing w:after="0"/>
              <w:ind w:left="0"/>
              <w:jc w:val="both"/>
              <w:rPr>
                <w:rFonts w:cs="宋体"/>
                <w:color w:val="000000"/>
                <w:kern w:val="0"/>
                <w:sz w:val="22"/>
                <w:szCs w:val="22"/>
              </w:rPr>
            </w:pPr>
            <w:r w:rsidRPr="0014457C">
              <w:rPr>
                <w:rFonts w:hint="eastAsia"/>
              </w:rPr>
              <w:t>10000</w:t>
            </w:r>
            <w:r w:rsidRPr="0014457C">
              <w:rPr>
                <w:rFonts w:cs="宋体" w:hint="eastAsia"/>
                <w:color w:val="000000"/>
                <w:kern w:val="0"/>
                <w:sz w:val="22"/>
                <w:szCs w:val="22"/>
              </w:rPr>
              <w:t>（</w:t>
            </w:r>
            <w:r w:rsidR="00EE0915" w:rsidRPr="0014457C">
              <w:rPr>
                <w:rFonts w:cs="宋体" w:hint="eastAsia"/>
                <w:color w:val="000000"/>
                <w:kern w:val="0"/>
                <w:sz w:val="22"/>
                <w:szCs w:val="22"/>
              </w:rPr>
              <w:t>实盘</w:t>
            </w:r>
            <w:r w:rsidRPr="0014457C">
              <w:rPr>
                <w:rFonts w:cs="宋体" w:hint="eastAsia"/>
                <w:color w:val="000000"/>
                <w:kern w:val="0"/>
                <w:sz w:val="22"/>
                <w:szCs w:val="22"/>
              </w:rPr>
              <w:t>配资支出）</w:t>
            </w:r>
          </w:p>
        </w:tc>
        <w:tc>
          <w:tcPr>
            <w:tcW w:w="2115" w:type="dxa"/>
            <w:tcBorders>
              <w:top w:val="nil"/>
              <w:left w:val="nil"/>
              <w:bottom w:val="single" w:sz="4" w:space="0" w:color="auto"/>
              <w:right w:val="single" w:sz="4" w:space="0" w:color="auto"/>
            </w:tcBorders>
            <w:shd w:val="clear" w:color="auto" w:fill="auto"/>
            <w:vAlign w:val="center"/>
          </w:tcPr>
          <w:p w14:paraId="37DDAB34" w14:textId="32032AF9" w:rsidR="00BA7593" w:rsidRPr="0014457C" w:rsidRDefault="007D5C89" w:rsidP="007D5C89">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证券实盘配资-A账户010209+</w:t>
            </w:r>
          </w:p>
        </w:tc>
        <w:tc>
          <w:tcPr>
            <w:tcW w:w="3119" w:type="dxa"/>
            <w:tcBorders>
              <w:top w:val="nil"/>
              <w:left w:val="nil"/>
              <w:bottom w:val="single" w:sz="4" w:space="0" w:color="auto"/>
              <w:right w:val="single" w:sz="4" w:space="0" w:color="auto"/>
            </w:tcBorders>
            <w:shd w:val="clear" w:color="auto" w:fill="auto"/>
            <w:vAlign w:val="center"/>
          </w:tcPr>
          <w:p w14:paraId="4DFDAEE6" w14:textId="3E945106" w:rsidR="00BA7593" w:rsidRPr="0014457C" w:rsidRDefault="007D5C89" w:rsidP="007D5C89">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w:t>
            </w:r>
          </w:p>
        </w:tc>
      </w:tr>
    </w:tbl>
    <w:p w14:paraId="0A0F7B34" w14:textId="32B2D076" w:rsidR="00A3136A" w:rsidRPr="0014457C" w:rsidRDefault="00A3136A" w:rsidP="00A3136A">
      <w:pPr>
        <w:rPr>
          <w:ins w:id="356" w:author="wang alex" w:date="2015-05-22T20:51:00Z"/>
        </w:rPr>
      </w:pPr>
      <w:ins w:id="357" w:author="wang alex" w:date="2015-05-22T20:51:00Z">
        <w:r>
          <w:rPr>
            <w:rFonts w:hint="eastAsia"/>
          </w:rPr>
          <w:t>【实盘账户要素</w:t>
        </w:r>
        <w:r w:rsidRPr="0014457C">
          <w:rPr>
            <w:rFonts w:hint="eastAsia"/>
          </w:rPr>
          <w:t>】</w:t>
        </w:r>
      </w:ins>
    </w:p>
    <w:p w14:paraId="557AD40F" w14:textId="77777777" w:rsidR="00732BA5" w:rsidRPr="0014457C" w:rsidRDefault="00732BA5" w:rsidP="00732BA5">
      <w:r w:rsidRPr="0014457C">
        <w:lastRenderedPageBreak/>
        <w:t xml:space="preserve"> </w:t>
      </w:r>
    </w:p>
    <w:tbl>
      <w:tblPr>
        <w:tblStyle w:val="af6"/>
        <w:tblW w:w="0" w:type="auto"/>
        <w:tblInd w:w="227" w:type="dxa"/>
        <w:tblLook w:val="04A0" w:firstRow="1" w:lastRow="0" w:firstColumn="1" w:lastColumn="0" w:noHBand="0" w:noVBand="1"/>
      </w:tblPr>
      <w:tblGrid>
        <w:gridCol w:w="3114"/>
        <w:gridCol w:w="3121"/>
        <w:gridCol w:w="3114"/>
      </w:tblGrid>
      <w:tr w:rsidR="00A3136A" w:rsidRPr="0014457C" w14:paraId="62BE2710" w14:textId="77777777" w:rsidTr="000206C0">
        <w:trPr>
          <w:ins w:id="358" w:author="wang alex" w:date="2015-05-22T20:51:00Z"/>
        </w:trPr>
        <w:tc>
          <w:tcPr>
            <w:tcW w:w="3114" w:type="dxa"/>
          </w:tcPr>
          <w:p w14:paraId="16AA8408" w14:textId="77777777" w:rsidR="00A3136A" w:rsidRPr="0014457C" w:rsidRDefault="00A3136A" w:rsidP="000206C0">
            <w:pPr>
              <w:ind w:left="0"/>
              <w:rPr>
                <w:ins w:id="359" w:author="wang alex" w:date="2015-05-22T20:51:00Z"/>
              </w:rPr>
            </w:pPr>
            <w:ins w:id="360" w:author="wang alex" w:date="2015-05-22T20:51:00Z">
              <w:r w:rsidRPr="0014457C">
                <w:rPr>
                  <w:rFonts w:hint="eastAsia"/>
                </w:rPr>
                <w:t>信息名称</w:t>
              </w:r>
            </w:ins>
          </w:p>
        </w:tc>
        <w:tc>
          <w:tcPr>
            <w:tcW w:w="3121" w:type="dxa"/>
          </w:tcPr>
          <w:p w14:paraId="2697EE17" w14:textId="77777777" w:rsidR="00A3136A" w:rsidRPr="0014457C" w:rsidRDefault="00A3136A" w:rsidP="000206C0">
            <w:pPr>
              <w:ind w:left="0"/>
              <w:rPr>
                <w:ins w:id="361" w:author="wang alex" w:date="2015-05-22T20:51:00Z"/>
              </w:rPr>
            </w:pPr>
            <w:ins w:id="362" w:author="wang alex" w:date="2015-05-22T20:51:00Z">
              <w:r w:rsidRPr="0014457C">
                <w:rPr>
                  <w:rFonts w:hint="eastAsia"/>
                </w:rPr>
                <w:t>解释</w:t>
              </w:r>
            </w:ins>
          </w:p>
        </w:tc>
        <w:tc>
          <w:tcPr>
            <w:tcW w:w="3114" w:type="dxa"/>
          </w:tcPr>
          <w:p w14:paraId="2D95B143" w14:textId="77777777" w:rsidR="00A3136A" w:rsidRPr="0014457C" w:rsidRDefault="00A3136A" w:rsidP="000206C0">
            <w:pPr>
              <w:ind w:left="0"/>
              <w:rPr>
                <w:ins w:id="363" w:author="wang alex" w:date="2015-05-22T20:51:00Z"/>
              </w:rPr>
            </w:pPr>
            <w:ins w:id="364" w:author="wang alex" w:date="2015-05-22T20:51:00Z">
              <w:r w:rsidRPr="0014457C">
                <w:rPr>
                  <w:rFonts w:hint="eastAsia"/>
                </w:rPr>
                <w:t>备注</w:t>
              </w:r>
            </w:ins>
          </w:p>
        </w:tc>
      </w:tr>
      <w:tr w:rsidR="000206C0" w:rsidRPr="0014457C" w14:paraId="51526470" w14:textId="77777777" w:rsidTr="000206C0">
        <w:trPr>
          <w:ins w:id="365" w:author="wang alex" w:date="2015-05-22T20:51:00Z"/>
        </w:trPr>
        <w:tc>
          <w:tcPr>
            <w:tcW w:w="3114" w:type="dxa"/>
          </w:tcPr>
          <w:p w14:paraId="33ED74D8" w14:textId="3E717B0F" w:rsidR="000206C0" w:rsidRPr="0014457C" w:rsidRDefault="00A1454C" w:rsidP="000206C0">
            <w:pPr>
              <w:ind w:left="0"/>
              <w:rPr>
                <w:ins w:id="366" w:author="wang alex" w:date="2015-05-22T20:51:00Z"/>
              </w:rPr>
            </w:pPr>
            <w:ins w:id="367" w:author="wang alex" w:date="2015-05-22T20:59:00Z">
              <w:r>
                <w:rPr>
                  <w:rFonts w:hint="eastAsia"/>
                </w:rPr>
                <w:t>实盘编号</w:t>
              </w:r>
            </w:ins>
          </w:p>
        </w:tc>
        <w:tc>
          <w:tcPr>
            <w:tcW w:w="3121" w:type="dxa"/>
          </w:tcPr>
          <w:p w14:paraId="37A848C1" w14:textId="49C7AA10" w:rsidR="000206C0" w:rsidRPr="000206C0" w:rsidRDefault="000206C0" w:rsidP="000206C0">
            <w:pPr>
              <w:ind w:left="0"/>
              <w:rPr>
                <w:ins w:id="368" w:author="wang alex" w:date="2015-05-22T20:51:00Z"/>
              </w:rPr>
            </w:pPr>
          </w:p>
        </w:tc>
        <w:tc>
          <w:tcPr>
            <w:tcW w:w="3114" w:type="dxa"/>
          </w:tcPr>
          <w:p w14:paraId="4DFBD620" w14:textId="3B0CD779" w:rsidR="000206C0" w:rsidRPr="0014457C" w:rsidRDefault="000206C0" w:rsidP="000206C0">
            <w:pPr>
              <w:ind w:left="0"/>
              <w:rPr>
                <w:ins w:id="369" w:author="wang alex" w:date="2015-05-22T20:51:00Z"/>
              </w:rPr>
            </w:pPr>
          </w:p>
        </w:tc>
      </w:tr>
      <w:tr w:rsidR="00A1454C" w:rsidRPr="0014457C" w14:paraId="46C3DD97" w14:textId="77777777" w:rsidTr="000206C0">
        <w:trPr>
          <w:ins w:id="370" w:author="wang alex" w:date="2015-05-22T20:59:00Z"/>
        </w:trPr>
        <w:tc>
          <w:tcPr>
            <w:tcW w:w="3114" w:type="dxa"/>
          </w:tcPr>
          <w:p w14:paraId="6CE837FA" w14:textId="59E1FC27" w:rsidR="00A1454C" w:rsidRDefault="00A1454C" w:rsidP="000206C0">
            <w:pPr>
              <w:ind w:left="0"/>
              <w:rPr>
                <w:ins w:id="371" w:author="wang alex" w:date="2015-05-22T20:59:00Z"/>
              </w:rPr>
            </w:pPr>
            <w:ins w:id="372" w:author="wang alex" w:date="2015-05-22T20:59:00Z">
              <w:r>
                <w:rPr>
                  <w:rFonts w:hint="eastAsia"/>
                </w:rPr>
                <w:t>实盘额度</w:t>
              </w:r>
            </w:ins>
          </w:p>
        </w:tc>
        <w:tc>
          <w:tcPr>
            <w:tcW w:w="3121" w:type="dxa"/>
          </w:tcPr>
          <w:p w14:paraId="23B85AB9" w14:textId="4D9349EC" w:rsidR="00A1454C" w:rsidRPr="0014457C" w:rsidRDefault="00A1454C" w:rsidP="000206C0">
            <w:pPr>
              <w:ind w:left="0"/>
              <w:rPr>
                <w:ins w:id="373" w:author="wang alex" w:date="2015-05-22T20:59:00Z"/>
              </w:rPr>
            </w:pPr>
            <w:ins w:id="374" w:author="wang alex" w:date="2015-05-22T20:59:00Z">
              <w:r w:rsidRPr="0014457C">
                <w:rPr>
                  <w:rFonts w:hint="eastAsia"/>
                </w:rPr>
                <w:t>实盘额度、操作品种、操作时限、止损率、利润分配、需要支付的手续费、需要冻结的金额、实盘的延期处理、延期的费用</w:t>
              </w:r>
            </w:ins>
          </w:p>
        </w:tc>
        <w:tc>
          <w:tcPr>
            <w:tcW w:w="3114" w:type="dxa"/>
          </w:tcPr>
          <w:p w14:paraId="727D2A12" w14:textId="77777777" w:rsidR="00A1454C" w:rsidRPr="0014457C" w:rsidRDefault="00A1454C" w:rsidP="000206C0">
            <w:pPr>
              <w:ind w:left="0"/>
              <w:rPr>
                <w:ins w:id="375" w:author="wang alex" w:date="2015-05-22T20:59:00Z"/>
              </w:rPr>
            </w:pPr>
          </w:p>
        </w:tc>
      </w:tr>
      <w:tr w:rsidR="00A1454C" w:rsidRPr="0014457C" w14:paraId="532753A5" w14:textId="77777777" w:rsidTr="000206C0">
        <w:trPr>
          <w:ins w:id="376" w:author="wang alex" w:date="2015-05-22T20:51:00Z"/>
        </w:trPr>
        <w:tc>
          <w:tcPr>
            <w:tcW w:w="3114" w:type="dxa"/>
          </w:tcPr>
          <w:p w14:paraId="60E3FC38" w14:textId="2EB307CF" w:rsidR="00A1454C" w:rsidRPr="0014457C" w:rsidRDefault="00A1454C" w:rsidP="000206C0">
            <w:pPr>
              <w:ind w:left="0"/>
              <w:rPr>
                <w:ins w:id="377" w:author="wang alex" w:date="2015-05-22T20:51:00Z"/>
              </w:rPr>
            </w:pPr>
            <w:ins w:id="378" w:author="wang alex" w:date="2015-05-22T20:57:00Z">
              <w:r>
                <w:rPr>
                  <w:rFonts w:hint="eastAsia"/>
                </w:rPr>
                <w:t>保证金</w:t>
              </w:r>
            </w:ins>
          </w:p>
        </w:tc>
        <w:tc>
          <w:tcPr>
            <w:tcW w:w="3121" w:type="dxa"/>
          </w:tcPr>
          <w:p w14:paraId="254FE0E3" w14:textId="337C0ACD" w:rsidR="00A1454C" w:rsidRPr="000206C0" w:rsidRDefault="00A1454C" w:rsidP="000206C0">
            <w:pPr>
              <w:ind w:left="0"/>
              <w:rPr>
                <w:ins w:id="379" w:author="wang alex" w:date="2015-05-22T20:51:00Z"/>
              </w:rPr>
            </w:pPr>
          </w:p>
        </w:tc>
        <w:tc>
          <w:tcPr>
            <w:tcW w:w="3114" w:type="dxa"/>
          </w:tcPr>
          <w:p w14:paraId="04733790" w14:textId="11EF311C" w:rsidR="00A1454C" w:rsidRPr="0014457C" w:rsidRDefault="00A1454C" w:rsidP="000206C0">
            <w:pPr>
              <w:ind w:left="0"/>
              <w:rPr>
                <w:ins w:id="380" w:author="wang alex" w:date="2015-05-22T20:51:00Z"/>
              </w:rPr>
            </w:pPr>
          </w:p>
        </w:tc>
      </w:tr>
      <w:tr w:rsidR="00A1454C" w:rsidRPr="0014457C" w14:paraId="68DB6C0E" w14:textId="77777777" w:rsidTr="000206C0">
        <w:trPr>
          <w:ins w:id="381" w:author="wang alex" w:date="2015-05-22T20:51:00Z"/>
        </w:trPr>
        <w:tc>
          <w:tcPr>
            <w:tcW w:w="3114" w:type="dxa"/>
          </w:tcPr>
          <w:p w14:paraId="26C0D3F5" w14:textId="7C448929" w:rsidR="00A1454C" w:rsidRPr="0014457C" w:rsidRDefault="00A1454C" w:rsidP="000206C0">
            <w:pPr>
              <w:ind w:left="0"/>
              <w:rPr>
                <w:ins w:id="382" w:author="wang alex" w:date="2015-05-22T20:51:00Z"/>
              </w:rPr>
            </w:pPr>
            <w:ins w:id="383" w:author="wang alex" w:date="2015-05-22T20:58:00Z">
              <w:r>
                <w:rPr>
                  <w:rFonts w:hint="eastAsia"/>
                </w:rPr>
                <w:t>交易开始日</w:t>
              </w:r>
            </w:ins>
          </w:p>
        </w:tc>
        <w:tc>
          <w:tcPr>
            <w:tcW w:w="3121" w:type="dxa"/>
          </w:tcPr>
          <w:p w14:paraId="018BF9D4" w14:textId="74414E4B" w:rsidR="00A1454C" w:rsidRPr="000206C0" w:rsidRDefault="00A1454C" w:rsidP="000206C0">
            <w:pPr>
              <w:ind w:left="0"/>
              <w:rPr>
                <w:ins w:id="384" w:author="wang alex" w:date="2015-05-22T20:51:00Z"/>
              </w:rPr>
            </w:pPr>
          </w:p>
        </w:tc>
        <w:tc>
          <w:tcPr>
            <w:tcW w:w="3114" w:type="dxa"/>
          </w:tcPr>
          <w:p w14:paraId="71FBEDB7" w14:textId="15FAAA86" w:rsidR="00A1454C" w:rsidRPr="0014457C" w:rsidRDefault="00A1454C" w:rsidP="000206C0">
            <w:pPr>
              <w:ind w:left="0"/>
              <w:rPr>
                <w:ins w:id="385" w:author="wang alex" w:date="2015-05-22T20:51:00Z"/>
              </w:rPr>
            </w:pPr>
          </w:p>
        </w:tc>
      </w:tr>
      <w:tr w:rsidR="00A1454C" w:rsidRPr="0014457C" w14:paraId="4F527A00" w14:textId="77777777" w:rsidTr="000206C0">
        <w:trPr>
          <w:ins w:id="386" w:author="wang alex" w:date="2015-05-22T20:51:00Z"/>
        </w:trPr>
        <w:tc>
          <w:tcPr>
            <w:tcW w:w="3114" w:type="dxa"/>
          </w:tcPr>
          <w:p w14:paraId="44CD5417" w14:textId="66236CB6" w:rsidR="00A1454C" w:rsidRPr="00A1454C" w:rsidRDefault="00A1454C" w:rsidP="000206C0">
            <w:pPr>
              <w:ind w:left="0"/>
              <w:outlineLvl w:val="0"/>
              <w:rPr>
                <w:ins w:id="387" w:author="wang alex" w:date="2015-05-22T20:51:00Z"/>
              </w:rPr>
            </w:pPr>
            <w:ins w:id="388" w:author="wang alex" w:date="2015-05-22T20:58:00Z">
              <w:r w:rsidRPr="00A1454C">
                <w:rPr>
                  <w:rFonts w:hint="eastAsia"/>
                </w:rPr>
                <w:t>交易结束日</w:t>
              </w:r>
            </w:ins>
          </w:p>
        </w:tc>
        <w:tc>
          <w:tcPr>
            <w:tcW w:w="3121" w:type="dxa"/>
          </w:tcPr>
          <w:p w14:paraId="280AB2CE" w14:textId="73E8E091" w:rsidR="00A1454C" w:rsidRPr="00683531" w:rsidRDefault="00A1454C" w:rsidP="000206C0">
            <w:pPr>
              <w:ind w:left="0"/>
              <w:outlineLvl w:val="0"/>
              <w:rPr>
                <w:ins w:id="389" w:author="wang alex" w:date="2015-05-22T20:51:00Z"/>
                <w:strike/>
              </w:rPr>
            </w:pPr>
          </w:p>
        </w:tc>
        <w:tc>
          <w:tcPr>
            <w:tcW w:w="3114" w:type="dxa"/>
          </w:tcPr>
          <w:p w14:paraId="15FE1403" w14:textId="77777777" w:rsidR="00A1454C" w:rsidRPr="00683531" w:rsidRDefault="00A1454C" w:rsidP="000206C0">
            <w:pPr>
              <w:ind w:left="0"/>
              <w:rPr>
                <w:ins w:id="390" w:author="wang alex" w:date="2015-05-22T20:51:00Z"/>
                <w:strike/>
                <w:color w:val="548DD4" w:themeColor="text2" w:themeTint="99"/>
              </w:rPr>
            </w:pPr>
          </w:p>
        </w:tc>
      </w:tr>
    </w:tbl>
    <w:p w14:paraId="26F16B34" w14:textId="77777777" w:rsidR="00A3136A" w:rsidRDefault="00A3136A" w:rsidP="00740B3C">
      <w:pPr>
        <w:rPr>
          <w:ins w:id="391" w:author="wang alex" w:date="2015-05-22T20:51:00Z"/>
        </w:rPr>
      </w:pPr>
    </w:p>
    <w:p w14:paraId="58C8A4F0" w14:textId="2B7EF1B3" w:rsidR="00740B3C" w:rsidRPr="0014457C" w:rsidRDefault="00740B3C" w:rsidP="00740B3C">
      <w:r w:rsidRPr="0014457C">
        <w:rPr>
          <w:rFonts w:hint="eastAsia"/>
        </w:rPr>
        <w:t>【帐户自动续期】</w:t>
      </w:r>
    </w:p>
    <w:p w14:paraId="2CDA9666" w14:textId="5FB2247E" w:rsidR="00740B3C" w:rsidRPr="0014457C" w:rsidRDefault="000A0773" w:rsidP="000F7953">
      <w:pPr>
        <w:pStyle w:val="a7"/>
        <w:numPr>
          <w:ilvl w:val="0"/>
          <w:numId w:val="41"/>
        </w:numPr>
      </w:pPr>
      <w:r w:rsidRPr="0014457C">
        <w:rPr>
          <w:rFonts w:hint="eastAsia"/>
        </w:rPr>
        <w:t>自</w:t>
      </w:r>
      <w:r w:rsidR="004C3CAC" w:rsidRPr="0014457C">
        <w:rPr>
          <w:rFonts w:hint="eastAsia"/>
        </w:rPr>
        <w:t>T+2</w:t>
      </w:r>
      <w:r w:rsidRPr="0014457C">
        <w:rPr>
          <w:rFonts w:hint="eastAsia"/>
        </w:rPr>
        <w:t>日开始为自动续期，每日续期需收取手续费</w:t>
      </w:r>
    </w:p>
    <w:p w14:paraId="3FF911CA" w14:textId="19F9D241" w:rsidR="000A0773" w:rsidRPr="0014457C" w:rsidRDefault="000A0773" w:rsidP="000F7953">
      <w:pPr>
        <w:pStyle w:val="a7"/>
        <w:numPr>
          <w:ilvl w:val="0"/>
          <w:numId w:val="41"/>
        </w:numPr>
      </w:pPr>
      <w:r w:rsidRPr="0014457C">
        <w:rPr>
          <w:rFonts w:hint="eastAsia"/>
        </w:rPr>
        <w:t>场景：用户配资10000元，续期费用按0.15%收取，则每日续期费用为15元</w:t>
      </w:r>
    </w:p>
    <w:p w14:paraId="2003C62E" w14:textId="59342BED" w:rsidR="000A0773" w:rsidRPr="0014457C" w:rsidRDefault="000A0773" w:rsidP="000F7953">
      <w:pPr>
        <w:pStyle w:val="a7"/>
        <w:numPr>
          <w:ilvl w:val="0"/>
          <w:numId w:val="41"/>
        </w:numPr>
      </w:pPr>
      <w:r w:rsidRPr="0014457C">
        <w:rPr>
          <w:rFonts w:hint="eastAsia"/>
        </w:rPr>
        <w:t>支付方式为从用户的实盘账户中扣除，表现为用户的受益明细中，有一条续期费用支出明细</w:t>
      </w:r>
    </w:p>
    <w:p w14:paraId="134BFFDB" w14:textId="3572A90F" w:rsidR="000A0773" w:rsidRPr="0014457C" w:rsidRDefault="000A0773" w:rsidP="000A0773">
      <w:r w:rsidRPr="0014457C">
        <w:rPr>
          <w:rFonts w:hint="eastAsia"/>
        </w:rPr>
        <w:t>【帐户续期记账科目】</w:t>
      </w:r>
    </w:p>
    <w:tbl>
      <w:tblPr>
        <w:tblW w:w="8069" w:type="dxa"/>
        <w:tblInd w:w="392" w:type="dxa"/>
        <w:tblLook w:val="04A0" w:firstRow="1" w:lastRow="0" w:firstColumn="1" w:lastColumn="0" w:noHBand="0" w:noVBand="1"/>
      </w:tblPr>
      <w:tblGrid>
        <w:gridCol w:w="1123"/>
        <w:gridCol w:w="2126"/>
        <w:gridCol w:w="1701"/>
        <w:gridCol w:w="3119"/>
      </w:tblGrid>
      <w:tr w:rsidR="000A0773" w:rsidRPr="0014457C" w14:paraId="350C3242" w14:textId="77777777" w:rsidTr="00184DA3">
        <w:trPr>
          <w:trHeight w:val="540"/>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F1CB1"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1C95BC"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90232"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61B24" w14:textId="7777777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0A0773" w:rsidRPr="0014457C" w14:paraId="1E342D30" w14:textId="77777777" w:rsidTr="00184DA3">
        <w:trPr>
          <w:trHeight w:val="540"/>
        </w:trPr>
        <w:tc>
          <w:tcPr>
            <w:tcW w:w="1123" w:type="dxa"/>
            <w:tcBorders>
              <w:top w:val="nil"/>
              <w:left w:val="single" w:sz="4" w:space="0" w:color="auto"/>
              <w:bottom w:val="single" w:sz="4" w:space="0" w:color="auto"/>
              <w:right w:val="single" w:sz="4" w:space="0" w:color="auto"/>
            </w:tcBorders>
            <w:shd w:val="clear" w:color="auto" w:fill="auto"/>
            <w:vAlign w:val="center"/>
            <w:hideMark/>
          </w:tcPr>
          <w:p w14:paraId="2FF0E352" w14:textId="08869B4C"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账户续期</w:t>
            </w:r>
          </w:p>
        </w:tc>
        <w:tc>
          <w:tcPr>
            <w:tcW w:w="2126" w:type="dxa"/>
            <w:tcBorders>
              <w:top w:val="nil"/>
              <w:left w:val="single" w:sz="4" w:space="0" w:color="auto"/>
              <w:bottom w:val="single" w:sz="4" w:space="0" w:color="auto"/>
              <w:right w:val="single" w:sz="4" w:space="0" w:color="auto"/>
            </w:tcBorders>
            <w:shd w:val="clear" w:color="auto" w:fill="auto"/>
            <w:vAlign w:val="center"/>
            <w:hideMark/>
          </w:tcPr>
          <w:p w14:paraId="474D965B" w14:textId="31EF8037" w:rsidR="000A0773" w:rsidRPr="0014457C" w:rsidRDefault="000A077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15(账户管理费)</w:t>
            </w:r>
            <w:r w:rsidRPr="0014457C">
              <w:rPr>
                <w:rFonts w:cs="宋体"/>
                <w:color w:val="000000"/>
                <w:kern w:val="0"/>
                <w:sz w:val="22"/>
                <w:szCs w:val="22"/>
              </w:rPr>
              <w:t xml:space="preserve"> </w:t>
            </w:r>
          </w:p>
        </w:tc>
        <w:tc>
          <w:tcPr>
            <w:tcW w:w="1701" w:type="dxa"/>
            <w:tcBorders>
              <w:top w:val="nil"/>
              <w:left w:val="nil"/>
              <w:bottom w:val="single" w:sz="4" w:space="0" w:color="auto"/>
              <w:right w:val="single" w:sz="4" w:space="0" w:color="auto"/>
            </w:tcBorders>
            <w:shd w:val="clear" w:color="auto" w:fill="auto"/>
            <w:vAlign w:val="center"/>
            <w:hideMark/>
          </w:tcPr>
          <w:p w14:paraId="068E0B89" w14:textId="77C64E13" w:rsidR="000A0773" w:rsidRPr="0014457C" w:rsidRDefault="002D37D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r w:rsidR="000A0773" w:rsidRPr="0014457C">
              <w:rPr>
                <w:rFonts w:cs="宋体" w:hint="eastAsia"/>
                <w:color w:val="000000"/>
                <w:kern w:val="0"/>
                <w:sz w:val="22"/>
                <w:szCs w:val="22"/>
              </w:rPr>
              <w:t>-</w:t>
            </w:r>
          </w:p>
        </w:tc>
        <w:tc>
          <w:tcPr>
            <w:tcW w:w="3119" w:type="dxa"/>
            <w:tcBorders>
              <w:top w:val="nil"/>
              <w:left w:val="nil"/>
              <w:bottom w:val="single" w:sz="4" w:space="0" w:color="auto"/>
              <w:right w:val="single" w:sz="4" w:space="0" w:color="auto"/>
            </w:tcBorders>
            <w:shd w:val="clear" w:color="auto" w:fill="auto"/>
            <w:vAlign w:val="center"/>
            <w:hideMark/>
          </w:tcPr>
          <w:p w14:paraId="125D3E85" w14:textId="264BBFE1" w:rsidR="000A0773" w:rsidRPr="0014457C" w:rsidRDefault="002D37D3" w:rsidP="000A077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r w:rsidR="000A0773" w:rsidRPr="0014457C">
              <w:rPr>
                <w:rFonts w:cs="宋体" w:hint="eastAsia"/>
                <w:color w:val="000000"/>
                <w:kern w:val="0"/>
                <w:sz w:val="22"/>
                <w:szCs w:val="22"/>
              </w:rPr>
              <w:t>-</w:t>
            </w:r>
          </w:p>
        </w:tc>
      </w:tr>
    </w:tbl>
    <w:p w14:paraId="7456E9B9" w14:textId="77777777" w:rsidR="000A0773" w:rsidRPr="0014457C" w:rsidRDefault="000A0773" w:rsidP="000A0773"/>
    <w:p w14:paraId="57EABB34" w14:textId="16876AC8" w:rsidR="000A0773" w:rsidRPr="0014457C" w:rsidRDefault="000A0773" w:rsidP="000A0773">
      <w:r w:rsidRPr="0014457C">
        <w:rPr>
          <w:rFonts w:hint="eastAsia"/>
        </w:rPr>
        <w:t>【帐户清结算】</w:t>
      </w:r>
    </w:p>
    <w:p w14:paraId="45515472" w14:textId="511EEE7F" w:rsidR="000A0773" w:rsidRPr="0014457C" w:rsidRDefault="000A0773" w:rsidP="000F7953">
      <w:pPr>
        <w:pStyle w:val="a7"/>
        <w:numPr>
          <w:ilvl w:val="0"/>
          <w:numId w:val="42"/>
        </w:numPr>
      </w:pPr>
      <w:r w:rsidRPr="0014457C">
        <w:rPr>
          <w:rFonts w:hint="eastAsia"/>
        </w:rPr>
        <w:t>当T日实盘账户</w:t>
      </w:r>
      <w:r w:rsidR="004C3CAC" w:rsidRPr="0014457C">
        <w:rPr>
          <w:rFonts w:hint="eastAsia"/>
        </w:rPr>
        <w:t>收盘后</w:t>
      </w:r>
      <w:r w:rsidRPr="0014457C">
        <w:rPr>
          <w:rFonts w:hint="eastAsia"/>
        </w:rPr>
        <w:t>未持有任何股票时，并T日已收盘，则T日16点以后开始进行账户清算</w:t>
      </w:r>
    </w:p>
    <w:p w14:paraId="49732283" w14:textId="67B90EC3" w:rsidR="000F7953" w:rsidRPr="0014457C" w:rsidRDefault="000A0773" w:rsidP="000F7953">
      <w:pPr>
        <w:pStyle w:val="a7"/>
        <w:numPr>
          <w:ilvl w:val="0"/>
          <w:numId w:val="42"/>
        </w:numPr>
      </w:pPr>
      <w:r w:rsidRPr="0014457C">
        <w:rPr>
          <w:rFonts w:hint="eastAsia"/>
        </w:rPr>
        <w:t>清算时，用户的收益＝实盘账户总资产-配资额度。若盈利，则</w:t>
      </w:r>
      <w:r w:rsidRPr="007128A0">
        <w:rPr>
          <w:rFonts w:hint="eastAsia"/>
          <w:color w:val="FF0000"/>
          <w:rPrChange w:id="392" w:author="wang alex" w:date="2015-05-22T20:48:00Z">
            <w:rPr>
              <w:rFonts w:hint="eastAsia"/>
            </w:rPr>
          </w:rPrChange>
        </w:rPr>
        <w:t>增加用户相应额度</w:t>
      </w:r>
      <w:r w:rsidRPr="007128A0">
        <w:rPr>
          <w:rFonts w:hint="eastAsia"/>
          <w:color w:val="FF0000"/>
          <w:rPrChange w:id="393" w:author="wang alex" w:date="2015-05-22T20:48:00Z">
            <w:rPr>
              <w:rFonts w:hint="eastAsia"/>
            </w:rPr>
          </w:rPrChange>
        </w:rPr>
        <w:lastRenderedPageBreak/>
        <w:t>的保证金</w:t>
      </w:r>
      <w:ins w:id="394" w:author="wang alex" w:date="2015-05-22T20:48:00Z">
        <w:r w:rsidR="007128A0">
          <w:rPr>
            <w:rFonts w:hint="eastAsia"/>
          </w:rPr>
          <w:t>（逻辑有点乱）</w:t>
        </w:r>
      </w:ins>
      <w:r w:rsidR="000F7953" w:rsidRPr="0014457C">
        <w:rPr>
          <w:rFonts w:hint="eastAsia"/>
        </w:rPr>
        <w:t>，并解冻申请实盘时冻结的保证金；若亏损，则解冻申请实盘时的保证金并扣除亏损部分</w:t>
      </w:r>
    </w:p>
    <w:p w14:paraId="60EA1090" w14:textId="49869046" w:rsidR="007D7E81" w:rsidRPr="0014457C" w:rsidRDefault="007D7E81" w:rsidP="000F7953">
      <w:pPr>
        <w:pStyle w:val="a7"/>
        <w:numPr>
          <w:ilvl w:val="0"/>
          <w:numId w:val="42"/>
        </w:numPr>
        <w:rPr>
          <w:color w:val="FF0000"/>
        </w:rPr>
      </w:pPr>
      <w:r w:rsidRPr="0014457C">
        <w:rPr>
          <w:rFonts w:hint="eastAsia"/>
          <w:color w:val="FF0000"/>
        </w:rPr>
        <w:t>【结算时账户盈利+】</w:t>
      </w:r>
    </w:p>
    <w:p w14:paraId="096C43BE" w14:textId="6645E2A7" w:rsidR="007D7E81" w:rsidRPr="0014457C" w:rsidRDefault="007D7E81" w:rsidP="000F7953">
      <w:r w:rsidRPr="0014457C">
        <w:rPr>
          <w:rFonts w:hint="eastAsia"/>
        </w:rPr>
        <w:t>场景：用户配资10000，结算时总资产为10800，用户的收益＝10800-10000=800，用户盈利 800.</w:t>
      </w:r>
    </w:p>
    <w:p w14:paraId="1EF748E1" w14:textId="7FBB097A" w:rsidR="000F7953" w:rsidRPr="0014457C" w:rsidRDefault="000F7953" w:rsidP="000F7953">
      <w:r w:rsidRPr="0014457C">
        <w:rPr>
          <w:rFonts w:hint="eastAsia"/>
        </w:rPr>
        <w:t>【帐户清结算记账科目】</w:t>
      </w:r>
    </w:p>
    <w:p w14:paraId="7325FA8A" w14:textId="1FBC9A7B" w:rsidR="007D7E81" w:rsidRPr="0014457C" w:rsidRDefault="007D7E81" w:rsidP="000F7953">
      <w:r w:rsidRPr="0014457C">
        <w:rPr>
          <w:rFonts w:hint="eastAsia"/>
        </w:rPr>
        <w:t>T+1日后将用户的盈利结算至保证金账户</w:t>
      </w:r>
    </w:p>
    <w:tbl>
      <w:tblPr>
        <w:tblW w:w="80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854"/>
        <w:gridCol w:w="1973"/>
        <w:gridCol w:w="3119"/>
      </w:tblGrid>
      <w:tr w:rsidR="000F7953" w:rsidRPr="0014457C" w14:paraId="03149D6E" w14:textId="77777777" w:rsidTr="008C3249">
        <w:trPr>
          <w:trHeight w:val="540"/>
        </w:trPr>
        <w:tc>
          <w:tcPr>
            <w:tcW w:w="1123" w:type="dxa"/>
            <w:shd w:val="clear" w:color="auto" w:fill="auto"/>
            <w:vAlign w:val="center"/>
            <w:hideMark/>
          </w:tcPr>
          <w:p w14:paraId="5AAF5C18"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854" w:type="dxa"/>
            <w:shd w:val="clear" w:color="auto" w:fill="auto"/>
            <w:vAlign w:val="center"/>
            <w:hideMark/>
          </w:tcPr>
          <w:p w14:paraId="146CE4DB"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973" w:type="dxa"/>
            <w:shd w:val="clear" w:color="auto" w:fill="auto"/>
            <w:vAlign w:val="center"/>
            <w:hideMark/>
          </w:tcPr>
          <w:p w14:paraId="30945AC2"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466A9CF8" w14:textId="77777777" w:rsidR="000F7953" w:rsidRPr="0014457C" w:rsidRDefault="000F7953"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871DCC" w:rsidRPr="0014457C" w14:paraId="24185AFC" w14:textId="77777777" w:rsidTr="00871DCC">
        <w:trPr>
          <w:trHeight w:val="639"/>
        </w:trPr>
        <w:tc>
          <w:tcPr>
            <w:tcW w:w="1123" w:type="dxa"/>
            <w:vMerge w:val="restart"/>
            <w:shd w:val="clear" w:color="auto" w:fill="auto"/>
            <w:vAlign w:val="center"/>
          </w:tcPr>
          <w:p w14:paraId="72F39B0E" w14:textId="755DB1A7" w:rsidR="00871DCC" w:rsidRPr="0014457C" w:rsidRDefault="00871DCC"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实盘结算</w:t>
            </w:r>
          </w:p>
        </w:tc>
        <w:tc>
          <w:tcPr>
            <w:tcW w:w="1854" w:type="dxa"/>
            <w:shd w:val="clear" w:color="auto" w:fill="auto"/>
            <w:vAlign w:val="center"/>
          </w:tcPr>
          <w:p w14:paraId="06905170" w14:textId="58F708F5" w:rsidR="00871DCC" w:rsidRPr="0014457C" w:rsidRDefault="00871DCC" w:rsidP="00EE0915">
            <w:pPr>
              <w:widowControl/>
              <w:spacing w:after="0"/>
              <w:ind w:left="0"/>
              <w:jc w:val="both"/>
              <w:rPr>
                <w:rFonts w:cs="宋体"/>
                <w:color w:val="000000"/>
                <w:kern w:val="0"/>
                <w:sz w:val="22"/>
                <w:szCs w:val="22"/>
              </w:rPr>
            </w:pPr>
            <w:r w:rsidRPr="0014457C">
              <w:rPr>
                <w:rFonts w:hint="eastAsia"/>
              </w:rPr>
              <w:t>10000-0=10000</w:t>
            </w:r>
            <w:r w:rsidRPr="0014457C">
              <w:rPr>
                <w:rFonts w:cs="宋体" w:hint="eastAsia"/>
                <w:color w:val="000000"/>
                <w:kern w:val="0"/>
                <w:sz w:val="22"/>
                <w:szCs w:val="22"/>
              </w:rPr>
              <w:t>（减去亏损部分，实盘结算收入）</w:t>
            </w:r>
          </w:p>
        </w:tc>
        <w:tc>
          <w:tcPr>
            <w:tcW w:w="1973" w:type="dxa"/>
            <w:shd w:val="clear" w:color="auto" w:fill="auto"/>
            <w:vAlign w:val="center"/>
          </w:tcPr>
          <w:p w14:paraId="6990F826" w14:textId="65BF6569"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证券实盘配资-A账户010209-</w:t>
            </w:r>
          </w:p>
        </w:tc>
        <w:tc>
          <w:tcPr>
            <w:tcW w:w="3119" w:type="dxa"/>
            <w:shd w:val="clear" w:color="auto" w:fill="auto"/>
            <w:vAlign w:val="center"/>
          </w:tcPr>
          <w:p w14:paraId="798CA810" w14:textId="51D53F14"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w:t>
            </w:r>
          </w:p>
        </w:tc>
      </w:tr>
      <w:tr w:rsidR="00871DCC" w:rsidRPr="0014457C" w14:paraId="03E47EBE" w14:textId="77777777" w:rsidTr="00871DCC">
        <w:trPr>
          <w:trHeight w:val="308"/>
        </w:trPr>
        <w:tc>
          <w:tcPr>
            <w:tcW w:w="1123" w:type="dxa"/>
            <w:vMerge/>
            <w:shd w:val="clear" w:color="auto" w:fill="auto"/>
            <w:vAlign w:val="center"/>
          </w:tcPr>
          <w:p w14:paraId="4E2E5DC8" w14:textId="77777777" w:rsidR="00871DCC" w:rsidRPr="0014457C" w:rsidRDefault="00871DCC" w:rsidP="006240FF">
            <w:pPr>
              <w:widowControl/>
              <w:spacing w:after="0"/>
              <w:ind w:left="0"/>
              <w:jc w:val="both"/>
              <w:rPr>
                <w:rFonts w:cs="宋体"/>
                <w:color w:val="000000"/>
                <w:kern w:val="0"/>
                <w:sz w:val="22"/>
                <w:szCs w:val="22"/>
              </w:rPr>
            </w:pPr>
          </w:p>
        </w:tc>
        <w:tc>
          <w:tcPr>
            <w:tcW w:w="1854" w:type="dxa"/>
            <w:vMerge w:val="restart"/>
            <w:shd w:val="clear" w:color="auto" w:fill="auto"/>
            <w:vAlign w:val="center"/>
          </w:tcPr>
          <w:p w14:paraId="63D0A7EE" w14:textId="01AB4B7A" w:rsidR="00871DCC" w:rsidRPr="0014457C" w:rsidRDefault="00871DCC" w:rsidP="00EE0915">
            <w:pPr>
              <w:widowControl/>
              <w:spacing w:after="0"/>
              <w:ind w:left="0"/>
              <w:jc w:val="both"/>
            </w:pPr>
            <w:r w:rsidRPr="0014457C">
              <w:rPr>
                <w:rFonts w:cs="宋体" w:hint="eastAsia"/>
                <w:color w:val="000000"/>
                <w:kern w:val="0"/>
                <w:sz w:val="22"/>
                <w:szCs w:val="22"/>
              </w:rPr>
              <w:t>800（待结转盈利挂账）</w:t>
            </w:r>
          </w:p>
        </w:tc>
        <w:tc>
          <w:tcPr>
            <w:tcW w:w="1973" w:type="dxa"/>
            <w:shd w:val="clear" w:color="auto" w:fill="auto"/>
            <w:vAlign w:val="center"/>
          </w:tcPr>
          <w:p w14:paraId="56C75357" w14:textId="5FEAF356"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待结转用户盈利-A账户010202+</w:t>
            </w:r>
          </w:p>
        </w:tc>
        <w:tc>
          <w:tcPr>
            <w:tcW w:w="3119" w:type="dxa"/>
            <w:shd w:val="clear" w:color="auto" w:fill="auto"/>
            <w:vAlign w:val="center"/>
          </w:tcPr>
          <w:p w14:paraId="37D51071" w14:textId="77777777" w:rsidR="00871DCC" w:rsidRPr="0014457C" w:rsidRDefault="00871DCC" w:rsidP="00424FBB">
            <w:pPr>
              <w:widowControl/>
              <w:spacing w:after="0"/>
              <w:ind w:left="0"/>
              <w:jc w:val="both"/>
              <w:rPr>
                <w:rFonts w:cs="宋体"/>
                <w:color w:val="000000"/>
                <w:kern w:val="0"/>
                <w:sz w:val="22"/>
                <w:szCs w:val="22"/>
              </w:rPr>
            </w:pPr>
          </w:p>
        </w:tc>
      </w:tr>
      <w:tr w:rsidR="00871DCC" w:rsidRPr="0014457C" w14:paraId="7CEB8462" w14:textId="77777777" w:rsidTr="008C3249">
        <w:trPr>
          <w:trHeight w:val="307"/>
        </w:trPr>
        <w:tc>
          <w:tcPr>
            <w:tcW w:w="1123" w:type="dxa"/>
            <w:vMerge/>
            <w:shd w:val="clear" w:color="auto" w:fill="auto"/>
            <w:vAlign w:val="center"/>
          </w:tcPr>
          <w:p w14:paraId="5D57D6AC" w14:textId="77777777" w:rsidR="00871DCC" w:rsidRPr="0014457C" w:rsidRDefault="00871DCC"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0DD36D8A" w14:textId="77777777" w:rsidR="00871DCC" w:rsidRPr="0014457C" w:rsidRDefault="00871DCC" w:rsidP="00EE0915">
            <w:pPr>
              <w:widowControl/>
              <w:spacing w:after="0"/>
              <w:ind w:left="0"/>
              <w:jc w:val="both"/>
              <w:rPr>
                <w:rFonts w:cs="宋体"/>
                <w:color w:val="000000"/>
                <w:kern w:val="0"/>
                <w:sz w:val="22"/>
                <w:szCs w:val="22"/>
              </w:rPr>
            </w:pPr>
          </w:p>
        </w:tc>
        <w:tc>
          <w:tcPr>
            <w:tcW w:w="1973" w:type="dxa"/>
            <w:shd w:val="clear" w:color="auto" w:fill="auto"/>
            <w:vAlign w:val="center"/>
          </w:tcPr>
          <w:p w14:paraId="031DED93" w14:textId="0FE8320C"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用户盈利账户变动020108+</w:t>
            </w:r>
          </w:p>
        </w:tc>
        <w:tc>
          <w:tcPr>
            <w:tcW w:w="3119" w:type="dxa"/>
            <w:shd w:val="clear" w:color="auto" w:fill="auto"/>
            <w:vAlign w:val="center"/>
          </w:tcPr>
          <w:p w14:paraId="2E2FDAD9" w14:textId="4286D452"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用户盈利账户+</w:t>
            </w:r>
          </w:p>
        </w:tc>
      </w:tr>
      <w:tr w:rsidR="00871DCC" w:rsidRPr="0014457C" w14:paraId="33AFC98B" w14:textId="77777777" w:rsidTr="008C3249">
        <w:trPr>
          <w:trHeight w:val="307"/>
        </w:trPr>
        <w:tc>
          <w:tcPr>
            <w:tcW w:w="1123" w:type="dxa"/>
            <w:vMerge w:val="restart"/>
            <w:shd w:val="clear" w:color="auto" w:fill="auto"/>
            <w:vAlign w:val="center"/>
          </w:tcPr>
          <w:p w14:paraId="6F2E90DC" w14:textId="07D404A8" w:rsidR="00871DCC" w:rsidRPr="0014457C" w:rsidRDefault="00871DCC"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托管解冻</w:t>
            </w:r>
          </w:p>
        </w:tc>
        <w:tc>
          <w:tcPr>
            <w:tcW w:w="1854" w:type="dxa"/>
            <w:vMerge w:val="restart"/>
            <w:shd w:val="clear" w:color="auto" w:fill="auto"/>
            <w:vAlign w:val="center"/>
          </w:tcPr>
          <w:p w14:paraId="68783145" w14:textId="6BC344D8" w:rsidR="00871DCC" w:rsidRPr="0014457C" w:rsidRDefault="00871DCC" w:rsidP="00EE0915">
            <w:pPr>
              <w:widowControl/>
              <w:spacing w:after="0"/>
              <w:ind w:left="0"/>
              <w:jc w:val="both"/>
            </w:pPr>
            <w:r w:rsidRPr="0014457C">
              <w:rPr>
                <w:rFonts w:cs="宋体" w:hint="eastAsia"/>
                <w:color w:val="000000"/>
                <w:kern w:val="0"/>
                <w:sz w:val="22"/>
                <w:szCs w:val="22"/>
              </w:rPr>
              <w:t>2000(原保证金)</w:t>
            </w:r>
            <w:r w:rsidRPr="0014457C">
              <w:rPr>
                <w:rFonts w:cs="宋体"/>
                <w:color w:val="000000"/>
                <w:kern w:val="0"/>
                <w:sz w:val="22"/>
                <w:szCs w:val="22"/>
              </w:rPr>
              <w:t xml:space="preserve"> </w:t>
            </w:r>
          </w:p>
        </w:tc>
        <w:tc>
          <w:tcPr>
            <w:tcW w:w="1973" w:type="dxa"/>
            <w:shd w:val="clear" w:color="auto" w:fill="auto"/>
            <w:vAlign w:val="center"/>
          </w:tcPr>
          <w:p w14:paraId="66071847" w14:textId="3D350BEE"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用户冻结变动020102-</w:t>
            </w:r>
          </w:p>
        </w:tc>
        <w:tc>
          <w:tcPr>
            <w:tcW w:w="3119" w:type="dxa"/>
            <w:shd w:val="clear" w:color="auto" w:fill="auto"/>
            <w:vAlign w:val="center"/>
          </w:tcPr>
          <w:p w14:paraId="393B516E" w14:textId="37176DDF"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用户冻结账户-</w:t>
            </w:r>
          </w:p>
        </w:tc>
      </w:tr>
      <w:tr w:rsidR="00871DCC" w:rsidRPr="0014457C" w14:paraId="47FCE0E1" w14:textId="77777777" w:rsidTr="008C3249">
        <w:trPr>
          <w:trHeight w:val="307"/>
        </w:trPr>
        <w:tc>
          <w:tcPr>
            <w:tcW w:w="1123" w:type="dxa"/>
            <w:vMerge/>
            <w:shd w:val="clear" w:color="auto" w:fill="auto"/>
            <w:vAlign w:val="center"/>
          </w:tcPr>
          <w:p w14:paraId="0BA45020" w14:textId="77777777" w:rsidR="00871DCC" w:rsidRPr="0014457C" w:rsidRDefault="00871DCC"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39A29E89" w14:textId="77777777" w:rsidR="00871DCC" w:rsidRPr="0014457C" w:rsidRDefault="00871DCC" w:rsidP="00EE0915">
            <w:pPr>
              <w:widowControl/>
              <w:spacing w:after="0"/>
              <w:ind w:left="0"/>
              <w:jc w:val="both"/>
              <w:rPr>
                <w:rFonts w:cs="宋体"/>
                <w:color w:val="000000"/>
                <w:kern w:val="0"/>
                <w:sz w:val="22"/>
                <w:szCs w:val="22"/>
              </w:rPr>
            </w:pPr>
          </w:p>
        </w:tc>
        <w:tc>
          <w:tcPr>
            <w:tcW w:w="1973" w:type="dxa"/>
            <w:shd w:val="clear" w:color="auto" w:fill="auto"/>
            <w:vAlign w:val="center"/>
          </w:tcPr>
          <w:p w14:paraId="2EA8CF7A" w14:textId="4B4BE6F0" w:rsidR="00871DCC" w:rsidRPr="0014457C" w:rsidRDefault="00871DCC"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1D2C4FC4" w14:textId="39E75ECD" w:rsidR="00871DCC" w:rsidRPr="0014457C" w:rsidRDefault="00871DCC"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w:t>
            </w:r>
          </w:p>
        </w:tc>
      </w:tr>
      <w:tr w:rsidR="00E1641F" w:rsidRPr="0014457C" w14:paraId="4701DAAE" w14:textId="77777777" w:rsidTr="008C3249">
        <w:trPr>
          <w:trHeight w:val="307"/>
        </w:trPr>
        <w:tc>
          <w:tcPr>
            <w:tcW w:w="1123" w:type="dxa"/>
            <w:vMerge w:val="restart"/>
            <w:shd w:val="clear" w:color="auto" w:fill="auto"/>
            <w:vAlign w:val="center"/>
          </w:tcPr>
          <w:p w14:paraId="6F4CE660" w14:textId="4B8BBA9B" w:rsidR="00E1641F" w:rsidRPr="0014457C" w:rsidRDefault="00E1641F" w:rsidP="006240FF">
            <w:pPr>
              <w:widowControl/>
              <w:spacing w:after="0"/>
              <w:ind w:left="0"/>
              <w:jc w:val="both"/>
              <w:rPr>
                <w:rFonts w:cs="宋体"/>
                <w:color w:val="000000"/>
                <w:kern w:val="0"/>
                <w:sz w:val="22"/>
                <w:szCs w:val="22"/>
              </w:rPr>
            </w:pPr>
            <w:r w:rsidRPr="0014457C">
              <w:rPr>
                <w:rFonts w:cs="宋体" w:hint="eastAsia"/>
                <w:color w:val="000000"/>
                <w:kern w:val="0"/>
                <w:sz w:val="22"/>
                <w:szCs w:val="22"/>
              </w:rPr>
              <w:t>T+1日托管代收付</w:t>
            </w:r>
          </w:p>
        </w:tc>
        <w:tc>
          <w:tcPr>
            <w:tcW w:w="1854" w:type="dxa"/>
            <w:vMerge w:val="restart"/>
            <w:shd w:val="clear" w:color="auto" w:fill="auto"/>
            <w:vAlign w:val="center"/>
          </w:tcPr>
          <w:p w14:paraId="742ED966" w14:textId="4A82B61B" w:rsidR="00E1641F" w:rsidRPr="0014457C" w:rsidRDefault="00E1641F" w:rsidP="00EE0915">
            <w:pPr>
              <w:widowControl/>
              <w:spacing w:after="0"/>
              <w:ind w:left="0"/>
              <w:jc w:val="both"/>
              <w:rPr>
                <w:rFonts w:cs="宋体"/>
                <w:color w:val="000000"/>
                <w:kern w:val="0"/>
                <w:sz w:val="22"/>
                <w:szCs w:val="22"/>
              </w:rPr>
            </w:pPr>
            <w:r w:rsidRPr="0014457C">
              <w:rPr>
                <w:rFonts w:cs="宋体" w:hint="eastAsia"/>
                <w:color w:val="000000"/>
                <w:kern w:val="0"/>
                <w:sz w:val="22"/>
                <w:szCs w:val="22"/>
              </w:rPr>
              <w:t>800（盈利）</w:t>
            </w:r>
          </w:p>
        </w:tc>
        <w:tc>
          <w:tcPr>
            <w:tcW w:w="1973" w:type="dxa"/>
            <w:shd w:val="clear" w:color="auto" w:fill="auto"/>
            <w:vAlign w:val="center"/>
          </w:tcPr>
          <w:p w14:paraId="445706E1" w14:textId="139115EF" w:rsidR="00E1641F" w:rsidRPr="0014457C" w:rsidRDefault="00E1641F"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待结转用户盈利-A账户010202-</w:t>
            </w:r>
          </w:p>
        </w:tc>
        <w:tc>
          <w:tcPr>
            <w:tcW w:w="3119" w:type="dxa"/>
            <w:shd w:val="clear" w:color="auto" w:fill="auto"/>
            <w:vAlign w:val="center"/>
          </w:tcPr>
          <w:p w14:paraId="59AFC412" w14:textId="4003296C" w:rsidR="00E1641F" w:rsidRPr="0014457C" w:rsidRDefault="00E1641F"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商户余额-</w:t>
            </w:r>
          </w:p>
        </w:tc>
      </w:tr>
      <w:tr w:rsidR="00E1641F" w:rsidRPr="0014457C" w14:paraId="037B7455" w14:textId="77777777" w:rsidTr="008C3249">
        <w:trPr>
          <w:trHeight w:val="307"/>
        </w:trPr>
        <w:tc>
          <w:tcPr>
            <w:tcW w:w="1123" w:type="dxa"/>
            <w:vMerge/>
            <w:shd w:val="clear" w:color="auto" w:fill="auto"/>
            <w:vAlign w:val="center"/>
          </w:tcPr>
          <w:p w14:paraId="64FB4903" w14:textId="77777777" w:rsidR="00E1641F" w:rsidRPr="0014457C" w:rsidRDefault="00E1641F"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172CEF27" w14:textId="77777777" w:rsidR="00E1641F" w:rsidRPr="0014457C" w:rsidRDefault="00E1641F" w:rsidP="00EE0915">
            <w:pPr>
              <w:widowControl/>
              <w:spacing w:after="0"/>
              <w:ind w:left="0"/>
              <w:jc w:val="both"/>
              <w:rPr>
                <w:rFonts w:cs="宋体"/>
                <w:color w:val="000000"/>
                <w:kern w:val="0"/>
                <w:sz w:val="22"/>
                <w:szCs w:val="22"/>
              </w:rPr>
            </w:pPr>
          </w:p>
        </w:tc>
        <w:tc>
          <w:tcPr>
            <w:tcW w:w="1973" w:type="dxa"/>
            <w:shd w:val="clear" w:color="auto" w:fill="auto"/>
            <w:vAlign w:val="center"/>
          </w:tcPr>
          <w:p w14:paraId="31DF76B2" w14:textId="322A8DE9" w:rsidR="00E1641F" w:rsidRPr="0014457C" w:rsidRDefault="00E1641F"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用户盈利变动020108-</w:t>
            </w:r>
          </w:p>
        </w:tc>
        <w:tc>
          <w:tcPr>
            <w:tcW w:w="3119" w:type="dxa"/>
            <w:shd w:val="clear" w:color="auto" w:fill="auto"/>
            <w:vAlign w:val="center"/>
          </w:tcPr>
          <w:p w14:paraId="64D96819" w14:textId="259303DB" w:rsidR="00E1641F" w:rsidRPr="0014457C" w:rsidRDefault="00E1641F"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用户盈利帐户-</w:t>
            </w:r>
          </w:p>
        </w:tc>
      </w:tr>
      <w:tr w:rsidR="00E1641F" w:rsidRPr="0014457C" w14:paraId="52B49EA2" w14:textId="77777777" w:rsidTr="008C3249">
        <w:trPr>
          <w:trHeight w:val="307"/>
        </w:trPr>
        <w:tc>
          <w:tcPr>
            <w:tcW w:w="1123" w:type="dxa"/>
            <w:vMerge/>
            <w:shd w:val="clear" w:color="auto" w:fill="auto"/>
            <w:vAlign w:val="center"/>
          </w:tcPr>
          <w:p w14:paraId="68D3E7D9" w14:textId="77777777" w:rsidR="00E1641F" w:rsidRPr="0014457C" w:rsidRDefault="00E1641F" w:rsidP="006240FF">
            <w:pPr>
              <w:widowControl/>
              <w:spacing w:after="0"/>
              <w:ind w:left="0"/>
              <w:jc w:val="both"/>
              <w:rPr>
                <w:rFonts w:cs="宋体"/>
                <w:color w:val="000000"/>
                <w:kern w:val="0"/>
                <w:sz w:val="22"/>
                <w:szCs w:val="22"/>
              </w:rPr>
            </w:pPr>
          </w:p>
        </w:tc>
        <w:tc>
          <w:tcPr>
            <w:tcW w:w="1854" w:type="dxa"/>
            <w:vMerge/>
            <w:shd w:val="clear" w:color="auto" w:fill="auto"/>
            <w:vAlign w:val="center"/>
          </w:tcPr>
          <w:p w14:paraId="2472567C" w14:textId="77777777" w:rsidR="00E1641F" w:rsidRPr="0014457C" w:rsidRDefault="00E1641F" w:rsidP="00EE0915">
            <w:pPr>
              <w:widowControl/>
              <w:spacing w:after="0"/>
              <w:ind w:left="0"/>
              <w:jc w:val="both"/>
              <w:rPr>
                <w:rFonts w:cs="宋体"/>
                <w:color w:val="000000"/>
                <w:kern w:val="0"/>
                <w:sz w:val="22"/>
                <w:szCs w:val="22"/>
              </w:rPr>
            </w:pPr>
          </w:p>
        </w:tc>
        <w:tc>
          <w:tcPr>
            <w:tcW w:w="1973" w:type="dxa"/>
            <w:shd w:val="clear" w:color="auto" w:fill="auto"/>
            <w:vAlign w:val="center"/>
          </w:tcPr>
          <w:p w14:paraId="516CA70A" w14:textId="76368437" w:rsidR="00E1641F" w:rsidRPr="0014457C" w:rsidRDefault="00E1641F" w:rsidP="00DD5B59">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用户可用余额变动020101+</w:t>
            </w:r>
          </w:p>
        </w:tc>
        <w:tc>
          <w:tcPr>
            <w:tcW w:w="3119" w:type="dxa"/>
            <w:shd w:val="clear" w:color="auto" w:fill="auto"/>
            <w:vAlign w:val="center"/>
          </w:tcPr>
          <w:p w14:paraId="50511C39" w14:textId="247B2A3E" w:rsidR="00E1641F" w:rsidRPr="0014457C" w:rsidRDefault="00E1641F" w:rsidP="00424FB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用户可用余额账户+</w:t>
            </w:r>
          </w:p>
        </w:tc>
      </w:tr>
    </w:tbl>
    <w:p w14:paraId="56627839" w14:textId="77777777" w:rsidR="000F7953" w:rsidRPr="0014457C" w:rsidRDefault="000F7953" w:rsidP="000F7953">
      <w:pPr>
        <w:pStyle w:val="a7"/>
        <w:ind w:left="707"/>
      </w:pPr>
    </w:p>
    <w:p w14:paraId="25B09A6A" w14:textId="2DB007D5" w:rsidR="007D7E81" w:rsidRPr="0014457C" w:rsidRDefault="007A561B" w:rsidP="001F1E0B">
      <w:pPr>
        <w:pStyle w:val="a7"/>
        <w:numPr>
          <w:ilvl w:val="0"/>
          <w:numId w:val="42"/>
        </w:numPr>
        <w:rPr>
          <w:color w:val="FF0000"/>
        </w:rPr>
      </w:pPr>
      <w:r w:rsidRPr="0014457C">
        <w:rPr>
          <w:rFonts w:hint="eastAsia"/>
          <w:color w:val="FF0000"/>
        </w:rPr>
        <w:t>【结算时账户亏损-】</w:t>
      </w:r>
    </w:p>
    <w:p w14:paraId="1E12CA6D" w14:textId="1CF23017" w:rsidR="001F1E0B" w:rsidRPr="0014457C" w:rsidRDefault="001F1E0B" w:rsidP="001F1E0B">
      <w:r w:rsidRPr="0014457C">
        <w:rPr>
          <w:rFonts w:hint="eastAsia"/>
        </w:rPr>
        <w:t>场景：用户配资10000，结算时总资产为</w:t>
      </w:r>
      <w:r w:rsidR="00631C16" w:rsidRPr="0014457C">
        <w:rPr>
          <w:rFonts w:hint="eastAsia"/>
        </w:rPr>
        <w:t>7</w:t>
      </w:r>
      <w:r w:rsidRPr="0014457C">
        <w:rPr>
          <w:rFonts w:hint="eastAsia"/>
        </w:rPr>
        <w:t>800，用户的收益＝</w:t>
      </w:r>
      <w:r w:rsidR="00631C16" w:rsidRPr="0014457C">
        <w:rPr>
          <w:rFonts w:hint="eastAsia"/>
        </w:rPr>
        <w:t>7800-10000=-2</w:t>
      </w:r>
      <w:r w:rsidRPr="0014457C">
        <w:rPr>
          <w:rFonts w:hint="eastAsia"/>
        </w:rPr>
        <w:t>200，用户亏损</w:t>
      </w:r>
      <w:r w:rsidR="00631C16" w:rsidRPr="0014457C">
        <w:rPr>
          <w:rFonts w:hint="eastAsia"/>
        </w:rPr>
        <w:t xml:space="preserve"> 2</w:t>
      </w:r>
      <w:r w:rsidRPr="0014457C">
        <w:rPr>
          <w:rFonts w:hint="eastAsia"/>
        </w:rPr>
        <w:t>200.</w:t>
      </w:r>
    </w:p>
    <w:p w14:paraId="51EC6C45" w14:textId="77777777" w:rsidR="001F1E0B" w:rsidRPr="0014457C" w:rsidRDefault="001F1E0B" w:rsidP="001F1E0B">
      <w:r w:rsidRPr="0014457C">
        <w:rPr>
          <w:rFonts w:hint="eastAsia"/>
        </w:rPr>
        <w:lastRenderedPageBreak/>
        <w:t>【帐户清结算记账科目】</w:t>
      </w:r>
    </w:p>
    <w:p w14:paraId="76028781" w14:textId="720486E5" w:rsidR="001F1E0B" w:rsidRPr="0014457C" w:rsidRDefault="00A561E9" w:rsidP="001F1E0B">
      <w:r w:rsidRPr="0014457C">
        <w:rPr>
          <w:rFonts w:hint="eastAsia"/>
        </w:rPr>
        <w:t>T</w:t>
      </w:r>
      <w:r w:rsidR="001F1E0B" w:rsidRPr="0014457C">
        <w:rPr>
          <w:rFonts w:hint="eastAsia"/>
        </w:rPr>
        <w:t>日</w:t>
      </w:r>
      <w:r w:rsidRPr="0014457C">
        <w:rPr>
          <w:rFonts w:hint="eastAsia"/>
        </w:rPr>
        <w:t>将保证金冻结，并从保证金中扣除亏损的部分</w:t>
      </w:r>
      <w:r w:rsidR="000917B9" w:rsidRPr="0014457C">
        <w:rPr>
          <w:rFonts w:hint="eastAsia"/>
        </w:rPr>
        <w:t>，如果亏损额度大于保证金，则用户最大亏损额为保证金全额，其他额度为平台亏损。</w:t>
      </w:r>
    </w:p>
    <w:tbl>
      <w:tblPr>
        <w:tblW w:w="806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854"/>
        <w:gridCol w:w="1973"/>
        <w:gridCol w:w="3119"/>
      </w:tblGrid>
      <w:tr w:rsidR="001F1E0B" w:rsidRPr="0014457C" w14:paraId="3C603FC7" w14:textId="77777777" w:rsidTr="00CE7C63">
        <w:trPr>
          <w:trHeight w:val="540"/>
        </w:trPr>
        <w:tc>
          <w:tcPr>
            <w:tcW w:w="1123" w:type="dxa"/>
            <w:shd w:val="clear" w:color="auto" w:fill="auto"/>
            <w:vAlign w:val="center"/>
            <w:hideMark/>
          </w:tcPr>
          <w:p w14:paraId="5A15440B"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1854" w:type="dxa"/>
            <w:shd w:val="clear" w:color="auto" w:fill="auto"/>
            <w:vAlign w:val="center"/>
            <w:hideMark/>
          </w:tcPr>
          <w:p w14:paraId="7CE02E49"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973" w:type="dxa"/>
            <w:shd w:val="clear" w:color="auto" w:fill="auto"/>
            <w:vAlign w:val="center"/>
            <w:hideMark/>
          </w:tcPr>
          <w:p w14:paraId="3F5CB3FC"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6271A1FD" w14:textId="77777777" w:rsidR="001F1E0B" w:rsidRPr="0014457C" w:rsidRDefault="001F1E0B"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CE7C63" w:rsidRPr="0014457C" w14:paraId="63C18A51" w14:textId="77777777" w:rsidTr="00CE7C63">
        <w:trPr>
          <w:trHeight w:val="623"/>
        </w:trPr>
        <w:tc>
          <w:tcPr>
            <w:tcW w:w="1123" w:type="dxa"/>
            <w:vMerge w:val="restart"/>
            <w:shd w:val="clear" w:color="auto" w:fill="auto"/>
            <w:vAlign w:val="center"/>
          </w:tcPr>
          <w:p w14:paraId="3EB001B2" w14:textId="01EE9AE8" w:rsidR="00CE7C63" w:rsidRPr="0014457C" w:rsidRDefault="00CE7C6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实盘结算</w:t>
            </w:r>
          </w:p>
        </w:tc>
        <w:tc>
          <w:tcPr>
            <w:tcW w:w="1854" w:type="dxa"/>
            <w:shd w:val="clear" w:color="auto" w:fill="auto"/>
            <w:vAlign w:val="center"/>
          </w:tcPr>
          <w:p w14:paraId="013DE71B" w14:textId="6887CE21" w:rsidR="00CE7C63" w:rsidRPr="0014457C" w:rsidRDefault="00CE7C63" w:rsidP="001F1E0B">
            <w:pPr>
              <w:widowControl/>
              <w:spacing w:after="0"/>
              <w:ind w:left="0"/>
              <w:jc w:val="both"/>
              <w:rPr>
                <w:rFonts w:cs="宋体"/>
                <w:color w:val="000000"/>
                <w:kern w:val="0"/>
                <w:sz w:val="22"/>
                <w:szCs w:val="22"/>
              </w:rPr>
            </w:pPr>
            <w:r w:rsidRPr="0014457C">
              <w:rPr>
                <w:rFonts w:hint="eastAsia"/>
              </w:rPr>
              <w:t>10000-</w:t>
            </w:r>
            <w:r w:rsidRPr="0014457C">
              <w:rPr>
                <w:rFonts w:cs="宋体" w:hint="eastAsia"/>
                <w:color w:val="000000"/>
                <w:kern w:val="0"/>
                <w:sz w:val="22"/>
                <w:szCs w:val="22"/>
              </w:rPr>
              <w:t>2200＝7800（减去亏损部分，实盘结算收入）</w:t>
            </w:r>
          </w:p>
        </w:tc>
        <w:tc>
          <w:tcPr>
            <w:tcW w:w="1973" w:type="dxa"/>
            <w:shd w:val="clear" w:color="auto" w:fill="auto"/>
            <w:vAlign w:val="center"/>
          </w:tcPr>
          <w:p w14:paraId="3ED79754" w14:textId="2DFB314D" w:rsidR="00CE7C63" w:rsidRPr="0014457C" w:rsidRDefault="00CE7C6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证券实盘配资-A账户010209-</w:t>
            </w:r>
          </w:p>
        </w:tc>
        <w:tc>
          <w:tcPr>
            <w:tcW w:w="3119" w:type="dxa"/>
            <w:shd w:val="clear" w:color="auto" w:fill="auto"/>
            <w:vAlign w:val="center"/>
          </w:tcPr>
          <w:p w14:paraId="6FD544E9" w14:textId="6D8BDCC9" w:rsidR="00CE7C63" w:rsidRPr="0014457C" w:rsidRDefault="00CE7C6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证券实盘配资-A账户-</w:t>
            </w:r>
          </w:p>
        </w:tc>
      </w:tr>
      <w:tr w:rsidR="00CE7C63" w:rsidRPr="0014457C" w14:paraId="794F6CA2" w14:textId="77777777" w:rsidTr="00CE7C63">
        <w:trPr>
          <w:trHeight w:val="623"/>
        </w:trPr>
        <w:tc>
          <w:tcPr>
            <w:tcW w:w="1123" w:type="dxa"/>
            <w:vMerge/>
            <w:shd w:val="clear" w:color="auto" w:fill="auto"/>
            <w:vAlign w:val="center"/>
          </w:tcPr>
          <w:p w14:paraId="11BC3BA4" w14:textId="77777777" w:rsidR="00CE7C63" w:rsidRPr="0014457C" w:rsidRDefault="00CE7C63" w:rsidP="001F1E0B">
            <w:pPr>
              <w:widowControl/>
              <w:spacing w:after="0"/>
              <w:ind w:left="0"/>
              <w:jc w:val="both"/>
              <w:rPr>
                <w:rFonts w:cs="宋体"/>
                <w:color w:val="000000"/>
                <w:kern w:val="0"/>
                <w:sz w:val="22"/>
                <w:szCs w:val="22"/>
              </w:rPr>
            </w:pPr>
          </w:p>
        </w:tc>
        <w:tc>
          <w:tcPr>
            <w:tcW w:w="1854" w:type="dxa"/>
            <w:shd w:val="clear" w:color="auto" w:fill="auto"/>
            <w:vAlign w:val="center"/>
          </w:tcPr>
          <w:p w14:paraId="7D48B141" w14:textId="59534E28" w:rsidR="00CE7C63" w:rsidRPr="0014457C" w:rsidRDefault="00CE7C63" w:rsidP="001F1E0B">
            <w:pPr>
              <w:widowControl/>
              <w:spacing w:after="0"/>
              <w:ind w:left="0"/>
              <w:jc w:val="both"/>
            </w:pPr>
            <w:r w:rsidRPr="0014457C">
              <w:rPr>
                <w:rFonts w:hint="eastAsia"/>
              </w:rPr>
              <w:t>2000（亏损）</w:t>
            </w:r>
          </w:p>
        </w:tc>
        <w:tc>
          <w:tcPr>
            <w:tcW w:w="1973" w:type="dxa"/>
            <w:shd w:val="clear" w:color="auto" w:fill="auto"/>
            <w:vAlign w:val="center"/>
          </w:tcPr>
          <w:p w14:paraId="68C51108" w14:textId="7FAF7AE3" w:rsidR="00CE7C63" w:rsidRPr="0014457C" w:rsidRDefault="00CE7C6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待结转用户亏损-A账户010203+</w:t>
            </w:r>
          </w:p>
        </w:tc>
        <w:tc>
          <w:tcPr>
            <w:tcW w:w="3119" w:type="dxa"/>
            <w:shd w:val="clear" w:color="auto" w:fill="auto"/>
            <w:vAlign w:val="center"/>
          </w:tcPr>
          <w:p w14:paraId="6B2B5B03" w14:textId="77777777" w:rsidR="00CE7C63" w:rsidRPr="0014457C" w:rsidRDefault="00CE7C63" w:rsidP="001F1E0B">
            <w:pPr>
              <w:widowControl/>
              <w:spacing w:after="0"/>
              <w:ind w:left="0"/>
              <w:jc w:val="both"/>
              <w:rPr>
                <w:rFonts w:cs="宋体"/>
                <w:color w:val="000000"/>
                <w:kern w:val="0"/>
                <w:sz w:val="22"/>
                <w:szCs w:val="22"/>
              </w:rPr>
            </w:pPr>
          </w:p>
        </w:tc>
      </w:tr>
      <w:tr w:rsidR="009D7B73" w:rsidRPr="0014457C" w14:paraId="03283085" w14:textId="77777777" w:rsidTr="009D7B73">
        <w:trPr>
          <w:trHeight w:val="251"/>
        </w:trPr>
        <w:tc>
          <w:tcPr>
            <w:tcW w:w="1123" w:type="dxa"/>
            <w:vMerge w:val="restart"/>
            <w:shd w:val="clear" w:color="auto" w:fill="auto"/>
            <w:vAlign w:val="center"/>
          </w:tcPr>
          <w:p w14:paraId="6CDEB64D" w14:textId="4F8D79EE"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托管解冻</w:t>
            </w:r>
          </w:p>
        </w:tc>
        <w:tc>
          <w:tcPr>
            <w:tcW w:w="1854" w:type="dxa"/>
            <w:vMerge w:val="restart"/>
            <w:shd w:val="clear" w:color="auto" w:fill="auto"/>
            <w:vAlign w:val="center"/>
          </w:tcPr>
          <w:p w14:paraId="3704A3C1" w14:textId="49FB72E0" w:rsidR="009D7B73" w:rsidRPr="0014457C" w:rsidRDefault="009D7B73" w:rsidP="001F1E0B">
            <w:pPr>
              <w:widowControl/>
              <w:spacing w:after="0"/>
              <w:ind w:left="0"/>
              <w:jc w:val="both"/>
            </w:pPr>
            <w:r w:rsidRPr="0014457C">
              <w:rPr>
                <w:rFonts w:cs="宋体" w:hint="eastAsia"/>
                <w:color w:val="000000"/>
                <w:kern w:val="0"/>
                <w:sz w:val="22"/>
                <w:szCs w:val="22"/>
              </w:rPr>
              <w:t>2000(原保证金)</w:t>
            </w:r>
          </w:p>
        </w:tc>
        <w:tc>
          <w:tcPr>
            <w:tcW w:w="1973" w:type="dxa"/>
            <w:shd w:val="clear" w:color="auto" w:fill="auto"/>
            <w:vAlign w:val="center"/>
          </w:tcPr>
          <w:p w14:paraId="480AFFA6" w14:textId="33331C22"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用户冻结变动020102-</w:t>
            </w:r>
          </w:p>
        </w:tc>
        <w:tc>
          <w:tcPr>
            <w:tcW w:w="3119" w:type="dxa"/>
            <w:shd w:val="clear" w:color="auto" w:fill="auto"/>
            <w:vAlign w:val="center"/>
          </w:tcPr>
          <w:p w14:paraId="68FE69A8" w14:textId="71D333DC"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用户冻结账户-</w:t>
            </w:r>
          </w:p>
        </w:tc>
      </w:tr>
      <w:tr w:rsidR="009D7B73" w:rsidRPr="0014457C" w14:paraId="72FA2A56" w14:textId="77777777" w:rsidTr="00CE7C63">
        <w:trPr>
          <w:trHeight w:val="251"/>
        </w:trPr>
        <w:tc>
          <w:tcPr>
            <w:tcW w:w="1123" w:type="dxa"/>
            <w:vMerge/>
            <w:shd w:val="clear" w:color="auto" w:fill="auto"/>
            <w:vAlign w:val="center"/>
          </w:tcPr>
          <w:p w14:paraId="5BC32D69" w14:textId="77777777" w:rsidR="009D7B73" w:rsidRPr="0014457C" w:rsidRDefault="009D7B73" w:rsidP="001F1E0B">
            <w:pPr>
              <w:widowControl/>
              <w:spacing w:after="0"/>
              <w:ind w:left="0"/>
              <w:jc w:val="both"/>
              <w:rPr>
                <w:rFonts w:cs="宋体"/>
                <w:color w:val="000000"/>
                <w:kern w:val="0"/>
                <w:sz w:val="22"/>
                <w:szCs w:val="22"/>
              </w:rPr>
            </w:pPr>
          </w:p>
        </w:tc>
        <w:tc>
          <w:tcPr>
            <w:tcW w:w="1854" w:type="dxa"/>
            <w:vMerge/>
            <w:shd w:val="clear" w:color="auto" w:fill="auto"/>
            <w:vAlign w:val="center"/>
          </w:tcPr>
          <w:p w14:paraId="69B1F640" w14:textId="77777777" w:rsidR="009D7B73" w:rsidRPr="0014457C" w:rsidRDefault="009D7B73" w:rsidP="001F1E0B">
            <w:pPr>
              <w:widowControl/>
              <w:spacing w:after="0"/>
              <w:ind w:left="0"/>
              <w:jc w:val="both"/>
              <w:rPr>
                <w:rFonts w:cs="宋体"/>
                <w:color w:val="000000"/>
                <w:kern w:val="0"/>
                <w:sz w:val="22"/>
                <w:szCs w:val="22"/>
              </w:rPr>
            </w:pPr>
          </w:p>
        </w:tc>
        <w:tc>
          <w:tcPr>
            <w:tcW w:w="1973" w:type="dxa"/>
            <w:shd w:val="clear" w:color="auto" w:fill="auto"/>
            <w:vAlign w:val="center"/>
          </w:tcPr>
          <w:p w14:paraId="6B40DEAC" w14:textId="79E5D754"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32AB5C21" w14:textId="35875ED1"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w:t>
            </w:r>
          </w:p>
        </w:tc>
      </w:tr>
      <w:tr w:rsidR="009D7B73" w:rsidRPr="0014457C" w14:paraId="76ADECDC" w14:textId="77777777" w:rsidTr="009D7B73">
        <w:trPr>
          <w:trHeight w:val="308"/>
        </w:trPr>
        <w:tc>
          <w:tcPr>
            <w:tcW w:w="1123" w:type="dxa"/>
            <w:vMerge w:val="restart"/>
            <w:shd w:val="clear" w:color="auto" w:fill="auto"/>
            <w:vAlign w:val="center"/>
          </w:tcPr>
          <w:p w14:paraId="426BAE79" w14:textId="3DA0FD88"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T日托管代收付</w:t>
            </w:r>
          </w:p>
        </w:tc>
        <w:tc>
          <w:tcPr>
            <w:tcW w:w="1854" w:type="dxa"/>
            <w:vMerge w:val="restart"/>
            <w:shd w:val="clear" w:color="auto" w:fill="auto"/>
            <w:vAlign w:val="center"/>
          </w:tcPr>
          <w:p w14:paraId="38112908" w14:textId="478C2EC3"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2000（亏损）</w:t>
            </w:r>
          </w:p>
        </w:tc>
        <w:tc>
          <w:tcPr>
            <w:tcW w:w="1973" w:type="dxa"/>
            <w:shd w:val="clear" w:color="auto" w:fill="auto"/>
            <w:vAlign w:val="center"/>
          </w:tcPr>
          <w:p w14:paraId="055FDFEB" w14:textId="160D9D3B"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待结转用户亏损-A账户010203-</w:t>
            </w:r>
          </w:p>
        </w:tc>
        <w:tc>
          <w:tcPr>
            <w:tcW w:w="3119" w:type="dxa"/>
            <w:shd w:val="clear" w:color="auto" w:fill="auto"/>
            <w:vAlign w:val="center"/>
          </w:tcPr>
          <w:p w14:paraId="4A1DDCD6" w14:textId="60E51FFE"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商户余额+</w:t>
            </w:r>
          </w:p>
        </w:tc>
      </w:tr>
      <w:tr w:rsidR="009D7B73" w:rsidRPr="0014457C" w14:paraId="38E4F01A" w14:textId="77777777" w:rsidTr="00CE7C63">
        <w:trPr>
          <w:trHeight w:val="307"/>
        </w:trPr>
        <w:tc>
          <w:tcPr>
            <w:tcW w:w="1123" w:type="dxa"/>
            <w:vMerge/>
            <w:shd w:val="clear" w:color="auto" w:fill="auto"/>
            <w:vAlign w:val="center"/>
          </w:tcPr>
          <w:p w14:paraId="1F4E7C02" w14:textId="77777777" w:rsidR="009D7B73" w:rsidRPr="0014457C" w:rsidRDefault="009D7B73" w:rsidP="001F1E0B">
            <w:pPr>
              <w:widowControl/>
              <w:spacing w:after="0"/>
              <w:ind w:left="0"/>
              <w:jc w:val="both"/>
              <w:rPr>
                <w:rFonts w:cs="宋体"/>
                <w:color w:val="000000"/>
                <w:kern w:val="0"/>
                <w:sz w:val="22"/>
                <w:szCs w:val="22"/>
              </w:rPr>
            </w:pPr>
          </w:p>
        </w:tc>
        <w:tc>
          <w:tcPr>
            <w:tcW w:w="1854" w:type="dxa"/>
            <w:vMerge/>
            <w:shd w:val="clear" w:color="auto" w:fill="auto"/>
            <w:vAlign w:val="center"/>
          </w:tcPr>
          <w:p w14:paraId="20F8090F" w14:textId="77777777" w:rsidR="009D7B73" w:rsidRPr="0014457C" w:rsidRDefault="009D7B73" w:rsidP="001F1E0B">
            <w:pPr>
              <w:widowControl/>
              <w:spacing w:after="0"/>
              <w:ind w:left="0"/>
              <w:jc w:val="both"/>
              <w:rPr>
                <w:rFonts w:cs="宋体"/>
                <w:color w:val="000000"/>
                <w:kern w:val="0"/>
                <w:sz w:val="22"/>
                <w:szCs w:val="22"/>
              </w:rPr>
            </w:pPr>
          </w:p>
        </w:tc>
        <w:tc>
          <w:tcPr>
            <w:tcW w:w="1973" w:type="dxa"/>
            <w:shd w:val="clear" w:color="auto" w:fill="auto"/>
            <w:vAlign w:val="center"/>
          </w:tcPr>
          <w:p w14:paraId="66803DFE" w14:textId="099F232E"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用户可用余额020101-</w:t>
            </w:r>
          </w:p>
        </w:tc>
        <w:tc>
          <w:tcPr>
            <w:tcW w:w="3119" w:type="dxa"/>
            <w:shd w:val="clear" w:color="auto" w:fill="auto"/>
            <w:vAlign w:val="center"/>
          </w:tcPr>
          <w:p w14:paraId="60D7264B" w14:textId="6D2CCC67"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用户可用余额-</w:t>
            </w:r>
          </w:p>
        </w:tc>
      </w:tr>
      <w:tr w:rsidR="009D7B73" w:rsidRPr="0014457C" w14:paraId="37F84BFA" w14:textId="77777777" w:rsidTr="00CE7C63">
        <w:trPr>
          <w:trHeight w:val="307"/>
        </w:trPr>
        <w:tc>
          <w:tcPr>
            <w:tcW w:w="1123" w:type="dxa"/>
            <w:shd w:val="clear" w:color="auto" w:fill="auto"/>
            <w:vAlign w:val="center"/>
          </w:tcPr>
          <w:p w14:paraId="69228372" w14:textId="034091DE"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平台亏损记账</w:t>
            </w:r>
          </w:p>
        </w:tc>
        <w:tc>
          <w:tcPr>
            <w:tcW w:w="1854" w:type="dxa"/>
            <w:shd w:val="clear" w:color="auto" w:fill="auto"/>
            <w:vAlign w:val="center"/>
          </w:tcPr>
          <w:p w14:paraId="6C199589" w14:textId="76A9DBB6"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2200-2000=200（平台亏损）</w:t>
            </w:r>
          </w:p>
        </w:tc>
        <w:tc>
          <w:tcPr>
            <w:tcW w:w="1973" w:type="dxa"/>
            <w:shd w:val="clear" w:color="auto" w:fill="auto"/>
            <w:vAlign w:val="center"/>
          </w:tcPr>
          <w:p w14:paraId="2C8AA2E7" w14:textId="3C28FDDF" w:rsidR="009D7B73" w:rsidRPr="0014457C" w:rsidRDefault="009D7B73" w:rsidP="00CE7C63">
            <w:pPr>
              <w:widowControl/>
              <w:spacing w:after="0"/>
              <w:ind w:left="0"/>
              <w:jc w:val="both"/>
              <w:rPr>
                <w:rFonts w:cs="宋体"/>
                <w:color w:val="000000"/>
                <w:kern w:val="0"/>
                <w:sz w:val="22"/>
                <w:szCs w:val="22"/>
              </w:rPr>
            </w:pPr>
            <w:r w:rsidRPr="0014457C">
              <w:rPr>
                <w:rFonts w:cs="宋体" w:hint="eastAsia"/>
                <w:color w:val="000000"/>
                <w:kern w:val="0"/>
                <w:sz w:val="22"/>
                <w:szCs w:val="22"/>
              </w:rPr>
              <w:t>结算垫款损益-A账户010301+</w:t>
            </w:r>
          </w:p>
        </w:tc>
        <w:tc>
          <w:tcPr>
            <w:tcW w:w="3119" w:type="dxa"/>
            <w:shd w:val="clear" w:color="auto" w:fill="auto"/>
            <w:vAlign w:val="center"/>
          </w:tcPr>
          <w:p w14:paraId="5D9854C1" w14:textId="7EBD1D68" w:rsidR="009D7B73" w:rsidRPr="0014457C" w:rsidRDefault="009D7B73" w:rsidP="001F1E0B">
            <w:pPr>
              <w:widowControl/>
              <w:spacing w:after="0"/>
              <w:ind w:left="0"/>
              <w:jc w:val="both"/>
              <w:rPr>
                <w:rFonts w:cs="宋体"/>
                <w:color w:val="000000"/>
                <w:kern w:val="0"/>
                <w:sz w:val="22"/>
                <w:szCs w:val="22"/>
              </w:rPr>
            </w:pPr>
            <w:r w:rsidRPr="0014457C">
              <w:rPr>
                <w:rFonts w:cs="宋体" w:hint="eastAsia"/>
                <w:color w:val="000000"/>
                <w:kern w:val="0"/>
                <w:sz w:val="22"/>
                <w:szCs w:val="22"/>
              </w:rPr>
              <w:t>结算垫款-A账户+</w:t>
            </w:r>
          </w:p>
        </w:tc>
      </w:tr>
    </w:tbl>
    <w:p w14:paraId="566D66FF" w14:textId="77777777" w:rsidR="00631C16" w:rsidRPr="0014457C" w:rsidRDefault="00631C16" w:rsidP="00631C16">
      <w:pPr>
        <w:ind w:left="0"/>
      </w:pPr>
    </w:p>
    <w:p w14:paraId="64261C9D" w14:textId="77777777" w:rsidR="00732BA5" w:rsidRPr="0014457C" w:rsidRDefault="00732BA5" w:rsidP="00732BA5">
      <w:r w:rsidRPr="0014457C">
        <w:rPr>
          <w:rFonts w:hint="eastAsia"/>
        </w:rPr>
        <w:t>【差错处理】</w:t>
      </w:r>
    </w:p>
    <w:p w14:paraId="071D74F7" w14:textId="5609876D" w:rsidR="00732BA5" w:rsidRPr="0014457C" w:rsidRDefault="00732BA5" w:rsidP="000F7953">
      <w:pPr>
        <w:pStyle w:val="a7"/>
        <w:numPr>
          <w:ilvl w:val="0"/>
          <w:numId w:val="39"/>
        </w:numPr>
      </w:pPr>
      <w:r w:rsidRPr="0014457C">
        <w:rPr>
          <w:rFonts w:hint="eastAsia"/>
        </w:rPr>
        <w:t>平台与</w:t>
      </w:r>
      <w:r w:rsidR="007435CF" w:rsidRPr="0014457C">
        <w:rPr>
          <w:rFonts w:hint="eastAsia"/>
        </w:rPr>
        <w:t>托管机构</w:t>
      </w:r>
      <w:r w:rsidRPr="0014457C">
        <w:rPr>
          <w:rFonts w:hint="eastAsia"/>
        </w:rPr>
        <w:t>对账，</w:t>
      </w:r>
      <w:r w:rsidR="007435CF" w:rsidRPr="0014457C">
        <w:rPr>
          <w:rFonts w:hint="eastAsia"/>
        </w:rPr>
        <w:t>如果平台用户申请实盘失败</w:t>
      </w:r>
      <w:r w:rsidRPr="0014457C">
        <w:rPr>
          <w:rFonts w:hint="eastAsia"/>
        </w:rPr>
        <w:t>，</w:t>
      </w:r>
      <w:r w:rsidR="007435CF" w:rsidRPr="0014457C">
        <w:rPr>
          <w:rFonts w:hint="eastAsia"/>
        </w:rPr>
        <w:t>且</w:t>
      </w:r>
      <w:r w:rsidRPr="0014457C">
        <w:rPr>
          <w:rFonts w:hint="eastAsia"/>
        </w:rPr>
        <w:t>该</w:t>
      </w:r>
      <w:r w:rsidR="007435CF" w:rsidRPr="0014457C">
        <w:rPr>
          <w:rFonts w:hint="eastAsia"/>
        </w:rPr>
        <w:t>申请</w:t>
      </w:r>
      <w:r w:rsidRPr="0014457C">
        <w:rPr>
          <w:rFonts w:hint="eastAsia"/>
        </w:rPr>
        <w:t>对应</w:t>
      </w:r>
      <w:r w:rsidR="007435CF" w:rsidRPr="0014457C">
        <w:rPr>
          <w:rFonts w:hint="eastAsia"/>
        </w:rPr>
        <w:t>有冻结的</w:t>
      </w:r>
      <w:r w:rsidRPr="0014457C">
        <w:rPr>
          <w:rFonts w:hint="eastAsia"/>
        </w:rPr>
        <w:t>保证金，需要至</w:t>
      </w:r>
      <w:r w:rsidR="007435CF" w:rsidRPr="0014457C">
        <w:rPr>
          <w:rFonts w:hint="eastAsia"/>
        </w:rPr>
        <w:t>托管机构资金</w:t>
      </w:r>
      <w:r w:rsidRPr="0014457C">
        <w:rPr>
          <w:rFonts w:hint="eastAsia"/>
        </w:rPr>
        <w:t>状态并以</w:t>
      </w:r>
      <w:r w:rsidR="007435CF" w:rsidRPr="0014457C">
        <w:rPr>
          <w:rFonts w:hint="eastAsia"/>
        </w:rPr>
        <w:t>平台实盘状态为</w:t>
      </w:r>
      <w:r w:rsidRPr="0014457C">
        <w:rPr>
          <w:rFonts w:hint="eastAsia"/>
        </w:rPr>
        <w:t>准进行调整</w:t>
      </w:r>
    </w:p>
    <w:p w14:paraId="32BC4133" w14:textId="77777777" w:rsidR="00116F02" w:rsidRPr="0014457C" w:rsidRDefault="00116F02" w:rsidP="00CD6128">
      <w:pPr>
        <w:ind w:left="0"/>
      </w:pPr>
    </w:p>
    <w:p w14:paraId="4D83CA5E" w14:textId="3F80FB3D" w:rsidR="00960F4F" w:rsidRPr="0014457C" w:rsidRDefault="00F57452" w:rsidP="00BC6009">
      <w:pPr>
        <w:pStyle w:val="3"/>
        <w:rPr>
          <w:rFonts w:eastAsia="微软雅黑"/>
        </w:rPr>
      </w:pPr>
      <w:bookmarkStart w:id="395" w:name="_Toc293477879"/>
      <w:r w:rsidRPr="0014457C">
        <w:rPr>
          <w:rFonts w:eastAsia="微软雅黑" w:hint="eastAsia"/>
        </w:rPr>
        <w:t>实盘</w:t>
      </w:r>
      <w:r w:rsidR="00CA210E" w:rsidRPr="0014457C">
        <w:rPr>
          <w:rFonts w:eastAsia="微软雅黑" w:hint="eastAsia"/>
        </w:rPr>
        <w:t>买入</w:t>
      </w:r>
      <w:r w:rsidR="008E56A2" w:rsidRPr="0014457C">
        <w:rPr>
          <w:rFonts w:eastAsia="微软雅黑" w:hint="eastAsia"/>
        </w:rPr>
        <w:t>(一期只支持</w:t>
      </w:r>
      <w:r w:rsidR="002E4938" w:rsidRPr="0014457C">
        <w:rPr>
          <w:rFonts w:eastAsia="微软雅黑" w:hint="eastAsia"/>
        </w:rPr>
        <w:t>市价买入</w:t>
      </w:r>
      <w:r w:rsidR="008E56A2" w:rsidRPr="0014457C">
        <w:rPr>
          <w:rFonts w:eastAsia="微软雅黑" w:hint="eastAsia"/>
        </w:rPr>
        <w:t>)</w:t>
      </w:r>
      <w:bookmarkEnd w:id="395"/>
    </w:p>
    <w:p w14:paraId="2BCE5EC2" w14:textId="3C5C6680" w:rsidR="001F5A3A" w:rsidRPr="0014457C" w:rsidRDefault="001F5A3A" w:rsidP="00FC078E">
      <w:r w:rsidRPr="0014457C">
        <w:rPr>
          <w:rFonts w:hint="eastAsia"/>
        </w:rPr>
        <w:t>用户买入股票主流程如下：</w:t>
      </w:r>
    </w:p>
    <w:p w14:paraId="3FD505C8" w14:textId="38E6F52D" w:rsidR="001E16BE" w:rsidRPr="0014457C" w:rsidRDefault="004760AA" w:rsidP="00FC078E">
      <w:r w:rsidRPr="0014457C">
        <w:rPr>
          <w:noProof/>
        </w:rPr>
        <w:lastRenderedPageBreak/>
        <w:drawing>
          <wp:inline distT="0" distB="0" distL="0" distR="0" wp14:anchorId="5E7689ED" wp14:editId="7B8930C1">
            <wp:extent cx="5792897" cy="190743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4730" cy="1908035"/>
                    </a:xfrm>
                    <a:prstGeom prst="rect">
                      <a:avLst/>
                    </a:prstGeom>
                    <a:noFill/>
                    <a:ln>
                      <a:noFill/>
                    </a:ln>
                  </pic:spPr>
                </pic:pic>
              </a:graphicData>
            </a:graphic>
          </wp:inline>
        </w:drawing>
      </w:r>
    </w:p>
    <w:p w14:paraId="7961F463" w14:textId="4A72B9AD" w:rsidR="00F175D1" w:rsidRPr="0014457C" w:rsidRDefault="002E4938" w:rsidP="000F7953">
      <w:pPr>
        <w:pStyle w:val="a7"/>
        <w:numPr>
          <w:ilvl w:val="0"/>
          <w:numId w:val="39"/>
        </w:numPr>
      </w:pPr>
      <w:r w:rsidRPr="0014457C">
        <w:rPr>
          <w:rFonts w:hint="eastAsia"/>
        </w:rPr>
        <w:t>用户进入买入</w:t>
      </w:r>
      <w:r w:rsidR="00F175D1" w:rsidRPr="0014457C">
        <w:rPr>
          <w:rFonts w:hint="eastAsia"/>
        </w:rPr>
        <w:t>页面，</w:t>
      </w:r>
      <w:r w:rsidRPr="0014457C">
        <w:rPr>
          <w:rFonts w:hint="eastAsia"/>
        </w:rPr>
        <w:t>输入股票</w:t>
      </w:r>
      <w:r w:rsidRPr="0014457C">
        <w:t>代码，点击</w:t>
      </w:r>
      <w:r w:rsidR="001F5A3A" w:rsidRPr="0014457C">
        <w:rPr>
          <w:rFonts w:hint="eastAsia"/>
        </w:rPr>
        <w:t>购买并选择</w:t>
      </w:r>
      <w:r w:rsidR="00F175D1" w:rsidRPr="0014457C">
        <w:rPr>
          <w:rFonts w:hint="eastAsia"/>
        </w:rPr>
        <w:t>实盘账户</w:t>
      </w:r>
      <w:r w:rsidR="001F5A3A" w:rsidRPr="0014457C">
        <w:rPr>
          <w:rFonts w:hint="eastAsia"/>
        </w:rPr>
        <w:t>，</w:t>
      </w:r>
      <w:r w:rsidR="00F175D1" w:rsidRPr="0014457C">
        <w:rPr>
          <w:rFonts w:hint="eastAsia"/>
        </w:rPr>
        <w:t>输入价格、数量等，根据输入的价格，页面中需要计算可买数量，可卖数量（如果已经持有）</w:t>
      </w:r>
      <w:r w:rsidR="00F175D1" w:rsidRPr="0014457C">
        <w:t xml:space="preserve"> </w:t>
      </w:r>
    </w:p>
    <w:p w14:paraId="5C556238" w14:textId="478735F9" w:rsidR="00F175D1" w:rsidRPr="0014457C" w:rsidRDefault="00F175D1" w:rsidP="000F7953">
      <w:pPr>
        <w:pStyle w:val="a7"/>
        <w:numPr>
          <w:ilvl w:val="0"/>
          <w:numId w:val="39"/>
        </w:numPr>
      </w:pPr>
      <w:r w:rsidRPr="0014457C">
        <w:rPr>
          <w:rFonts w:hint="eastAsia"/>
        </w:rPr>
        <w:t>确认信息后，</w:t>
      </w:r>
      <w:r w:rsidR="00657826" w:rsidRPr="0014457C">
        <w:rPr>
          <w:rFonts w:hint="eastAsia"/>
        </w:rPr>
        <w:t>通过交易前置</w:t>
      </w:r>
      <w:r w:rsidR="004760AA" w:rsidRPr="0014457C">
        <w:rPr>
          <w:rFonts w:hint="eastAsia"/>
        </w:rPr>
        <w:t>，将交易发送至券商交易系统，并等待委托提交状态。若委托已成功提交，则</w:t>
      </w:r>
      <w:r w:rsidRPr="0014457C">
        <w:rPr>
          <w:rFonts w:hint="eastAsia"/>
        </w:rPr>
        <w:t>冻结买入金额+交易佣金，</w:t>
      </w:r>
      <w:r w:rsidR="004760AA" w:rsidRPr="0014457C">
        <w:rPr>
          <w:rFonts w:hint="eastAsia"/>
        </w:rPr>
        <w:t xml:space="preserve">并记账 </w:t>
      </w:r>
    </w:p>
    <w:p w14:paraId="074F0DEE" w14:textId="708518A1" w:rsidR="004760AA" w:rsidRPr="0014457C" w:rsidRDefault="004760AA" w:rsidP="000F7953">
      <w:pPr>
        <w:pStyle w:val="a7"/>
        <w:numPr>
          <w:ilvl w:val="0"/>
          <w:numId w:val="39"/>
        </w:numPr>
      </w:pPr>
      <w:r w:rsidRPr="0014457C">
        <w:rPr>
          <w:rFonts w:hint="eastAsia"/>
        </w:rPr>
        <w:t>若委托交易失败，则系统不做任何调整，并告知委托失败</w:t>
      </w:r>
    </w:p>
    <w:p w14:paraId="35F1AC26" w14:textId="37642623" w:rsidR="00F175D1" w:rsidRPr="0014457C" w:rsidRDefault="00F175D1" w:rsidP="000F7953">
      <w:pPr>
        <w:pStyle w:val="a7"/>
        <w:numPr>
          <w:ilvl w:val="0"/>
          <w:numId w:val="39"/>
        </w:numPr>
      </w:pPr>
      <w:r w:rsidRPr="0014457C">
        <w:rPr>
          <w:rFonts w:hint="eastAsia"/>
        </w:rPr>
        <w:t>对于已经发送的委托交易，成交状态需要通过消息订阅来</w:t>
      </w:r>
      <w:r w:rsidR="00456ED3" w:rsidRPr="0014457C">
        <w:rPr>
          <w:rFonts w:hint="eastAsia"/>
        </w:rPr>
        <w:t>更新，当券商交易系统中本交易账号下有新的委托成交，即刻通知平台</w:t>
      </w:r>
    </w:p>
    <w:p w14:paraId="52D102C5" w14:textId="06701C6B" w:rsidR="00456ED3" w:rsidRPr="0014457C" w:rsidRDefault="00456ED3" w:rsidP="000F7953">
      <w:pPr>
        <w:pStyle w:val="a7"/>
        <w:numPr>
          <w:ilvl w:val="0"/>
          <w:numId w:val="39"/>
        </w:numPr>
      </w:pPr>
      <w:r w:rsidRPr="0014457C">
        <w:rPr>
          <w:rFonts w:hint="eastAsia"/>
        </w:rPr>
        <w:t>平台拿到交易确认状态后，解冻 买入金额+交易佣金，并扣除。更改委托单状态为已成交、登记持仓份额，委托单与实盘账户绑定</w:t>
      </w:r>
    </w:p>
    <w:p w14:paraId="68AC6683" w14:textId="77777777" w:rsidR="00194E10" w:rsidRPr="0014457C" w:rsidRDefault="00194E10" w:rsidP="00194E10">
      <w:r w:rsidRPr="0014457C">
        <w:rPr>
          <w:rFonts w:hint="eastAsia"/>
        </w:rPr>
        <w:t>【买入策略】</w:t>
      </w:r>
    </w:p>
    <w:p w14:paraId="06CAEB25" w14:textId="2A95CD11" w:rsidR="00877291" w:rsidRPr="0014457C" w:rsidRDefault="009774AD" w:rsidP="0053464E">
      <w:pPr>
        <w:pStyle w:val="a7"/>
        <w:numPr>
          <w:ilvl w:val="0"/>
          <w:numId w:val="4"/>
        </w:numPr>
      </w:pPr>
      <w:r w:rsidRPr="0014457C">
        <w:rPr>
          <w:rFonts w:hint="eastAsia"/>
        </w:rPr>
        <w:t>买入股票代码前三位为：600、601、603（沪市A股），000（深市A股）、001、002（中小板），300（创业板）开头</w:t>
      </w:r>
      <w:r w:rsidR="00456ED3" w:rsidRPr="0014457C">
        <w:rPr>
          <w:rFonts w:hint="eastAsia"/>
        </w:rPr>
        <w:t>，510（沪市ETF）、159（深市ETF）、150（深市分级基金）、502（沪市分级基金）</w:t>
      </w:r>
      <w:r w:rsidRPr="0014457C">
        <w:rPr>
          <w:rFonts w:hint="eastAsia"/>
        </w:rPr>
        <w:t>，股票名称前无S</w:t>
      </w:r>
      <w:r w:rsidR="002C2EEA" w:rsidRPr="0014457C">
        <w:rPr>
          <w:rFonts w:hint="eastAsia"/>
        </w:rPr>
        <w:t>（未完成股改股票）</w:t>
      </w:r>
      <w:r w:rsidRPr="0014457C">
        <w:rPr>
          <w:rFonts w:hint="eastAsia"/>
        </w:rPr>
        <w:t>、ST</w:t>
      </w:r>
      <w:r w:rsidR="002C2EEA" w:rsidRPr="0014457C">
        <w:rPr>
          <w:rFonts w:hint="eastAsia"/>
        </w:rPr>
        <w:t>（特别处理股票）</w:t>
      </w:r>
      <w:r w:rsidRPr="0014457C">
        <w:rPr>
          <w:rFonts w:hint="eastAsia"/>
        </w:rPr>
        <w:t>、*ST</w:t>
      </w:r>
      <w:r w:rsidR="002C2EEA" w:rsidRPr="0014457C">
        <w:rPr>
          <w:rFonts w:hint="eastAsia"/>
        </w:rPr>
        <w:t>（退市警告剽）</w:t>
      </w:r>
      <w:r w:rsidRPr="0014457C">
        <w:rPr>
          <w:rFonts w:hint="eastAsia"/>
        </w:rPr>
        <w:t>、</w:t>
      </w:r>
      <w:r w:rsidR="002C2EEA" w:rsidRPr="0014457C">
        <w:rPr>
          <w:rFonts w:hint="eastAsia"/>
        </w:rPr>
        <w:t>N（新股上市）、XR（除权日股票）、XD（除息日股票）、DR（除权除息日股票）这些英文前缀</w:t>
      </w:r>
    </w:p>
    <w:p w14:paraId="7614824C" w14:textId="09F7E7A3" w:rsidR="0053464E" w:rsidRPr="0014457C" w:rsidRDefault="0046115D" w:rsidP="0053464E">
      <w:pPr>
        <w:pStyle w:val="a7"/>
        <w:numPr>
          <w:ilvl w:val="0"/>
          <w:numId w:val="4"/>
        </w:numPr>
      </w:pPr>
      <w:r w:rsidRPr="0014457C">
        <w:rPr>
          <w:rFonts w:hint="eastAsia"/>
        </w:rPr>
        <w:t>检查所买股票是否属于禁买股票池中禁止买入股票</w:t>
      </w:r>
      <w:r w:rsidR="00FD77CC" w:rsidRPr="0014457C">
        <w:rPr>
          <w:rFonts w:hint="eastAsia"/>
        </w:rPr>
        <w:t>或</w:t>
      </w:r>
      <w:r w:rsidR="00FD77CC" w:rsidRPr="008A42A1">
        <w:rPr>
          <w:rFonts w:hint="eastAsia"/>
          <w:color w:val="FF0000"/>
          <w:rPrChange w:id="396" w:author="wang alex" w:date="2015-05-22T22:55:00Z">
            <w:rPr>
              <w:rFonts w:hint="eastAsia"/>
            </w:rPr>
          </w:rPrChange>
        </w:rPr>
        <w:t>该股是否已经触及涨跌停</w:t>
      </w:r>
      <w:ins w:id="397" w:author="wang alex" w:date="2015-05-22T22:55:00Z">
        <w:r w:rsidR="008A42A1">
          <w:rPr>
            <w:rFonts w:hint="eastAsia"/>
          </w:rPr>
          <w:t>（为什么？）</w:t>
        </w:r>
      </w:ins>
      <w:r w:rsidR="00FD77CC" w:rsidRPr="0014457C">
        <w:rPr>
          <w:rFonts w:hint="eastAsia"/>
        </w:rPr>
        <w:t>（涨跌停股票临时判断，当涨跌停打开时用户可购买该股票）</w:t>
      </w:r>
    </w:p>
    <w:p w14:paraId="714E6177" w14:textId="5346240D" w:rsidR="004F1A52" w:rsidRPr="0014457C" w:rsidRDefault="00FD77CC" w:rsidP="00456ED3">
      <w:pPr>
        <w:pStyle w:val="a7"/>
        <w:numPr>
          <w:ilvl w:val="0"/>
          <w:numId w:val="4"/>
        </w:numPr>
      </w:pPr>
      <w:r w:rsidRPr="0014457C">
        <w:rPr>
          <w:rFonts w:hint="eastAsia"/>
        </w:rPr>
        <w:t>检查当日是否为可交易日</w:t>
      </w:r>
    </w:p>
    <w:p w14:paraId="33592F39" w14:textId="45B52535" w:rsidR="0014328D" w:rsidRPr="0014457C" w:rsidRDefault="0014328D" w:rsidP="0014328D">
      <w:r w:rsidRPr="0014457C">
        <w:rPr>
          <w:rFonts w:hint="eastAsia"/>
        </w:rPr>
        <w:t>——</w:t>
      </w:r>
      <w:r w:rsidRPr="0014457C">
        <w:rPr>
          <w:rFonts w:hint="eastAsia"/>
          <w:highlight w:val="yellow"/>
        </w:rPr>
        <w:t>以上买入限制条件在用户触及到时在app端通过文案提醒用户</w:t>
      </w:r>
    </w:p>
    <w:p w14:paraId="5D48DBC3" w14:textId="77777777" w:rsidR="005D131B" w:rsidRPr="0014457C" w:rsidRDefault="005D131B" w:rsidP="0014328D"/>
    <w:p w14:paraId="45AF10BF" w14:textId="44B9C958" w:rsidR="00FB1D35" w:rsidRPr="0014457C" w:rsidRDefault="00194E10" w:rsidP="000F7953">
      <w:pPr>
        <w:pStyle w:val="a7"/>
        <w:numPr>
          <w:ilvl w:val="0"/>
          <w:numId w:val="40"/>
        </w:numPr>
      </w:pPr>
      <w:r w:rsidRPr="0014457C">
        <w:t>交易价格为</w:t>
      </w:r>
      <w:r w:rsidRPr="0014457C">
        <w:rPr>
          <w:rFonts w:hint="eastAsia"/>
        </w:rPr>
        <w:t>实时市价买入，为尽量增加资金利用率</w:t>
      </w:r>
      <w:r w:rsidRPr="0014457C">
        <w:t>尽量可能</w:t>
      </w:r>
      <w:r w:rsidRPr="0014457C">
        <w:rPr>
          <w:rFonts w:hint="eastAsia"/>
        </w:rPr>
        <w:t>达成</w:t>
      </w:r>
      <w:r w:rsidRPr="0014457C">
        <w:t>交易，</w:t>
      </w:r>
      <w:r w:rsidR="00456ED3" w:rsidRPr="0014457C">
        <w:rPr>
          <w:rFonts w:hint="eastAsia"/>
        </w:rPr>
        <w:t>买入时采用当前盘口卖出第三</w:t>
      </w:r>
      <w:r w:rsidRPr="0014457C">
        <w:rPr>
          <w:rFonts w:hint="eastAsia"/>
        </w:rPr>
        <w:t>档价格为</w:t>
      </w:r>
      <w:r w:rsidRPr="0014457C">
        <w:t>买入价格</w:t>
      </w:r>
      <w:r w:rsidR="006A247B" w:rsidRPr="0014457C">
        <w:rPr>
          <w:rFonts w:hint="eastAsia"/>
        </w:rPr>
        <w:t>（当前盘口第</w:t>
      </w:r>
      <w:r w:rsidR="00456ED3" w:rsidRPr="0014457C">
        <w:rPr>
          <w:rFonts w:hint="eastAsia"/>
        </w:rPr>
        <w:t>三</w:t>
      </w:r>
      <w:r w:rsidR="006A247B" w:rsidRPr="0014457C">
        <w:rPr>
          <w:rFonts w:hint="eastAsia"/>
        </w:rPr>
        <w:t>档价格由</w:t>
      </w:r>
      <w:r w:rsidR="00456ED3" w:rsidRPr="0014457C">
        <w:rPr>
          <w:rFonts w:hint="eastAsia"/>
        </w:rPr>
        <w:t>券商</w:t>
      </w:r>
      <w:r w:rsidR="006A247B" w:rsidRPr="0014457C">
        <w:rPr>
          <w:rFonts w:hint="eastAsia"/>
        </w:rPr>
        <w:t>提供）</w:t>
      </w:r>
      <w:r w:rsidR="009D2CBE" w:rsidRPr="0014457C">
        <w:rPr>
          <w:rFonts w:hint="eastAsia"/>
        </w:rPr>
        <w:t>，剩余未达成</w:t>
      </w:r>
      <w:r w:rsidR="009D2CBE" w:rsidRPr="0014457C">
        <w:rPr>
          <w:rFonts w:hint="eastAsia"/>
        </w:rPr>
        <w:lastRenderedPageBreak/>
        <w:t>委托继续挂单</w:t>
      </w:r>
      <w:r w:rsidR="00FB1D35" w:rsidRPr="0014457C">
        <w:rPr>
          <w:rFonts w:hint="eastAsia"/>
        </w:rPr>
        <w:t>，直到当日收盘后撤销，</w:t>
      </w:r>
    </w:p>
    <w:p w14:paraId="20F6BAA9" w14:textId="4CA8A495" w:rsidR="004C5D91" w:rsidRPr="0014457C" w:rsidRDefault="00FB1D35" w:rsidP="000F7953">
      <w:pPr>
        <w:pStyle w:val="a7"/>
        <w:numPr>
          <w:ilvl w:val="0"/>
          <w:numId w:val="40"/>
        </w:numPr>
      </w:pPr>
      <w:r w:rsidRPr="0014457C">
        <w:rPr>
          <w:rFonts w:hint="eastAsia"/>
        </w:rPr>
        <w:t>买入成功后根据股市行情及交易变动，</w:t>
      </w:r>
      <w:r w:rsidR="00D051E7" w:rsidRPr="0014457C">
        <w:rPr>
          <w:rFonts w:hint="eastAsia"/>
        </w:rPr>
        <w:t>实时更新</w:t>
      </w:r>
      <w:r w:rsidR="00456ED3" w:rsidRPr="0014457C">
        <w:rPr>
          <w:rFonts w:hint="eastAsia"/>
        </w:rPr>
        <w:t>实盘</w:t>
      </w:r>
      <w:r w:rsidR="00D051E7" w:rsidRPr="0014457C">
        <w:rPr>
          <w:rFonts w:hint="eastAsia"/>
        </w:rPr>
        <w:t>帐户的持仓股票</w:t>
      </w:r>
      <w:r w:rsidRPr="0014457C">
        <w:rPr>
          <w:rFonts w:hint="eastAsia"/>
        </w:rPr>
        <w:t>价格及当前盈亏等信息</w:t>
      </w:r>
    </w:p>
    <w:p w14:paraId="2C714E0E" w14:textId="77777777" w:rsidR="00CB5C7B" w:rsidRPr="0014457C" w:rsidRDefault="00CB5C7B" w:rsidP="009C5332"/>
    <w:p w14:paraId="756B7AC1" w14:textId="75C6A127" w:rsidR="008E56A2" w:rsidRPr="0014457C" w:rsidRDefault="002E4938" w:rsidP="009C5332">
      <w:r w:rsidRPr="0014457C">
        <w:rPr>
          <w:rFonts w:hint="eastAsia"/>
        </w:rPr>
        <w:t>用户</w:t>
      </w:r>
      <w:r w:rsidRPr="0014457C">
        <w:t>需要输</w:t>
      </w:r>
      <w:r w:rsidR="00C8275E" w:rsidRPr="0014457C">
        <w:rPr>
          <w:rFonts w:hint="eastAsia"/>
        </w:rPr>
        <w:tab/>
      </w:r>
      <w:r w:rsidRPr="0014457C">
        <w:t>入</w:t>
      </w:r>
      <w:r w:rsidR="006679A6" w:rsidRPr="0014457C">
        <w:rPr>
          <w:rFonts w:hint="eastAsia"/>
        </w:rPr>
        <w:t>或确认</w:t>
      </w:r>
      <w:r w:rsidRPr="0014457C">
        <w:t>信息如下</w:t>
      </w:r>
      <w:r w:rsidR="00B440CF" w:rsidRPr="0014457C">
        <w:rPr>
          <w:rFonts w:hint="eastAsia"/>
        </w:rPr>
        <w:t>：</w:t>
      </w:r>
    </w:p>
    <w:tbl>
      <w:tblPr>
        <w:tblStyle w:val="af6"/>
        <w:tblW w:w="0" w:type="auto"/>
        <w:tblInd w:w="227" w:type="dxa"/>
        <w:tblLook w:val="04A0" w:firstRow="1" w:lastRow="0" w:firstColumn="1" w:lastColumn="0" w:noHBand="0" w:noVBand="1"/>
      </w:tblPr>
      <w:tblGrid>
        <w:gridCol w:w="3114"/>
        <w:gridCol w:w="3121"/>
        <w:gridCol w:w="3114"/>
      </w:tblGrid>
      <w:tr w:rsidR="002E4938" w:rsidRPr="0014457C" w14:paraId="36EFC47A" w14:textId="77777777" w:rsidTr="003E03A8">
        <w:tc>
          <w:tcPr>
            <w:tcW w:w="3114" w:type="dxa"/>
          </w:tcPr>
          <w:p w14:paraId="0A975395" w14:textId="77777777" w:rsidR="002E4938" w:rsidRPr="0014457C" w:rsidRDefault="002E4938" w:rsidP="003E03A8">
            <w:pPr>
              <w:ind w:left="0"/>
            </w:pPr>
            <w:r w:rsidRPr="0014457C">
              <w:rPr>
                <w:rFonts w:hint="eastAsia"/>
              </w:rPr>
              <w:t>要素名称</w:t>
            </w:r>
          </w:p>
        </w:tc>
        <w:tc>
          <w:tcPr>
            <w:tcW w:w="3121" w:type="dxa"/>
          </w:tcPr>
          <w:p w14:paraId="6A6E25C3" w14:textId="77777777" w:rsidR="002E4938" w:rsidRPr="0014457C" w:rsidRDefault="002E4938" w:rsidP="003E03A8">
            <w:pPr>
              <w:ind w:left="0"/>
            </w:pPr>
            <w:r w:rsidRPr="0014457C">
              <w:rPr>
                <w:rFonts w:hint="eastAsia"/>
              </w:rPr>
              <w:t>解释</w:t>
            </w:r>
          </w:p>
        </w:tc>
        <w:tc>
          <w:tcPr>
            <w:tcW w:w="3114" w:type="dxa"/>
          </w:tcPr>
          <w:p w14:paraId="1EAB913E" w14:textId="77777777" w:rsidR="002E4938" w:rsidRPr="0014457C" w:rsidRDefault="002E4938" w:rsidP="003E03A8">
            <w:pPr>
              <w:ind w:left="0"/>
            </w:pPr>
            <w:r w:rsidRPr="0014457C">
              <w:rPr>
                <w:rFonts w:hint="eastAsia"/>
              </w:rPr>
              <w:t>备注</w:t>
            </w:r>
          </w:p>
        </w:tc>
      </w:tr>
      <w:tr w:rsidR="002E4938" w:rsidRPr="0014457C" w14:paraId="70764826" w14:textId="77777777" w:rsidTr="003E03A8">
        <w:tc>
          <w:tcPr>
            <w:tcW w:w="3114" w:type="dxa"/>
          </w:tcPr>
          <w:p w14:paraId="1569F329" w14:textId="0DB848E4" w:rsidR="002E4938" w:rsidRPr="0014457C" w:rsidRDefault="002E4938" w:rsidP="003E03A8">
            <w:pPr>
              <w:ind w:left="0"/>
            </w:pPr>
            <w:r w:rsidRPr="0014457C">
              <w:rPr>
                <w:rFonts w:hint="eastAsia"/>
              </w:rPr>
              <w:t>股票</w:t>
            </w:r>
            <w:r w:rsidRPr="0014457C">
              <w:t>代码</w:t>
            </w:r>
          </w:p>
        </w:tc>
        <w:tc>
          <w:tcPr>
            <w:tcW w:w="3121" w:type="dxa"/>
          </w:tcPr>
          <w:p w14:paraId="1CA22046" w14:textId="77777777" w:rsidR="002E4938" w:rsidRPr="0014457C" w:rsidRDefault="002E4938" w:rsidP="003E03A8">
            <w:pPr>
              <w:ind w:left="0"/>
            </w:pPr>
          </w:p>
        </w:tc>
        <w:tc>
          <w:tcPr>
            <w:tcW w:w="3114" w:type="dxa"/>
          </w:tcPr>
          <w:p w14:paraId="12BCCFA2" w14:textId="77777777" w:rsidR="002E4938" w:rsidRPr="0014457C" w:rsidRDefault="002E4938" w:rsidP="003E03A8">
            <w:pPr>
              <w:ind w:left="0"/>
            </w:pPr>
          </w:p>
        </w:tc>
      </w:tr>
      <w:tr w:rsidR="002E4938" w:rsidRPr="0014457C" w14:paraId="4FFB81B5" w14:textId="77777777" w:rsidTr="003E03A8">
        <w:tc>
          <w:tcPr>
            <w:tcW w:w="3114" w:type="dxa"/>
          </w:tcPr>
          <w:p w14:paraId="4BEE5D84" w14:textId="17CBCEED" w:rsidR="002E4938" w:rsidRPr="0014457C" w:rsidRDefault="006D6493" w:rsidP="002E4938">
            <w:pPr>
              <w:ind w:left="0"/>
            </w:pPr>
            <w:r w:rsidRPr="0014457C">
              <w:rPr>
                <w:rFonts w:hint="eastAsia"/>
              </w:rPr>
              <w:t>实盘账户</w:t>
            </w:r>
          </w:p>
        </w:tc>
        <w:tc>
          <w:tcPr>
            <w:tcW w:w="3121" w:type="dxa"/>
          </w:tcPr>
          <w:p w14:paraId="12867DAD" w14:textId="5AE3C9E1" w:rsidR="002E4938" w:rsidRPr="0014457C" w:rsidRDefault="006D6493" w:rsidP="002E4938">
            <w:pPr>
              <w:ind w:left="0"/>
            </w:pPr>
            <w:r w:rsidRPr="0014457C">
              <w:rPr>
                <w:rFonts w:hint="eastAsia"/>
              </w:rPr>
              <w:t>选择实盘账户</w:t>
            </w:r>
          </w:p>
        </w:tc>
        <w:tc>
          <w:tcPr>
            <w:tcW w:w="3114" w:type="dxa"/>
          </w:tcPr>
          <w:p w14:paraId="4C901ED4" w14:textId="6FC49680" w:rsidR="002E4938" w:rsidRPr="0014457C" w:rsidRDefault="002E4938" w:rsidP="00C24DB0">
            <w:pPr>
              <w:ind w:left="0"/>
            </w:pPr>
          </w:p>
        </w:tc>
      </w:tr>
      <w:tr w:rsidR="002E4938" w:rsidRPr="0014457C" w14:paraId="5EF18A89" w14:textId="77777777" w:rsidTr="003E03A8">
        <w:tc>
          <w:tcPr>
            <w:tcW w:w="3114" w:type="dxa"/>
          </w:tcPr>
          <w:p w14:paraId="4DD22FB0" w14:textId="235A5C29" w:rsidR="002E4938" w:rsidRPr="0014457C" w:rsidRDefault="009E123B" w:rsidP="006D6493">
            <w:pPr>
              <w:ind w:left="0"/>
            </w:pPr>
            <w:r w:rsidRPr="0014457C">
              <w:rPr>
                <w:rFonts w:hint="eastAsia"/>
              </w:rPr>
              <w:t>试算</w:t>
            </w:r>
            <w:r w:rsidR="006D6493" w:rsidRPr="0014457C">
              <w:rPr>
                <w:rFonts w:hint="eastAsia"/>
              </w:rPr>
              <w:t>最大可买</w:t>
            </w:r>
          </w:p>
        </w:tc>
        <w:tc>
          <w:tcPr>
            <w:tcW w:w="3121" w:type="dxa"/>
          </w:tcPr>
          <w:p w14:paraId="137C5E50" w14:textId="43FA3E72" w:rsidR="002E4938" w:rsidRPr="0014457C" w:rsidRDefault="006D6493" w:rsidP="002E4938">
            <w:pPr>
              <w:ind w:left="0"/>
            </w:pPr>
            <w:r w:rsidRPr="0014457C">
              <w:rPr>
                <w:rFonts w:hint="eastAsia"/>
              </w:rPr>
              <w:t>根据价格、实盘可用余额 计算最大可买</w:t>
            </w:r>
          </w:p>
        </w:tc>
        <w:tc>
          <w:tcPr>
            <w:tcW w:w="3114" w:type="dxa"/>
          </w:tcPr>
          <w:p w14:paraId="253AE1B4" w14:textId="346E5DC7" w:rsidR="002E4938" w:rsidRPr="0014457C" w:rsidRDefault="002E4938" w:rsidP="002E4938">
            <w:pPr>
              <w:ind w:left="0"/>
            </w:pPr>
          </w:p>
        </w:tc>
      </w:tr>
      <w:tr w:rsidR="009E123B" w:rsidRPr="0014457C" w14:paraId="73D593EE" w14:textId="77777777" w:rsidTr="003E03A8">
        <w:tc>
          <w:tcPr>
            <w:tcW w:w="3114" w:type="dxa"/>
          </w:tcPr>
          <w:p w14:paraId="1F16AF2F" w14:textId="4C03119B" w:rsidR="009E123B" w:rsidRPr="0014457C" w:rsidRDefault="006D6493" w:rsidP="0033038F">
            <w:pPr>
              <w:ind w:left="0"/>
            </w:pPr>
            <w:r w:rsidRPr="0014457C">
              <w:rPr>
                <w:rFonts w:hint="eastAsia"/>
              </w:rPr>
              <w:t>计算最大可卖</w:t>
            </w:r>
          </w:p>
        </w:tc>
        <w:tc>
          <w:tcPr>
            <w:tcW w:w="3121" w:type="dxa"/>
          </w:tcPr>
          <w:p w14:paraId="444B6063" w14:textId="60B9EF64" w:rsidR="009E123B" w:rsidRPr="0014457C" w:rsidRDefault="006D6493" w:rsidP="002E4938">
            <w:pPr>
              <w:ind w:left="0"/>
            </w:pPr>
            <w:r w:rsidRPr="0014457C">
              <w:rPr>
                <w:rFonts w:hint="eastAsia"/>
              </w:rPr>
              <w:t>获取账户中的持仓，读取持有该股票的份额，作为计算的最大可卖</w:t>
            </w:r>
          </w:p>
        </w:tc>
        <w:tc>
          <w:tcPr>
            <w:tcW w:w="3114" w:type="dxa"/>
          </w:tcPr>
          <w:p w14:paraId="1ABD864A" w14:textId="23A7CBA4" w:rsidR="009E123B" w:rsidRPr="0014457C" w:rsidRDefault="009E123B" w:rsidP="006D6493">
            <w:pPr>
              <w:ind w:left="0"/>
            </w:pPr>
          </w:p>
        </w:tc>
      </w:tr>
      <w:tr w:rsidR="000950F7" w:rsidRPr="0014457C" w14:paraId="67756582" w14:textId="77777777" w:rsidTr="003E03A8">
        <w:tc>
          <w:tcPr>
            <w:tcW w:w="3114" w:type="dxa"/>
          </w:tcPr>
          <w:p w14:paraId="2C17E226" w14:textId="0D375EAD" w:rsidR="000950F7" w:rsidRPr="0014457C" w:rsidRDefault="00BD274D" w:rsidP="002E4938">
            <w:pPr>
              <w:ind w:left="0"/>
            </w:pPr>
            <w:r w:rsidRPr="0014457C">
              <w:rPr>
                <w:rFonts w:hint="eastAsia"/>
              </w:rPr>
              <w:t>协议</w:t>
            </w:r>
            <w:r w:rsidRPr="0014457C">
              <w:t>确认</w:t>
            </w:r>
          </w:p>
        </w:tc>
        <w:tc>
          <w:tcPr>
            <w:tcW w:w="3121" w:type="dxa"/>
          </w:tcPr>
          <w:p w14:paraId="2B4B91B7" w14:textId="04EF0C14" w:rsidR="000950F7" w:rsidRPr="0014457C" w:rsidRDefault="00BD274D" w:rsidP="00C24DB0">
            <w:pPr>
              <w:ind w:left="0"/>
            </w:pPr>
            <w:r w:rsidRPr="0014457C">
              <w:rPr>
                <w:rFonts w:hint="eastAsia"/>
              </w:rPr>
              <w:t>默认</w:t>
            </w:r>
            <w:r w:rsidRPr="0014457C">
              <w:t>勾选确认</w:t>
            </w:r>
          </w:p>
        </w:tc>
        <w:tc>
          <w:tcPr>
            <w:tcW w:w="3114" w:type="dxa"/>
          </w:tcPr>
          <w:p w14:paraId="0D21DF04" w14:textId="77777777" w:rsidR="000950F7" w:rsidRPr="0014457C" w:rsidRDefault="000950F7" w:rsidP="002E4938">
            <w:pPr>
              <w:ind w:left="0"/>
            </w:pPr>
          </w:p>
        </w:tc>
      </w:tr>
    </w:tbl>
    <w:p w14:paraId="60214ACE" w14:textId="77777777" w:rsidR="00B440CF" w:rsidRPr="0014457C" w:rsidRDefault="00B440CF" w:rsidP="004C50DF">
      <w:pPr>
        <w:ind w:left="0"/>
      </w:pPr>
    </w:p>
    <w:p w14:paraId="2233102B" w14:textId="3ADB8667" w:rsidR="00BC0D6C" w:rsidRPr="0014457C" w:rsidRDefault="00BC0D6C" w:rsidP="004C50DF">
      <w:pPr>
        <w:ind w:left="0"/>
      </w:pPr>
      <w:r w:rsidRPr="0014457C">
        <w:rPr>
          <w:rFonts w:hint="eastAsia"/>
        </w:rPr>
        <w:t>【帐户变动】</w:t>
      </w:r>
    </w:p>
    <w:p w14:paraId="75B9A4E4" w14:textId="2940F8CE" w:rsidR="00BC0D6C" w:rsidRPr="0014457C" w:rsidRDefault="00BC0D6C" w:rsidP="00BC0D6C">
      <w:r w:rsidRPr="0014457C">
        <w:rPr>
          <w:rFonts w:hint="eastAsia"/>
        </w:rPr>
        <w:t>场景：</w:t>
      </w:r>
      <w:r w:rsidR="00962830" w:rsidRPr="0014457C">
        <w:t>买入股票1000股，每股裸价9.64元，</w:t>
      </w:r>
      <w:r w:rsidR="003C1EB1" w:rsidRPr="0014457C">
        <w:rPr>
          <w:rFonts w:hint="eastAsia"/>
        </w:rPr>
        <w:t>买入额为9964元，</w:t>
      </w:r>
      <w:r w:rsidR="00962830" w:rsidRPr="0014457C">
        <w:t>买入佣金9964*0.0</w:t>
      </w:r>
      <w:r w:rsidR="00F77FC2" w:rsidRPr="0014457C">
        <w:t>5</w:t>
      </w:r>
      <w:r w:rsidR="00962830" w:rsidRPr="0014457C">
        <w:t>%&lt;5元，取5元，买入过户费0.06元，</w:t>
      </w:r>
      <w:r w:rsidR="003C1EB1" w:rsidRPr="0014457C">
        <w:rPr>
          <w:rFonts w:hint="eastAsia"/>
        </w:rPr>
        <w:t>总计收取交易佣金为5.06元。</w:t>
      </w:r>
    </w:p>
    <w:p w14:paraId="3ED30BC7" w14:textId="77777777" w:rsidR="003828DE" w:rsidRPr="0014457C" w:rsidRDefault="00E07AB1" w:rsidP="003828DE">
      <w:r w:rsidRPr="0014457C">
        <w:rPr>
          <w:rFonts w:hint="eastAsia"/>
        </w:rPr>
        <w:t>交易记账顺序、金额及记账科目如下:</w:t>
      </w:r>
    </w:p>
    <w:tbl>
      <w:tblPr>
        <w:tblW w:w="8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246"/>
        <w:gridCol w:w="1581"/>
        <w:gridCol w:w="3119"/>
      </w:tblGrid>
      <w:tr w:rsidR="003828DE" w:rsidRPr="0014457C" w14:paraId="73537FA6" w14:textId="77777777" w:rsidTr="00FB51FC">
        <w:trPr>
          <w:trHeight w:val="540"/>
        </w:trPr>
        <w:tc>
          <w:tcPr>
            <w:tcW w:w="1123" w:type="dxa"/>
            <w:shd w:val="clear" w:color="auto" w:fill="auto"/>
            <w:vAlign w:val="center"/>
            <w:hideMark/>
          </w:tcPr>
          <w:p w14:paraId="71E4C4FB"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246" w:type="dxa"/>
            <w:shd w:val="clear" w:color="auto" w:fill="auto"/>
            <w:vAlign w:val="center"/>
            <w:hideMark/>
          </w:tcPr>
          <w:p w14:paraId="7065D594"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581" w:type="dxa"/>
            <w:shd w:val="clear" w:color="auto" w:fill="auto"/>
            <w:vAlign w:val="center"/>
            <w:hideMark/>
          </w:tcPr>
          <w:p w14:paraId="0DBF8D79"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08A3146E" w14:textId="77777777" w:rsidR="003828DE" w:rsidRPr="0014457C" w:rsidRDefault="003828DE"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6162C4" w:rsidRPr="0014457C" w14:paraId="5ACB7EBA" w14:textId="77777777" w:rsidTr="00FB51FC">
        <w:trPr>
          <w:trHeight w:val="540"/>
        </w:trPr>
        <w:tc>
          <w:tcPr>
            <w:tcW w:w="1123" w:type="dxa"/>
            <w:vMerge w:val="restart"/>
            <w:shd w:val="clear" w:color="auto" w:fill="auto"/>
            <w:vAlign w:val="center"/>
            <w:hideMark/>
          </w:tcPr>
          <w:p w14:paraId="05F94C11" w14:textId="0DEE283F" w:rsidR="006162C4" w:rsidRPr="0014457C" w:rsidRDefault="006162C4"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实盘资产冻结</w:t>
            </w:r>
          </w:p>
        </w:tc>
        <w:tc>
          <w:tcPr>
            <w:tcW w:w="2246" w:type="dxa"/>
            <w:vMerge w:val="restart"/>
            <w:shd w:val="clear" w:color="auto" w:fill="auto"/>
            <w:vAlign w:val="center"/>
            <w:hideMark/>
          </w:tcPr>
          <w:p w14:paraId="47E7EDB6" w14:textId="2B7CD80B" w:rsidR="006162C4" w:rsidRPr="0014457C" w:rsidRDefault="006162C4" w:rsidP="00BA7593">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9964(买入额)+5.06（佣金）</w:t>
            </w:r>
          </w:p>
        </w:tc>
        <w:tc>
          <w:tcPr>
            <w:tcW w:w="1581" w:type="dxa"/>
            <w:shd w:val="clear" w:color="auto" w:fill="auto"/>
            <w:vAlign w:val="center"/>
            <w:hideMark/>
          </w:tcPr>
          <w:p w14:paraId="2797282D" w14:textId="089D66A0" w:rsidR="006162C4" w:rsidRPr="0014457C" w:rsidRDefault="006162C4" w:rsidP="00BA75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p>
        </w:tc>
        <w:tc>
          <w:tcPr>
            <w:tcW w:w="3119" w:type="dxa"/>
            <w:shd w:val="clear" w:color="auto" w:fill="auto"/>
            <w:vAlign w:val="center"/>
            <w:hideMark/>
          </w:tcPr>
          <w:p w14:paraId="6CECFDA4" w14:textId="2F476172"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p>
        </w:tc>
      </w:tr>
      <w:tr w:rsidR="006162C4" w:rsidRPr="0014457C" w14:paraId="5B7E7EB3" w14:textId="77777777" w:rsidTr="00FB51FC">
        <w:trPr>
          <w:trHeight w:val="540"/>
        </w:trPr>
        <w:tc>
          <w:tcPr>
            <w:tcW w:w="1123" w:type="dxa"/>
            <w:vMerge/>
            <w:vAlign w:val="center"/>
            <w:hideMark/>
          </w:tcPr>
          <w:p w14:paraId="0F1ACEF0" w14:textId="77777777" w:rsidR="006162C4" w:rsidRPr="0014457C" w:rsidRDefault="006162C4" w:rsidP="003828DE">
            <w:pPr>
              <w:widowControl/>
              <w:spacing w:after="0"/>
              <w:ind w:left="0"/>
              <w:jc w:val="both"/>
              <w:rPr>
                <w:rFonts w:cs="宋体"/>
                <w:color w:val="000000"/>
                <w:kern w:val="0"/>
                <w:sz w:val="22"/>
                <w:szCs w:val="22"/>
              </w:rPr>
            </w:pPr>
          </w:p>
        </w:tc>
        <w:tc>
          <w:tcPr>
            <w:tcW w:w="2246" w:type="dxa"/>
            <w:vMerge/>
            <w:shd w:val="clear" w:color="auto" w:fill="auto"/>
            <w:vAlign w:val="center"/>
            <w:hideMark/>
          </w:tcPr>
          <w:p w14:paraId="12817AAC" w14:textId="77777777" w:rsidR="006162C4" w:rsidRPr="0014457C" w:rsidRDefault="006162C4" w:rsidP="003828DE">
            <w:pPr>
              <w:widowControl/>
              <w:spacing w:after="0"/>
              <w:ind w:left="0"/>
              <w:jc w:val="both"/>
              <w:rPr>
                <w:rFonts w:cs="宋体"/>
                <w:color w:val="000000"/>
                <w:kern w:val="0"/>
                <w:sz w:val="22"/>
                <w:szCs w:val="22"/>
              </w:rPr>
            </w:pPr>
          </w:p>
        </w:tc>
        <w:tc>
          <w:tcPr>
            <w:tcW w:w="1581" w:type="dxa"/>
            <w:shd w:val="clear" w:color="auto" w:fill="auto"/>
            <w:vAlign w:val="center"/>
            <w:hideMark/>
          </w:tcPr>
          <w:p w14:paraId="0C4BD5C7" w14:textId="5F140142"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5454FD19" w14:textId="1A5736A9" w:rsidR="006162C4" w:rsidRPr="0014457C" w:rsidRDefault="006162C4"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54DCF7C8" w14:textId="77777777" w:rsidTr="00FB51FC">
        <w:trPr>
          <w:trHeight w:val="461"/>
        </w:trPr>
        <w:tc>
          <w:tcPr>
            <w:tcW w:w="1123" w:type="dxa"/>
            <w:vMerge w:val="restart"/>
            <w:shd w:val="clear" w:color="auto" w:fill="auto"/>
            <w:vAlign w:val="center"/>
            <w:hideMark/>
          </w:tcPr>
          <w:p w14:paraId="4BF16A6E" w14:textId="7D7632B0" w:rsidR="00FB51FC" w:rsidRPr="0014457C" w:rsidRDefault="00FB51FC" w:rsidP="000A19A6">
            <w:pPr>
              <w:widowControl/>
              <w:spacing w:after="0"/>
              <w:ind w:left="0"/>
              <w:jc w:val="both"/>
              <w:rPr>
                <w:rFonts w:cs="宋体"/>
                <w:color w:val="000000"/>
                <w:kern w:val="0"/>
                <w:sz w:val="22"/>
                <w:szCs w:val="22"/>
              </w:rPr>
            </w:pPr>
            <w:r w:rsidRPr="0014457C">
              <w:rPr>
                <w:rFonts w:cs="宋体" w:hint="eastAsia"/>
                <w:color w:val="000000"/>
                <w:kern w:val="0"/>
                <w:sz w:val="22"/>
                <w:szCs w:val="22"/>
              </w:rPr>
              <w:lastRenderedPageBreak/>
              <w:t>股票买入成交</w:t>
            </w:r>
          </w:p>
        </w:tc>
        <w:tc>
          <w:tcPr>
            <w:tcW w:w="2246" w:type="dxa"/>
            <w:vMerge w:val="restart"/>
            <w:shd w:val="clear" w:color="auto" w:fill="auto"/>
            <w:vAlign w:val="center"/>
            <w:hideMark/>
          </w:tcPr>
          <w:p w14:paraId="078CDCAD"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5（买入佣金支出）</w:t>
            </w:r>
          </w:p>
        </w:tc>
        <w:tc>
          <w:tcPr>
            <w:tcW w:w="1581" w:type="dxa"/>
            <w:shd w:val="clear" w:color="auto" w:fill="auto"/>
            <w:vAlign w:val="center"/>
            <w:hideMark/>
          </w:tcPr>
          <w:p w14:paraId="41FA7CBD"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买入佣金支出-A账户010204+</w:t>
            </w:r>
          </w:p>
        </w:tc>
        <w:tc>
          <w:tcPr>
            <w:tcW w:w="3119" w:type="dxa"/>
            <w:shd w:val="clear" w:color="auto" w:fill="auto"/>
            <w:vAlign w:val="center"/>
            <w:hideMark/>
          </w:tcPr>
          <w:p w14:paraId="419038B9" w14:textId="4A203901"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r w:rsidR="00FB51FC" w:rsidRPr="0014457C" w14:paraId="4BBC7D89" w14:textId="77777777" w:rsidTr="00FB51FC">
        <w:trPr>
          <w:trHeight w:val="461"/>
        </w:trPr>
        <w:tc>
          <w:tcPr>
            <w:tcW w:w="1123" w:type="dxa"/>
            <w:vMerge/>
            <w:shd w:val="clear" w:color="auto" w:fill="auto"/>
            <w:vAlign w:val="center"/>
          </w:tcPr>
          <w:p w14:paraId="3B90A5BF" w14:textId="2E03541F" w:rsidR="00FB51FC" w:rsidRPr="0014457C" w:rsidRDefault="00FB51FC" w:rsidP="003828DE">
            <w:pPr>
              <w:spacing w:after="0"/>
              <w:ind w:left="0"/>
              <w:jc w:val="both"/>
              <w:rPr>
                <w:rFonts w:cs="宋体"/>
                <w:color w:val="000000"/>
                <w:kern w:val="0"/>
                <w:sz w:val="22"/>
                <w:szCs w:val="22"/>
              </w:rPr>
            </w:pPr>
          </w:p>
        </w:tc>
        <w:tc>
          <w:tcPr>
            <w:tcW w:w="2246" w:type="dxa"/>
            <w:vMerge/>
            <w:shd w:val="clear" w:color="auto" w:fill="auto"/>
            <w:vAlign w:val="center"/>
          </w:tcPr>
          <w:p w14:paraId="37336FB2" w14:textId="77777777" w:rsidR="00FB51FC" w:rsidRPr="0014457C" w:rsidRDefault="00FB51FC" w:rsidP="003828DE">
            <w:pPr>
              <w:widowControl/>
              <w:spacing w:after="0"/>
              <w:ind w:left="0"/>
              <w:jc w:val="both"/>
              <w:rPr>
                <w:rFonts w:cs="宋体"/>
                <w:color w:val="000000"/>
                <w:kern w:val="0"/>
                <w:sz w:val="22"/>
                <w:szCs w:val="22"/>
              </w:rPr>
            </w:pPr>
          </w:p>
        </w:tc>
        <w:tc>
          <w:tcPr>
            <w:tcW w:w="1581" w:type="dxa"/>
            <w:shd w:val="clear" w:color="auto" w:fill="auto"/>
            <w:vAlign w:val="center"/>
          </w:tcPr>
          <w:p w14:paraId="4B50DB4D" w14:textId="22A4787D"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tcPr>
          <w:p w14:paraId="77F9F86E" w14:textId="54B1F3AC"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5D6356AC" w14:textId="77777777" w:rsidTr="00FB51FC">
        <w:trPr>
          <w:trHeight w:val="656"/>
        </w:trPr>
        <w:tc>
          <w:tcPr>
            <w:tcW w:w="1123" w:type="dxa"/>
            <w:vMerge/>
            <w:shd w:val="clear" w:color="auto" w:fill="auto"/>
            <w:vAlign w:val="center"/>
            <w:hideMark/>
          </w:tcPr>
          <w:p w14:paraId="658746B5" w14:textId="7EB6F961" w:rsidR="00FB51FC" w:rsidRPr="0014457C" w:rsidRDefault="00FB51FC" w:rsidP="003828DE">
            <w:pPr>
              <w:spacing w:after="0"/>
              <w:ind w:left="0"/>
              <w:jc w:val="both"/>
              <w:rPr>
                <w:rFonts w:cs="宋体"/>
                <w:color w:val="000000"/>
                <w:kern w:val="0"/>
                <w:sz w:val="22"/>
                <w:szCs w:val="22"/>
              </w:rPr>
            </w:pPr>
          </w:p>
        </w:tc>
        <w:tc>
          <w:tcPr>
            <w:tcW w:w="2246" w:type="dxa"/>
            <w:vMerge w:val="restart"/>
            <w:shd w:val="clear" w:color="auto" w:fill="auto"/>
            <w:vAlign w:val="center"/>
            <w:hideMark/>
          </w:tcPr>
          <w:p w14:paraId="11B0754F" w14:textId="7306EFEA"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0.06（买入过户费支出）</w:t>
            </w:r>
          </w:p>
        </w:tc>
        <w:tc>
          <w:tcPr>
            <w:tcW w:w="1581" w:type="dxa"/>
            <w:shd w:val="clear" w:color="auto" w:fill="auto"/>
            <w:vAlign w:val="center"/>
            <w:hideMark/>
          </w:tcPr>
          <w:p w14:paraId="39910C3A" w14:textId="7777777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买入过户费支出-A账户010208+</w:t>
            </w:r>
          </w:p>
        </w:tc>
        <w:tc>
          <w:tcPr>
            <w:tcW w:w="3119" w:type="dxa"/>
            <w:shd w:val="clear" w:color="auto" w:fill="auto"/>
            <w:vAlign w:val="center"/>
            <w:hideMark/>
          </w:tcPr>
          <w:p w14:paraId="0C8ECD36" w14:textId="630F67F7"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r w:rsidR="00FB51FC" w:rsidRPr="0014457C" w14:paraId="00EC849F" w14:textId="77777777" w:rsidTr="00FB51FC">
        <w:trPr>
          <w:trHeight w:val="655"/>
        </w:trPr>
        <w:tc>
          <w:tcPr>
            <w:tcW w:w="1123" w:type="dxa"/>
            <w:vMerge/>
            <w:shd w:val="clear" w:color="auto" w:fill="auto"/>
            <w:vAlign w:val="center"/>
          </w:tcPr>
          <w:p w14:paraId="342983BA" w14:textId="7B0F9F77" w:rsidR="00FB51FC" w:rsidRPr="0014457C" w:rsidRDefault="00FB51FC" w:rsidP="003828DE">
            <w:pPr>
              <w:spacing w:after="0"/>
              <w:ind w:left="0"/>
              <w:jc w:val="both"/>
              <w:rPr>
                <w:rFonts w:cs="宋体"/>
                <w:color w:val="000000"/>
                <w:kern w:val="0"/>
                <w:sz w:val="22"/>
                <w:szCs w:val="22"/>
              </w:rPr>
            </w:pPr>
          </w:p>
        </w:tc>
        <w:tc>
          <w:tcPr>
            <w:tcW w:w="2246" w:type="dxa"/>
            <w:vMerge/>
            <w:shd w:val="clear" w:color="auto" w:fill="auto"/>
            <w:vAlign w:val="center"/>
          </w:tcPr>
          <w:p w14:paraId="37AF4A1E" w14:textId="77777777" w:rsidR="00FB51FC" w:rsidRPr="0014457C" w:rsidRDefault="00FB51FC" w:rsidP="003828DE">
            <w:pPr>
              <w:widowControl/>
              <w:spacing w:after="0"/>
              <w:ind w:left="0"/>
              <w:jc w:val="both"/>
              <w:rPr>
                <w:rFonts w:cs="宋体"/>
                <w:color w:val="000000"/>
                <w:kern w:val="0"/>
                <w:sz w:val="22"/>
                <w:szCs w:val="22"/>
              </w:rPr>
            </w:pPr>
          </w:p>
        </w:tc>
        <w:tc>
          <w:tcPr>
            <w:tcW w:w="1581" w:type="dxa"/>
            <w:shd w:val="clear" w:color="auto" w:fill="auto"/>
            <w:vAlign w:val="center"/>
          </w:tcPr>
          <w:p w14:paraId="5ABB28AE" w14:textId="65EC695E"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tcPr>
          <w:p w14:paraId="59147580" w14:textId="0312FFC5"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2E6A54E5" w14:textId="77777777" w:rsidTr="00FB51FC">
        <w:trPr>
          <w:trHeight w:val="680"/>
        </w:trPr>
        <w:tc>
          <w:tcPr>
            <w:tcW w:w="1123" w:type="dxa"/>
            <w:vMerge/>
            <w:shd w:val="clear" w:color="auto" w:fill="auto"/>
            <w:vAlign w:val="center"/>
            <w:hideMark/>
          </w:tcPr>
          <w:p w14:paraId="0C29509B" w14:textId="5B89321E" w:rsidR="00FB51FC" w:rsidRPr="0014457C" w:rsidRDefault="00FB51FC" w:rsidP="003828DE">
            <w:pPr>
              <w:widowControl/>
              <w:spacing w:after="0"/>
              <w:ind w:left="0"/>
              <w:jc w:val="both"/>
              <w:rPr>
                <w:rFonts w:cs="宋体"/>
                <w:color w:val="000000"/>
                <w:kern w:val="0"/>
                <w:sz w:val="22"/>
                <w:szCs w:val="22"/>
              </w:rPr>
            </w:pPr>
          </w:p>
        </w:tc>
        <w:tc>
          <w:tcPr>
            <w:tcW w:w="2246" w:type="dxa"/>
            <w:vMerge w:val="restart"/>
            <w:shd w:val="clear" w:color="auto" w:fill="auto"/>
            <w:vAlign w:val="center"/>
            <w:hideMark/>
          </w:tcPr>
          <w:p w14:paraId="2806025B" w14:textId="40DB8F9B" w:rsidR="00FB51FC" w:rsidRPr="0014457C" w:rsidRDefault="00FB51FC" w:rsidP="003828DE">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w:t>
            </w:r>
          </w:p>
        </w:tc>
        <w:tc>
          <w:tcPr>
            <w:tcW w:w="1581" w:type="dxa"/>
            <w:shd w:val="clear" w:color="auto" w:fill="auto"/>
            <w:vAlign w:val="center"/>
            <w:hideMark/>
          </w:tcPr>
          <w:p w14:paraId="099531CE" w14:textId="7664C1DD"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3BA47005" w14:textId="4D7FD7BE"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r w:rsidR="00FB51FC" w:rsidRPr="0014457C" w14:paraId="79AE015D" w14:textId="77777777" w:rsidTr="00FB51FC">
        <w:trPr>
          <w:trHeight w:val="679"/>
        </w:trPr>
        <w:tc>
          <w:tcPr>
            <w:tcW w:w="1123" w:type="dxa"/>
            <w:vMerge/>
            <w:shd w:val="clear" w:color="auto" w:fill="auto"/>
            <w:vAlign w:val="center"/>
          </w:tcPr>
          <w:p w14:paraId="366B5EE5" w14:textId="77777777" w:rsidR="00FB51FC" w:rsidRPr="0014457C" w:rsidRDefault="00FB51FC" w:rsidP="003828DE">
            <w:pPr>
              <w:widowControl/>
              <w:spacing w:after="0"/>
              <w:ind w:left="0"/>
              <w:jc w:val="both"/>
              <w:rPr>
                <w:rFonts w:cs="宋体"/>
                <w:color w:val="000000"/>
                <w:kern w:val="0"/>
                <w:sz w:val="22"/>
                <w:szCs w:val="22"/>
              </w:rPr>
            </w:pPr>
          </w:p>
        </w:tc>
        <w:tc>
          <w:tcPr>
            <w:tcW w:w="2246" w:type="dxa"/>
            <w:vMerge/>
            <w:shd w:val="clear" w:color="auto" w:fill="auto"/>
            <w:vAlign w:val="center"/>
          </w:tcPr>
          <w:p w14:paraId="50245141" w14:textId="77777777" w:rsidR="00FB51FC" w:rsidRPr="0014457C" w:rsidRDefault="00FB51FC" w:rsidP="003828DE">
            <w:pPr>
              <w:widowControl/>
              <w:spacing w:after="0"/>
              <w:ind w:left="0"/>
              <w:jc w:val="both"/>
              <w:rPr>
                <w:rFonts w:cs="宋体"/>
                <w:color w:val="000000"/>
                <w:kern w:val="0"/>
                <w:sz w:val="22"/>
                <w:szCs w:val="22"/>
              </w:rPr>
            </w:pPr>
          </w:p>
        </w:tc>
        <w:tc>
          <w:tcPr>
            <w:tcW w:w="1581" w:type="dxa"/>
            <w:shd w:val="clear" w:color="auto" w:fill="auto"/>
            <w:vAlign w:val="center"/>
          </w:tcPr>
          <w:p w14:paraId="1C4E1131" w14:textId="272BC739"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证券资金账户损益-A账户010201-</w:t>
            </w:r>
          </w:p>
        </w:tc>
        <w:tc>
          <w:tcPr>
            <w:tcW w:w="3119" w:type="dxa"/>
            <w:shd w:val="clear" w:color="auto" w:fill="auto"/>
            <w:vAlign w:val="center"/>
          </w:tcPr>
          <w:p w14:paraId="79F651D3" w14:textId="5FE0508F" w:rsidR="00FB51FC" w:rsidRPr="0014457C" w:rsidRDefault="00FB51FC" w:rsidP="006D6493">
            <w:pPr>
              <w:widowControl/>
              <w:spacing w:after="0"/>
              <w:ind w:left="0"/>
              <w:jc w:val="both"/>
              <w:rPr>
                <w:rFonts w:cs="宋体"/>
                <w:color w:val="000000"/>
                <w:kern w:val="0"/>
                <w:sz w:val="22"/>
                <w:szCs w:val="22"/>
              </w:rPr>
            </w:pPr>
            <w:r w:rsidRPr="0014457C">
              <w:rPr>
                <w:rFonts w:cs="宋体" w:hint="eastAsia"/>
                <w:color w:val="000000"/>
                <w:kern w:val="0"/>
                <w:sz w:val="22"/>
                <w:szCs w:val="22"/>
              </w:rPr>
              <w:t>证券资金账户损益-A账户-</w:t>
            </w:r>
          </w:p>
        </w:tc>
      </w:tr>
    </w:tbl>
    <w:p w14:paraId="124ED867" w14:textId="41779986" w:rsidR="00962830" w:rsidRPr="0014457C" w:rsidRDefault="003828DE" w:rsidP="003828DE">
      <w:r w:rsidRPr="0014457C">
        <w:t xml:space="preserve"> </w:t>
      </w:r>
    </w:p>
    <w:p w14:paraId="181DB645" w14:textId="77777777" w:rsidR="00E25776" w:rsidRPr="0014457C" w:rsidRDefault="00E25776" w:rsidP="00E25776">
      <w:r w:rsidRPr="0014457C">
        <w:rPr>
          <w:rFonts w:hint="eastAsia"/>
        </w:rPr>
        <w:t>【差错处理】</w:t>
      </w:r>
    </w:p>
    <w:p w14:paraId="7B42B09C" w14:textId="1709BF33" w:rsidR="00E25776" w:rsidRPr="0014457C" w:rsidRDefault="00E57780" w:rsidP="003A08E3">
      <w:pPr>
        <w:pStyle w:val="a7"/>
        <w:numPr>
          <w:ilvl w:val="0"/>
          <w:numId w:val="5"/>
        </w:numPr>
      </w:pPr>
      <w:r w:rsidRPr="0014457C">
        <w:rPr>
          <w:rFonts w:hint="eastAsia"/>
        </w:rPr>
        <w:t>平台与</w:t>
      </w:r>
      <w:r w:rsidR="00AC5F6E" w:rsidRPr="0014457C">
        <w:rPr>
          <w:rFonts w:hint="eastAsia"/>
        </w:rPr>
        <w:t>券商</w:t>
      </w:r>
      <w:r w:rsidRPr="0014457C">
        <w:rPr>
          <w:rFonts w:hint="eastAsia"/>
        </w:rPr>
        <w:t>对账，如果平台有未完成交易，则该交易对应的保证金冻结</w:t>
      </w:r>
      <w:r w:rsidR="00A32049" w:rsidRPr="0014457C">
        <w:rPr>
          <w:rFonts w:hint="eastAsia"/>
        </w:rPr>
        <w:t>，需要至</w:t>
      </w:r>
      <w:r w:rsidR="00AC5F6E" w:rsidRPr="0014457C">
        <w:rPr>
          <w:rFonts w:hint="eastAsia"/>
        </w:rPr>
        <w:t xml:space="preserve">券商 </w:t>
      </w:r>
      <w:r w:rsidR="00A32049" w:rsidRPr="0014457C">
        <w:rPr>
          <w:rFonts w:hint="eastAsia"/>
        </w:rPr>
        <w:t>查询交易状态并以</w:t>
      </w:r>
      <w:r w:rsidR="00AC5F6E" w:rsidRPr="0014457C">
        <w:rPr>
          <w:rFonts w:hint="eastAsia"/>
        </w:rPr>
        <w:t>券商</w:t>
      </w:r>
      <w:r w:rsidR="00A32049" w:rsidRPr="0014457C">
        <w:rPr>
          <w:rFonts w:hint="eastAsia"/>
        </w:rPr>
        <w:t>为准</w:t>
      </w:r>
      <w:r w:rsidRPr="0014457C">
        <w:rPr>
          <w:rFonts w:hint="eastAsia"/>
        </w:rPr>
        <w:t>进行</w:t>
      </w:r>
      <w:r w:rsidR="00A32049" w:rsidRPr="0014457C">
        <w:rPr>
          <w:rFonts w:hint="eastAsia"/>
        </w:rPr>
        <w:t>调整</w:t>
      </w:r>
    </w:p>
    <w:p w14:paraId="355E94BA" w14:textId="6BF8BC46" w:rsidR="00E25776" w:rsidRPr="0014457C" w:rsidRDefault="003A53C1" w:rsidP="003A08E3">
      <w:pPr>
        <w:pStyle w:val="a7"/>
        <w:numPr>
          <w:ilvl w:val="0"/>
          <w:numId w:val="5"/>
        </w:numPr>
      </w:pPr>
      <w:r w:rsidRPr="0014457C">
        <w:rPr>
          <w:rFonts w:hint="eastAsia"/>
        </w:rPr>
        <w:t>下一交易日开盘前，</w:t>
      </w:r>
      <w:r w:rsidR="00D8697E" w:rsidRPr="0014457C">
        <w:rPr>
          <w:rFonts w:hint="eastAsia"/>
        </w:rPr>
        <w:t>以二次对账推送的结果进行</w:t>
      </w:r>
      <w:r w:rsidR="00DB373D" w:rsidRPr="0014457C">
        <w:rPr>
          <w:rFonts w:hint="eastAsia"/>
        </w:rPr>
        <w:t>二次</w:t>
      </w:r>
      <w:r w:rsidR="00D8697E" w:rsidRPr="0014457C">
        <w:rPr>
          <w:rFonts w:hint="eastAsia"/>
        </w:rPr>
        <w:t>调整</w:t>
      </w:r>
    </w:p>
    <w:p w14:paraId="18510080" w14:textId="77777777" w:rsidR="00280F20" w:rsidRPr="0014457C" w:rsidRDefault="00280F20" w:rsidP="009C5332">
      <w:pPr>
        <w:rPr>
          <w:color w:val="FF0000"/>
        </w:rPr>
      </w:pPr>
    </w:p>
    <w:p w14:paraId="09D71DE0" w14:textId="00515FB5" w:rsidR="00CA210E" w:rsidRPr="0014457C" w:rsidRDefault="00CA210E" w:rsidP="00BC6009">
      <w:pPr>
        <w:pStyle w:val="3"/>
        <w:rPr>
          <w:rFonts w:eastAsia="微软雅黑"/>
        </w:rPr>
      </w:pPr>
      <w:bookmarkStart w:id="398" w:name="_Toc293477880"/>
      <w:r w:rsidRPr="0014457C">
        <w:rPr>
          <w:rFonts w:eastAsia="微软雅黑" w:hint="eastAsia"/>
        </w:rPr>
        <w:lastRenderedPageBreak/>
        <w:t>卖出</w:t>
      </w:r>
      <w:r w:rsidR="00B42CC8" w:rsidRPr="0014457C">
        <w:rPr>
          <w:rFonts w:eastAsia="微软雅黑" w:hint="eastAsia"/>
        </w:rPr>
        <w:t>(一期只支持市价卖出)</w:t>
      </w:r>
      <w:bookmarkEnd w:id="398"/>
    </w:p>
    <w:p w14:paraId="7B5C045E" w14:textId="1A8D99B0" w:rsidR="0095609F" w:rsidRPr="0014457C" w:rsidRDefault="0095609F" w:rsidP="00D42E66">
      <w:pPr>
        <w:pStyle w:val="4"/>
        <w:ind w:leftChars="95" w:left="228" w:firstLineChars="100" w:firstLine="260"/>
        <w:rPr>
          <w:rFonts w:eastAsia="微软雅黑"/>
        </w:rPr>
      </w:pPr>
      <w:r w:rsidRPr="0014457C">
        <w:rPr>
          <w:rFonts w:eastAsia="微软雅黑" w:hint="eastAsia"/>
        </w:rPr>
        <w:t>用户主动卖出</w:t>
      </w:r>
    </w:p>
    <w:p w14:paraId="1B242AE9" w14:textId="2191BA66" w:rsidR="009F6EB5" w:rsidRPr="0014457C" w:rsidRDefault="009F6EB5" w:rsidP="009F6EB5">
      <w:r w:rsidRPr="0014457C">
        <w:rPr>
          <w:noProof/>
        </w:rPr>
        <w:drawing>
          <wp:inline distT="0" distB="0" distL="0" distR="0" wp14:anchorId="463E2825" wp14:editId="7E9EFF5B">
            <wp:extent cx="5943600" cy="195778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57783"/>
                    </a:xfrm>
                    <a:prstGeom prst="rect">
                      <a:avLst/>
                    </a:prstGeom>
                    <a:noFill/>
                    <a:ln>
                      <a:noFill/>
                    </a:ln>
                  </pic:spPr>
                </pic:pic>
              </a:graphicData>
            </a:graphic>
          </wp:inline>
        </w:drawing>
      </w:r>
    </w:p>
    <w:p w14:paraId="5E55D6EC" w14:textId="73B26188" w:rsidR="00D35EF9" w:rsidRPr="0014457C" w:rsidRDefault="009F6EB5" w:rsidP="009F6EB5">
      <w:pPr>
        <w:pStyle w:val="a7"/>
        <w:numPr>
          <w:ilvl w:val="0"/>
          <w:numId w:val="9"/>
        </w:numPr>
        <w:ind w:left="647"/>
      </w:pPr>
      <w:r w:rsidRPr="0014457C">
        <w:rPr>
          <w:rFonts w:hint="eastAsia"/>
        </w:rPr>
        <w:t>用户进入实盘账户，选择持仓的股票卖出。</w:t>
      </w:r>
    </w:p>
    <w:p w14:paraId="20EBD0D8" w14:textId="0EDD8328" w:rsidR="00151F90" w:rsidRPr="0014457C" w:rsidRDefault="00151F90" w:rsidP="000F7953">
      <w:pPr>
        <w:pStyle w:val="a7"/>
        <w:numPr>
          <w:ilvl w:val="0"/>
          <w:numId w:val="9"/>
        </w:numPr>
      </w:pPr>
      <w:r w:rsidRPr="0014457C">
        <w:rPr>
          <w:rFonts w:hint="eastAsia"/>
        </w:rPr>
        <w:t>系统根据以下卖出策略进行委托卖出</w:t>
      </w:r>
    </w:p>
    <w:p w14:paraId="4A2362A9" w14:textId="491DA600" w:rsidR="008C4B38" w:rsidRPr="0014457C" w:rsidRDefault="008C4B38" w:rsidP="008C4B38">
      <w:r w:rsidRPr="0014457C">
        <w:rPr>
          <w:rFonts w:hint="eastAsia"/>
        </w:rPr>
        <w:t>【</w:t>
      </w:r>
      <w:r w:rsidR="00D2240D" w:rsidRPr="0014457C">
        <w:rPr>
          <w:rFonts w:hint="eastAsia"/>
        </w:rPr>
        <w:t>主动</w:t>
      </w:r>
      <w:r w:rsidRPr="0014457C">
        <w:rPr>
          <w:rFonts w:hint="eastAsia"/>
        </w:rPr>
        <w:t>卖出策略】</w:t>
      </w:r>
    </w:p>
    <w:p w14:paraId="4A8CDB04" w14:textId="228770EB" w:rsidR="008C4B38" w:rsidRPr="0014457C" w:rsidRDefault="008C4B38" w:rsidP="000F7953">
      <w:pPr>
        <w:pStyle w:val="a7"/>
        <w:numPr>
          <w:ilvl w:val="0"/>
          <w:numId w:val="13"/>
        </w:numPr>
      </w:pPr>
      <w:r w:rsidRPr="0014457C">
        <w:t>交易价格为</w:t>
      </w:r>
      <w:r w:rsidRPr="0014457C">
        <w:rPr>
          <w:rFonts w:hint="eastAsia"/>
        </w:rPr>
        <w:t>实时市价卖出，为尽量达成卖出</w:t>
      </w:r>
      <w:r w:rsidRPr="0014457C">
        <w:t>交易，</w:t>
      </w:r>
      <w:r w:rsidRPr="0014457C">
        <w:rPr>
          <w:rFonts w:hint="eastAsia"/>
        </w:rPr>
        <w:t>卖出时采用</w:t>
      </w:r>
      <w:r w:rsidR="00A44EC7" w:rsidRPr="0014457C">
        <w:rPr>
          <w:rFonts w:hint="eastAsia"/>
        </w:rPr>
        <w:t>卖三</w:t>
      </w:r>
      <w:r w:rsidRPr="0014457C">
        <w:rPr>
          <w:rFonts w:hint="eastAsia"/>
        </w:rPr>
        <w:t>为卖出</w:t>
      </w:r>
      <w:r w:rsidRPr="0014457C">
        <w:t>价格</w:t>
      </w:r>
      <w:r w:rsidR="00151F90" w:rsidRPr="0014457C">
        <w:rPr>
          <w:rFonts w:hint="eastAsia"/>
        </w:rPr>
        <w:t>，</w:t>
      </w:r>
      <w:r w:rsidR="00151F90" w:rsidRPr="0014457C">
        <w:t>即以</w:t>
      </w:r>
      <w:r w:rsidR="00A44EC7" w:rsidRPr="0014457C">
        <w:rPr>
          <w:rFonts w:hint="eastAsia"/>
        </w:rPr>
        <w:t>卖三</w:t>
      </w:r>
      <w:r w:rsidR="00151F90" w:rsidRPr="0014457C">
        <w:t>进行委托卖出下单</w:t>
      </w:r>
      <w:r w:rsidR="0090400E" w:rsidRPr="0014457C">
        <w:rPr>
          <w:rFonts w:hint="eastAsia"/>
        </w:rPr>
        <w:t>。</w:t>
      </w:r>
    </w:p>
    <w:p w14:paraId="18BAF854" w14:textId="092E9C2B" w:rsidR="008C4B38" w:rsidRPr="0014457C" w:rsidRDefault="008C4B38" w:rsidP="000F7953">
      <w:pPr>
        <w:pStyle w:val="a7"/>
        <w:numPr>
          <w:ilvl w:val="0"/>
          <w:numId w:val="13"/>
        </w:numPr>
      </w:pPr>
      <w:r w:rsidRPr="0014457C">
        <w:rPr>
          <w:rFonts w:hint="eastAsia"/>
        </w:rPr>
        <w:t>如果碰到</w:t>
      </w:r>
      <w:r w:rsidRPr="0014457C">
        <w:t>极端情况下，</w:t>
      </w:r>
      <w:r w:rsidRPr="0014457C">
        <w:rPr>
          <w:rFonts w:hint="eastAsia"/>
        </w:rPr>
        <w:t>卖出未能</w:t>
      </w:r>
      <w:r w:rsidRPr="0014457C">
        <w:t>一次成交，则</w:t>
      </w:r>
      <w:r w:rsidRPr="0014457C">
        <w:rPr>
          <w:rFonts w:hint="eastAsia"/>
        </w:rPr>
        <w:t>需将剩余</w:t>
      </w:r>
      <w:r w:rsidRPr="0014457C">
        <w:t>委托</w:t>
      </w:r>
      <w:r w:rsidRPr="0014457C">
        <w:rPr>
          <w:rFonts w:hint="eastAsia"/>
        </w:rPr>
        <w:t>卖</w:t>
      </w:r>
      <w:r w:rsidR="0090400E" w:rsidRPr="0014457C">
        <w:rPr>
          <w:rFonts w:hint="eastAsia"/>
        </w:rPr>
        <w:t>单一直挂单，直到当天收盘为止。</w:t>
      </w:r>
      <w:r w:rsidR="0090400E" w:rsidRPr="0014457C">
        <w:t xml:space="preserve"> </w:t>
      </w:r>
    </w:p>
    <w:p w14:paraId="5732E759" w14:textId="029D5F0F" w:rsidR="00D2240D" w:rsidRPr="0014457C" w:rsidRDefault="008C4B38" w:rsidP="00877904">
      <w:pPr>
        <w:pStyle w:val="a7"/>
        <w:numPr>
          <w:ilvl w:val="0"/>
          <w:numId w:val="13"/>
        </w:numPr>
      </w:pPr>
      <w:r w:rsidRPr="0014457C">
        <w:rPr>
          <w:rFonts w:hint="eastAsia"/>
        </w:rPr>
        <w:t>如果</w:t>
      </w:r>
      <w:r w:rsidR="00940488" w:rsidRPr="0014457C">
        <w:rPr>
          <w:rFonts w:hint="eastAsia"/>
        </w:rPr>
        <w:t>用户的配资账户在配资账户到期日当天</w:t>
      </w:r>
      <w:r w:rsidR="00D35EF9" w:rsidRPr="0014457C">
        <w:rPr>
          <w:rFonts w:hint="eastAsia"/>
        </w:rPr>
        <w:t>遇到突发停牌</w:t>
      </w:r>
      <w:r w:rsidRPr="0014457C">
        <w:rPr>
          <w:rFonts w:hint="eastAsia"/>
        </w:rPr>
        <w:t>等其他</w:t>
      </w:r>
      <w:r w:rsidR="00D35EF9" w:rsidRPr="0014457C">
        <w:rPr>
          <w:rFonts w:hint="eastAsia"/>
        </w:rPr>
        <w:t>平台</w:t>
      </w:r>
      <w:r w:rsidRPr="0014457C">
        <w:rPr>
          <w:rFonts w:hint="eastAsia"/>
        </w:rPr>
        <w:t>原因</w:t>
      </w:r>
      <w:r w:rsidR="00D35EF9" w:rsidRPr="0014457C">
        <w:rPr>
          <w:rFonts w:hint="eastAsia"/>
        </w:rPr>
        <w:t>，</w:t>
      </w:r>
      <w:r w:rsidRPr="0014457C">
        <w:rPr>
          <w:rFonts w:hint="eastAsia"/>
        </w:rPr>
        <w:t>导致股票</w:t>
      </w:r>
      <w:r w:rsidR="00275AFB" w:rsidRPr="0014457C">
        <w:rPr>
          <w:rFonts w:hint="eastAsia"/>
        </w:rPr>
        <w:t>突发</w:t>
      </w:r>
      <w:r w:rsidR="00940488" w:rsidRPr="0014457C">
        <w:rPr>
          <w:rFonts w:hint="eastAsia"/>
        </w:rPr>
        <w:t>停牌而</w:t>
      </w:r>
      <w:r w:rsidR="00D35EF9" w:rsidRPr="0014457C">
        <w:rPr>
          <w:rFonts w:hint="eastAsia"/>
        </w:rPr>
        <w:t>无法卖出，参照以下配资到期处理办法</w:t>
      </w:r>
      <w:r w:rsidR="00D35EF9" w:rsidRPr="0014457C">
        <w:t xml:space="preserve"> </w:t>
      </w:r>
    </w:p>
    <w:p w14:paraId="0910C5BD" w14:textId="20AF4AA8" w:rsidR="00642850" w:rsidRPr="0014457C" w:rsidRDefault="00642850" w:rsidP="00877904">
      <w:pPr>
        <w:pStyle w:val="a7"/>
        <w:numPr>
          <w:ilvl w:val="0"/>
          <w:numId w:val="13"/>
        </w:numPr>
      </w:pPr>
      <w:r w:rsidRPr="0014457C">
        <w:rPr>
          <w:rFonts w:hint="eastAsia"/>
        </w:rPr>
        <w:t>卖出委托单提交后，需要冻结对应股票标的的份额，表现为可卖份额减少。</w:t>
      </w:r>
    </w:p>
    <w:p w14:paraId="6B906F48" w14:textId="33E699E3" w:rsidR="00D2240D" w:rsidRPr="0014457C" w:rsidRDefault="00D2240D" w:rsidP="00B07253">
      <w:pPr>
        <w:pStyle w:val="a7"/>
        <w:numPr>
          <w:ilvl w:val="0"/>
          <w:numId w:val="9"/>
        </w:numPr>
      </w:pPr>
      <w:r w:rsidRPr="0014457C">
        <w:rPr>
          <w:rFonts w:hint="eastAsia"/>
        </w:rPr>
        <w:t>卖出后，系统根据股票卖出价进行盈亏结算，</w:t>
      </w:r>
      <w:r w:rsidR="00B07253" w:rsidRPr="0014457C">
        <w:rPr>
          <w:rFonts w:hint="eastAsia"/>
        </w:rPr>
        <w:t>成交后，实时恢复实盘账户中的相应额度。</w:t>
      </w:r>
    </w:p>
    <w:p w14:paraId="086E2C52" w14:textId="77777777" w:rsidR="00CC51A9" w:rsidRPr="0014457C" w:rsidRDefault="00CC51A9" w:rsidP="00CC51A9"/>
    <w:p w14:paraId="05A6F419" w14:textId="77777777" w:rsidR="00CC51A9" w:rsidRPr="0014457C" w:rsidRDefault="00CC51A9" w:rsidP="00CC51A9">
      <w:r w:rsidRPr="0014457C">
        <w:rPr>
          <w:rFonts w:hint="eastAsia"/>
        </w:rPr>
        <w:t>用户主动卖出时</w:t>
      </w:r>
      <w:r w:rsidRPr="0014457C">
        <w:t>需要输入</w:t>
      </w:r>
      <w:r w:rsidRPr="0014457C">
        <w:rPr>
          <w:rFonts w:hint="eastAsia"/>
        </w:rPr>
        <w:t>或确认</w:t>
      </w:r>
      <w:r w:rsidRPr="0014457C">
        <w:t>信息如下</w:t>
      </w:r>
    </w:p>
    <w:tbl>
      <w:tblPr>
        <w:tblStyle w:val="af6"/>
        <w:tblW w:w="0" w:type="auto"/>
        <w:tblInd w:w="392" w:type="dxa"/>
        <w:tblLook w:val="04A0" w:firstRow="1" w:lastRow="0" w:firstColumn="1" w:lastColumn="0" w:noHBand="0" w:noVBand="1"/>
      </w:tblPr>
      <w:tblGrid>
        <w:gridCol w:w="2949"/>
        <w:gridCol w:w="3121"/>
        <w:gridCol w:w="3114"/>
      </w:tblGrid>
      <w:tr w:rsidR="00CC51A9" w:rsidRPr="0014457C" w14:paraId="4D161EC1" w14:textId="77777777" w:rsidTr="00613C9A">
        <w:tc>
          <w:tcPr>
            <w:tcW w:w="2949" w:type="dxa"/>
          </w:tcPr>
          <w:p w14:paraId="70EF204C" w14:textId="77777777" w:rsidR="00CC51A9" w:rsidRPr="0014457C" w:rsidRDefault="00CC51A9" w:rsidP="00A20807">
            <w:pPr>
              <w:ind w:left="0"/>
            </w:pPr>
            <w:r w:rsidRPr="0014457C">
              <w:rPr>
                <w:rFonts w:hint="eastAsia"/>
              </w:rPr>
              <w:t>要素名称</w:t>
            </w:r>
          </w:p>
        </w:tc>
        <w:tc>
          <w:tcPr>
            <w:tcW w:w="3121" w:type="dxa"/>
          </w:tcPr>
          <w:p w14:paraId="20B6ECD0" w14:textId="77777777" w:rsidR="00CC51A9" w:rsidRPr="0014457C" w:rsidRDefault="00CC51A9" w:rsidP="00A20807">
            <w:pPr>
              <w:ind w:left="0"/>
            </w:pPr>
            <w:r w:rsidRPr="0014457C">
              <w:rPr>
                <w:rFonts w:hint="eastAsia"/>
              </w:rPr>
              <w:t>解释</w:t>
            </w:r>
          </w:p>
        </w:tc>
        <w:tc>
          <w:tcPr>
            <w:tcW w:w="3114" w:type="dxa"/>
          </w:tcPr>
          <w:p w14:paraId="24A79BF0" w14:textId="77777777" w:rsidR="00CC51A9" w:rsidRPr="0014457C" w:rsidRDefault="00CC51A9" w:rsidP="00A20807">
            <w:pPr>
              <w:ind w:left="0"/>
            </w:pPr>
            <w:r w:rsidRPr="0014457C">
              <w:rPr>
                <w:rFonts w:hint="eastAsia"/>
              </w:rPr>
              <w:t>备注</w:t>
            </w:r>
          </w:p>
        </w:tc>
      </w:tr>
      <w:tr w:rsidR="00CC51A9" w:rsidRPr="0014457C" w14:paraId="31F8F824" w14:textId="77777777" w:rsidTr="00613C9A">
        <w:tc>
          <w:tcPr>
            <w:tcW w:w="2949" w:type="dxa"/>
          </w:tcPr>
          <w:p w14:paraId="64A6A069" w14:textId="77777777" w:rsidR="00CC51A9" w:rsidRPr="0014457C" w:rsidRDefault="00CC51A9" w:rsidP="00CC51A9">
            <w:pPr>
              <w:ind w:left="0"/>
              <w:jc w:val="both"/>
            </w:pPr>
            <w:r w:rsidRPr="0014457C">
              <w:rPr>
                <w:rFonts w:hint="eastAsia"/>
              </w:rPr>
              <w:t>股票</w:t>
            </w:r>
            <w:r w:rsidRPr="0014457C">
              <w:t>代码</w:t>
            </w:r>
          </w:p>
        </w:tc>
        <w:tc>
          <w:tcPr>
            <w:tcW w:w="3121" w:type="dxa"/>
          </w:tcPr>
          <w:p w14:paraId="6764D53A" w14:textId="77777777" w:rsidR="00CC51A9" w:rsidRPr="0014457C" w:rsidRDefault="00CC51A9" w:rsidP="00A20807">
            <w:pPr>
              <w:ind w:left="0"/>
            </w:pPr>
          </w:p>
        </w:tc>
        <w:tc>
          <w:tcPr>
            <w:tcW w:w="3114" w:type="dxa"/>
          </w:tcPr>
          <w:p w14:paraId="2255004B" w14:textId="77777777" w:rsidR="00CC51A9" w:rsidRPr="0014457C" w:rsidRDefault="00CC51A9" w:rsidP="00A20807">
            <w:pPr>
              <w:ind w:left="0"/>
            </w:pPr>
          </w:p>
        </w:tc>
      </w:tr>
      <w:tr w:rsidR="00CC51A9" w:rsidRPr="0014457C" w14:paraId="713E8E43" w14:textId="77777777" w:rsidTr="00613C9A">
        <w:tc>
          <w:tcPr>
            <w:tcW w:w="2949" w:type="dxa"/>
          </w:tcPr>
          <w:p w14:paraId="37544E14" w14:textId="77777777" w:rsidR="00CC51A9" w:rsidRPr="0014457C" w:rsidRDefault="00CC51A9" w:rsidP="00A20807">
            <w:pPr>
              <w:ind w:left="0"/>
            </w:pPr>
            <w:r w:rsidRPr="0014457C">
              <w:rPr>
                <w:rFonts w:hint="eastAsia"/>
              </w:rPr>
              <w:t>股票数量</w:t>
            </w:r>
          </w:p>
        </w:tc>
        <w:tc>
          <w:tcPr>
            <w:tcW w:w="3121" w:type="dxa"/>
          </w:tcPr>
          <w:p w14:paraId="3844164E" w14:textId="77777777" w:rsidR="00CC51A9" w:rsidRPr="0014457C" w:rsidRDefault="00CC51A9" w:rsidP="00A20807">
            <w:pPr>
              <w:ind w:left="0"/>
            </w:pPr>
          </w:p>
        </w:tc>
        <w:tc>
          <w:tcPr>
            <w:tcW w:w="3114" w:type="dxa"/>
          </w:tcPr>
          <w:p w14:paraId="27187B4A" w14:textId="77777777" w:rsidR="00CC51A9" w:rsidRPr="0014457C" w:rsidRDefault="00CC51A9" w:rsidP="00A20807">
            <w:pPr>
              <w:ind w:left="0"/>
            </w:pPr>
          </w:p>
        </w:tc>
      </w:tr>
      <w:tr w:rsidR="00CC51A9" w:rsidRPr="0014457C" w14:paraId="583A88A6" w14:textId="77777777" w:rsidTr="00613C9A">
        <w:tc>
          <w:tcPr>
            <w:tcW w:w="2949" w:type="dxa"/>
          </w:tcPr>
          <w:p w14:paraId="07E48C04" w14:textId="77777777" w:rsidR="00CC51A9" w:rsidRPr="0014457C" w:rsidRDefault="00CC51A9" w:rsidP="00A20807">
            <w:pPr>
              <w:ind w:left="0"/>
            </w:pPr>
            <w:r w:rsidRPr="0014457C">
              <w:rPr>
                <w:rFonts w:hint="eastAsia"/>
              </w:rPr>
              <w:t>卖出价格</w:t>
            </w:r>
          </w:p>
        </w:tc>
        <w:tc>
          <w:tcPr>
            <w:tcW w:w="3121" w:type="dxa"/>
          </w:tcPr>
          <w:p w14:paraId="65DC29AD" w14:textId="77777777" w:rsidR="00CC51A9" w:rsidRPr="0014457C" w:rsidRDefault="00CC51A9" w:rsidP="00A20807">
            <w:pPr>
              <w:ind w:left="0"/>
            </w:pPr>
          </w:p>
        </w:tc>
        <w:tc>
          <w:tcPr>
            <w:tcW w:w="3114" w:type="dxa"/>
          </w:tcPr>
          <w:p w14:paraId="4A37C2D7" w14:textId="77777777" w:rsidR="00CC51A9" w:rsidRPr="0014457C" w:rsidRDefault="00CC51A9" w:rsidP="00A20807">
            <w:pPr>
              <w:ind w:left="0"/>
            </w:pPr>
          </w:p>
        </w:tc>
      </w:tr>
      <w:tr w:rsidR="00CC51A9" w:rsidRPr="0014457C" w14:paraId="3A09E908" w14:textId="77777777" w:rsidTr="00613C9A">
        <w:tc>
          <w:tcPr>
            <w:tcW w:w="2949" w:type="dxa"/>
          </w:tcPr>
          <w:p w14:paraId="58991A46" w14:textId="77777777" w:rsidR="00CC51A9" w:rsidRPr="0014457C" w:rsidRDefault="00CC51A9" w:rsidP="00A20807">
            <w:pPr>
              <w:ind w:left="0"/>
            </w:pPr>
            <w:r w:rsidRPr="0014457C">
              <w:rPr>
                <w:rFonts w:hint="eastAsia"/>
              </w:rPr>
              <w:lastRenderedPageBreak/>
              <w:t>交易时间</w:t>
            </w:r>
          </w:p>
        </w:tc>
        <w:tc>
          <w:tcPr>
            <w:tcW w:w="3121" w:type="dxa"/>
          </w:tcPr>
          <w:p w14:paraId="0491E4B2" w14:textId="77777777" w:rsidR="00CC51A9" w:rsidRPr="0014457C" w:rsidRDefault="00CC51A9" w:rsidP="00A20807">
            <w:pPr>
              <w:ind w:left="0"/>
            </w:pPr>
          </w:p>
        </w:tc>
        <w:tc>
          <w:tcPr>
            <w:tcW w:w="3114" w:type="dxa"/>
          </w:tcPr>
          <w:p w14:paraId="6BFF3E67" w14:textId="77777777" w:rsidR="00CC51A9" w:rsidRPr="0014457C" w:rsidRDefault="00CC51A9" w:rsidP="00A20807">
            <w:pPr>
              <w:ind w:left="0"/>
            </w:pPr>
          </w:p>
        </w:tc>
      </w:tr>
    </w:tbl>
    <w:p w14:paraId="701599A9" w14:textId="77777777" w:rsidR="00D2240D" w:rsidRPr="0014457C" w:rsidRDefault="00D2240D" w:rsidP="00CC51A9">
      <w:pPr>
        <w:ind w:left="0"/>
      </w:pPr>
    </w:p>
    <w:p w14:paraId="62EC816E" w14:textId="26EC26AC" w:rsidR="0095609F" w:rsidRPr="0014457C" w:rsidRDefault="0095609F" w:rsidP="00D42E66">
      <w:pPr>
        <w:pStyle w:val="4"/>
        <w:ind w:leftChars="95" w:left="228" w:firstLineChars="100" w:firstLine="260"/>
        <w:rPr>
          <w:rFonts w:eastAsia="微软雅黑"/>
        </w:rPr>
      </w:pPr>
      <w:r w:rsidRPr="0014457C">
        <w:rPr>
          <w:rFonts w:eastAsia="微软雅黑" w:hint="eastAsia"/>
        </w:rPr>
        <w:t>系统自动卖出</w:t>
      </w:r>
    </w:p>
    <w:p w14:paraId="1B93B1CF" w14:textId="4274174B" w:rsidR="00D2240D" w:rsidRPr="0014457C" w:rsidRDefault="00D2240D" w:rsidP="000F7953">
      <w:pPr>
        <w:pStyle w:val="a7"/>
        <w:numPr>
          <w:ilvl w:val="0"/>
          <w:numId w:val="9"/>
        </w:numPr>
      </w:pPr>
      <w:r w:rsidRPr="0014457C">
        <w:rPr>
          <w:rFonts w:hint="eastAsia"/>
        </w:rPr>
        <w:t>当配资账户触及以下</w:t>
      </w:r>
      <w:r w:rsidR="0089484B" w:rsidRPr="0014457C">
        <w:rPr>
          <w:rFonts w:hint="eastAsia"/>
        </w:rPr>
        <w:t>自动卖出策略</w:t>
      </w:r>
      <w:r w:rsidRPr="0014457C">
        <w:rPr>
          <w:rFonts w:hint="eastAsia"/>
        </w:rPr>
        <w:t>时，平台系统执行自动卖出策略</w:t>
      </w:r>
    </w:p>
    <w:p w14:paraId="7B371977" w14:textId="77777777" w:rsidR="00D2240D" w:rsidRPr="0014457C" w:rsidRDefault="00D2240D" w:rsidP="00D2240D">
      <w:pPr>
        <w:pStyle w:val="a7"/>
        <w:ind w:left="647"/>
      </w:pPr>
    </w:p>
    <w:p w14:paraId="0BD8EC62" w14:textId="1BEF5F09" w:rsidR="00D2240D" w:rsidRPr="0014457C" w:rsidRDefault="00D2240D" w:rsidP="00D2240D">
      <w:pPr>
        <w:ind w:left="0"/>
      </w:pPr>
      <w:r w:rsidRPr="0014457C">
        <w:rPr>
          <w:rFonts w:hint="eastAsia"/>
        </w:rPr>
        <w:t>【自动卖出策略】</w:t>
      </w:r>
    </w:p>
    <w:p w14:paraId="29B5FACF" w14:textId="3CECCD68" w:rsidR="0095609F" w:rsidRPr="0014457C" w:rsidRDefault="00FA4869" w:rsidP="008239C7">
      <w:pPr>
        <w:pStyle w:val="a7"/>
        <w:numPr>
          <w:ilvl w:val="0"/>
          <w:numId w:val="9"/>
        </w:numPr>
      </w:pPr>
      <w:r w:rsidRPr="0014457C">
        <w:rPr>
          <w:rFonts w:hint="eastAsia"/>
        </w:rPr>
        <w:t>实盘账户当前盈亏为负（即亏损），且亏损金额大于实盘配资额度的7%，一旦触及，由平台系统进行强制平仓卖出，并冻结账户买入功能。</w:t>
      </w:r>
      <w:r w:rsidRPr="0014457C">
        <w:t xml:space="preserve"> </w:t>
      </w:r>
    </w:p>
    <w:p w14:paraId="24978E82" w14:textId="6D5A5DFF" w:rsidR="00FC75B7" w:rsidRPr="0014457C" w:rsidRDefault="00002E3D" w:rsidP="008239C7">
      <w:pPr>
        <w:pStyle w:val="a7"/>
        <w:numPr>
          <w:ilvl w:val="0"/>
          <w:numId w:val="9"/>
        </w:numPr>
      </w:pPr>
      <w:r w:rsidRPr="0014457C">
        <w:rPr>
          <w:rFonts w:hint="eastAsia"/>
        </w:rPr>
        <w:t>卖出价格以跌停价卖出，以确保卖出能够达成</w:t>
      </w:r>
    </w:p>
    <w:p w14:paraId="0E6ECB2B" w14:textId="36A43667" w:rsidR="00D2240D" w:rsidRPr="0014457C" w:rsidRDefault="00C62D1A" w:rsidP="00C62D1A">
      <w:pPr>
        <w:pStyle w:val="a7"/>
        <w:numPr>
          <w:ilvl w:val="0"/>
          <w:numId w:val="9"/>
        </w:numPr>
      </w:pPr>
      <w:r w:rsidRPr="0014457C">
        <w:rPr>
          <w:rFonts w:hint="eastAsia"/>
        </w:rPr>
        <w:t>卖出后，系统根据股票卖出价进行盈亏结算，成交后，实时恢复实盘账户中的相应额度</w:t>
      </w:r>
    </w:p>
    <w:p w14:paraId="7165E1DA" w14:textId="77777777" w:rsidR="005B714D" w:rsidRPr="0014457C" w:rsidRDefault="005B714D" w:rsidP="00002E3D">
      <w:pPr>
        <w:ind w:left="0"/>
        <w:rPr>
          <w:color w:val="FF0000"/>
        </w:rPr>
      </w:pPr>
    </w:p>
    <w:p w14:paraId="5FC93DEF" w14:textId="018460F6" w:rsidR="008B7301" w:rsidRPr="0014457C" w:rsidRDefault="00AB6FE3" w:rsidP="006F6EDA">
      <w:r w:rsidRPr="0014457C">
        <w:rPr>
          <w:rFonts w:hint="eastAsia"/>
        </w:rPr>
        <w:t>【帐户变动】——</w:t>
      </w:r>
      <w:r w:rsidR="00642850" w:rsidRPr="0014457C">
        <w:rPr>
          <w:rFonts w:hint="eastAsia"/>
        </w:rPr>
        <w:t>股票卖出</w:t>
      </w:r>
    </w:p>
    <w:p w14:paraId="41B3C7BF" w14:textId="4D45666C" w:rsidR="000B6837" w:rsidRPr="0014457C" w:rsidRDefault="00AA3BD2" w:rsidP="0037084B">
      <w:r w:rsidRPr="0014457C">
        <w:rPr>
          <w:rFonts w:hint="eastAsia"/>
        </w:rPr>
        <w:t>场景：以每股</w:t>
      </w:r>
      <w:r w:rsidRPr="0014457C">
        <w:t>10.5元卖出1000股10500元，卖出佣金5元，过户费0.6元，印花税10.5元</w:t>
      </w:r>
      <w:r w:rsidR="00104288" w:rsidRPr="0014457C">
        <w:rPr>
          <w:rFonts w:hint="eastAsia"/>
        </w:rPr>
        <w:t>，实际卖出后可收回的资金为  10500-5-0.6-10.5=</w:t>
      </w:r>
      <w:r w:rsidR="00D735A5" w:rsidRPr="0014457C">
        <w:rPr>
          <w:rFonts w:hint="eastAsia"/>
        </w:rPr>
        <w:t>10483.9元</w:t>
      </w:r>
    </w:p>
    <w:tbl>
      <w:tblPr>
        <w:tblW w:w="8909" w:type="dxa"/>
        <w:tblInd w:w="413" w:type="dxa"/>
        <w:tblLook w:val="04A0" w:firstRow="1" w:lastRow="0" w:firstColumn="1" w:lastColumn="0" w:noHBand="0" w:noVBand="1"/>
      </w:tblPr>
      <w:tblGrid>
        <w:gridCol w:w="1080"/>
        <w:gridCol w:w="1120"/>
        <w:gridCol w:w="2060"/>
        <w:gridCol w:w="4649"/>
      </w:tblGrid>
      <w:tr w:rsidR="0023211C" w:rsidRPr="0014457C" w14:paraId="2FD8D289" w14:textId="77777777" w:rsidTr="001E72AE">
        <w:trPr>
          <w:trHeight w:val="219"/>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094CB"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2F8EE9D"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12E6BFB9"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3955E902" w14:textId="77777777" w:rsidR="0023211C" w:rsidRPr="0014457C" w:rsidRDefault="0023211C" w:rsidP="00613C9A">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B1787" w:rsidRPr="0014457C" w14:paraId="557B1C72" w14:textId="77777777" w:rsidTr="001E72AE">
        <w:trPr>
          <w:trHeight w:val="308"/>
        </w:trPr>
        <w:tc>
          <w:tcPr>
            <w:tcW w:w="1080" w:type="dxa"/>
            <w:vMerge w:val="restart"/>
            <w:tcBorders>
              <w:top w:val="single" w:sz="4" w:space="0" w:color="auto"/>
              <w:left w:val="single" w:sz="4" w:space="0" w:color="auto"/>
              <w:right w:val="single" w:sz="4" w:space="0" w:color="auto"/>
            </w:tcBorders>
            <w:shd w:val="clear" w:color="auto" w:fill="auto"/>
            <w:vAlign w:val="center"/>
          </w:tcPr>
          <w:p w14:paraId="4A23085F" w14:textId="2E6701F4"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卖出委托提交</w:t>
            </w:r>
          </w:p>
        </w:tc>
        <w:tc>
          <w:tcPr>
            <w:tcW w:w="1120" w:type="dxa"/>
            <w:vMerge w:val="restart"/>
            <w:tcBorders>
              <w:top w:val="single" w:sz="4" w:space="0" w:color="auto"/>
              <w:left w:val="nil"/>
              <w:right w:val="single" w:sz="4" w:space="0" w:color="auto"/>
            </w:tcBorders>
            <w:shd w:val="clear" w:color="auto" w:fill="auto"/>
            <w:vAlign w:val="center"/>
          </w:tcPr>
          <w:p w14:paraId="3D04F5E2" w14:textId="5335372C"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1000</w:t>
            </w:r>
            <w:r w:rsidR="0006156E" w:rsidRPr="0014457C">
              <w:rPr>
                <w:rFonts w:cs="宋体" w:hint="eastAsia"/>
                <w:color w:val="000000"/>
                <w:kern w:val="0"/>
                <w:sz w:val="22"/>
                <w:szCs w:val="22"/>
              </w:rPr>
              <w:t>（</w:t>
            </w:r>
            <w:r w:rsidRPr="0014457C">
              <w:rPr>
                <w:rFonts w:cs="宋体" w:hint="eastAsia"/>
                <w:color w:val="000000"/>
                <w:kern w:val="0"/>
                <w:sz w:val="22"/>
                <w:szCs w:val="22"/>
              </w:rPr>
              <w:t>股</w:t>
            </w:r>
            <w:r w:rsidR="0006156E" w:rsidRPr="0014457C">
              <w:rPr>
                <w:rFonts w:cs="宋体" w:hint="eastAsia"/>
                <w:color w:val="000000"/>
                <w:kern w:val="0"/>
                <w:sz w:val="22"/>
                <w:szCs w:val="22"/>
              </w:rPr>
              <w:t>）</w:t>
            </w:r>
          </w:p>
        </w:tc>
        <w:tc>
          <w:tcPr>
            <w:tcW w:w="2060" w:type="dxa"/>
            <w:tcBorders>
              <w:top w:val="single" w:sz="4" w:space="0" w:color="auto"/>
              <w:left w:val="nil"/>
              <w:bottom w:val="single" w:sz="4" w:space="0" w:color="auto"/>
              <w:right w:val="single" w:sz="4" w:space="0" w:color="auto"/>
            </w:tcBorders>
            <w:shd w:val="clear" w:color="auto" w:fill="auto"/>
            <w:vAlign w:val="center"/>
          </w:tcPr>
          <w:p w14:paraId="0259C2FC" w14:textId="63B7503E"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w:t>
            </w:r>
            <w:r w:rsidR="007C3A1A" w:rsidRPr="0014457C">
              <w:rPr>
                <w:rFonts w:cs="宋体" w:hint="eastAsia"/>
                <w:color w:val="000000"/>
                <w:kern w:val="0"/>
                <w:sz w:val="22"/>
                <w:szCs w:val="22"/>
              </w:rPr>
              <w:t>变动020106</w:t>
            </w:r>
            <w:r w:rsidRPr="0014457C">
              <w:rPr>
                <w:rFonts w:cs="宋体" w:hint="eastAsia"/>
                <w:color w:val="000000"/>
                <w:kern w:val="0"/>
                <w:sz w:val="22"/>
                <w:szCs w:val="22"/>
              </w:rPr>
              <w:t>-</w:t>
            </w:r>
          </w:p>
        </w:tc>
        <w:tc>
          <w:tcPr>
            <w:tcW w:w="4649" w:type="dxa"/>
            <w:tcBorders>
              <w:top w:val="single" w:sz="4" w:space="0" w:color="auto"/>
              <w:left w:val="nil"/>
              <w:bottom w:val="single" w:sz="4" w:space="0" w:color="auto"/>
              <w:right w:val="single" w:sz="4" w:space="0" w:color="auto"/>
            </w:tcBorders>
            <w:shd w:val="clear" w:color="auto" w:fill="auto"/>
            <w:vAlign w:val="center"/>
          </w:tcPr>
          <w:p w14:paraId="4899F5E5" w14:textId="332E9C02"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用户持仓股票A可卖份额账户-</w:t>
            </w:r>
          </w:p>
        </w:tc>
      </w:tr>
      <w:tr w:rsidR="00DB1787" w:rsidRPr="0014457C" w14:paraId="60CAF4D0" w14:textId="77777777" w:rsidTr="001E72AE">
        <w:trPr>
          <w:trHeight w:val="307"/>
        </w:trPr>
        <w:tc>
          <w:tcPr>
            <w:tcW w:w="1080" w:type="dxa"/>
            <w:vMerge/>
            <w:tcBorders>
              <w:left w:val="single" w:sz="4" w:space="0" w:color="auto"/>
              <w:bottom w:val="single" w:sz="4" w:space="0" w:color="auto"/>
              <w:right w:val="single" w:sz="4" w:space="0" w:color="auto"/>
            </w:tcBorders>
            <w:shd w:val="clear" w:color="auto" w:fill="auto"/>
            <w:vAlign w:val="center"/>
          </w:tcPr>
          <w:p w14:paraId="312AEFE4" w14:textId="77777777" w:rsidR="00DB1787" w:rsidRPr="0014457C" w:rsidRDefault="00DB1787" w:rsidP="00613C9A">
            <w:pPr>
              <w:widowControl/>
              <w:spacing w:after="0"/>
              <w:ind w:left="0"/>
              <w:rPr>
                <w:rFonts w:cs="宋体"/>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5741C409" w14:textId="77777777" w:rsidR="00DB1787" w:rsidRPr="0014457C" w:rsidRDefault="00DB1787" w:rsidP="00613C9A">
            <w:pPr>
              <w:widowControl/>
              <w:spacing w:after="0"/>
              <w:ind w:left="0"/>
              <w:rPr>
                <w:rFonts w:cs="宋体"/>
                <w:color w:val="000000"/>
                <w:kern w:val="0"/>
                <w:sz w:val="22"/>
                <w:szCs w:val="22"/>
              </w:rPr>
            </w:pPr>
          </w:p>
        </w:tc>
        <w:tc>
          <w:tcPr>
            <w:tcW w:w="2060" w:type="dxa"/>
            <w:tcBorders>
              <w:top w:val="single" w:sz="4" w:space="0" w:color="auto"/>
              <w:left w:val="nil"/>
              <w:bottom w:val="single" w:sz="4" w:space="0" w:color="auto"/>
              <w:right w:val="single" w:sz="4" w:space="0" w:color="auto"/>
            </w:tcBorders>
            <w:shd w:val="clear" w:color="auto" w:fill="auto"/>
            <w:vAlign w:val="center"/>
          </w:tcPr>
          <w:p w14:paraId="110A6EAE" w14:textId="0FB78037"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w:t>
            </w:r>
            <w:r w:rsidR="007C3A1A" w:rsidRPr="0014457C">
              <w:rPr>
                <w:rFonts w:cs="宋体" w:hint="eastAsia"/>
                <w:color w:val="000000"/>
                <w:kern w:val="0"/>
                <w:sz w:val="22"/>
                <w:szCs w:val="22"/>
              </w:rPr>
              <w:t>变动020106</w:t>
            </w:r>
            <w:r w:rsidRPr="0014457C">
              <w:rPr>
                <w:rFonts w:cs="宋体" w:hint="eastAsia"/>
                <w:color w:val="000000"/>
                <w:kern w:val="0"/>
                <w:sz w:val="22"/>
                <w:szCs w:val="22"/>
              </w:rPr>
              <w:t>+</w:t>
            </w:r>
          </w:p>
        </w:tc>
        <w:tc>
          <w:tcPr>
            <w:tcW w:w="4649" w:type="dxa"/>
            <w:tcBorders>
              <w:top w:val="single" w:sz="4" w:space="0" w:color="auto"/>
              <w:left w:val="nil"/>
              <w:bottom w:val="single" w:sz="4" w:space="0" w:color="auto"/>
              <w:right w:val="single" w:sz="4" w:space="0" w:color="auto"/>
            </w:tcBorders>
            <w:shd w:val="clear" w:color="auto" w:fill="auto"/>
            <w:vAlign w:val="center"/>
          </w:tcPr>
          <w:p w14:paraId="5844C1C8" w14:textId="1E23D710" w:rsidR="00DB1787" w:rsidRPr="0014457C" w:rsidRDefault="00DB1787" w:rsidP="00613C9A">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用户持仓股票A冻结份额账户+</w:t>
            </w:r>
          </w:p>
        </w:tc>
      </w:tr>
      <w:tr w:rsidR="00D17311" w:rsidRPr="0014457C" w14:paraId="5943348A" w14:textId="77777777" w:rsidTr="001E72AE">
        <w:trPr>
          <w:trHeight w:val="550"/>
        </w:trPr>
        <w:tc>
          <w:tcPr>
            <w:tcW w:w="1080" w:type="dxa"/>
            <w:vMerge w:val="restart"/>
            <w:tcBorders>
              <w:top w:val="single" w:sz="4" w:space="0" w:color="auto"/>
              <w:left w:val="single" w:sz="4" w:space="0" w:color="auto"/>
              <w:right w:val="single" w:sz="4" w:space="0" w:color="auto"/>
            </w:tcBorders>
            <w:shd w:val="clear" w:color="auto" w:fill="auto"/>
            <w:vAlign w:val="center"/>
            <w:hideMark/>
          </w:tcPr>
          <w:p w14:paraId="2C119F52"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股票全部卖出成功</w:t>
            </w:r>
          </w:p>
        </w:tc>
        <w:tc>
          <w:tcPr>
            <w:tcW w:w="1120" w:type="dxa"/>
            <w:tcBorders>
              <w:top w:val="nil"/>
              <w:left w:val="nil"/>
              <w:bottom w:val="single" w:sz="4" w:space="0" w:color="auto"/>
              <w:right w:val="single" w:sz="4" w:space="0" w:color="auto"/>
            </w:tcBorders>
            <w:shd w:val="clear" w:color="auto" w:fill="auto"/>
            <w:vAlign w:val="center"/>
            <w:hideMark/>
          </w:tcPr>
          <w:p w14:paraId="3B19E68E" w14:textId="21D92C0C" w:rsidR="00D17311" w:rsidRPr="0014457C" w:rsidRDefault="00D17311" w:rsidP="0006156E">
            <w:pPr>
              <w:widowControl/>
              <w:spacing w:after="0"/>
              <w:ind w:left="0"/>
              <w:rPr>
                <w:rFonts w:cs="宋体"/>
                <w:color w:val="000000"/>
                <w:kern w:val="0"/>
                <w:sz w:val="22"/>
                <w:szCs w:val="22"/>
              </w:rPr>
            </w:pPr>
            <w:r w:rsidRPr="0014457C">
              <w:rPr>
                <w:rFonts w:hint="eastAsia"/>
              </w:rPr>
              <w:t>1000</w:t>
            </w:r>
            <w:r w:rsidRPr="0014457C">
              <w:rPr>
                <w:rFonts w:cs="宋体" w:hint="eastAsia"/>
                <w:color w:val="000000"/>
                <w:kern w:val="0"/>
                <w:sz w:val="22"/>
                <w:szCs w:val="22"/>
              </w:rPr>
              <w:t>（股）</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6BAEA049" w14:textId="5E5E23D0" w:rsidR="00D17311" w:rsidRPr="0014457C" w:rsidRDefault="00D17311" w:rsidP="0006156E">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用户持仓股票A冻结份额变动020106-</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25481465" w14:textId="5C90C3E5" w:rsidR="00D17311" w:rsidRPr="0014457C" w:rsidRDefault="00D17311" w:rsidP="0006156E">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用户持仓股票A冻结份额账户-</w:t>
            </w:r>
          </w:p>
        </w:tc>
      </w:tr>
      <w:tr w:rsidR="00D17311" w:rsidRPr="0014457C" w14:paraId="0BF85A4F" w14:textId="77777777" w:rsidTr="001E72AE">
        <w:trPr>
          <w:trHeight w:val="1620"/>
        </w:trPr>
        <w:tc>
          <w:tcPr>
            <w:tcW w:w="1080" w:type="dxa"/>
            <w:vMerge/>
            <w:tcBorders>
              <w:left w:val="single" w:sz="4" w:space="0" w:color="auto"/>
              <w:right w:val="single" w:sz="4" w:space="0" w:color="auto"/>
            </w:tcBorders>
            <w:shd w:val="clear" w:color="auto" w:fill="auto"/>
            <w:vAlign w:val="center"/>
            <w:hideMark/>
          </w:tcPr>
          <w:p w14:paraId="024387C6"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center"/>
            <w:hideMark/>
          </w:tcPr>
          <w:p w14:paraId="73BC7125"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5（股票账户A卖出佣金支出）</w:t>
            </w:r>
          </w:p>
        </w:tc>
        <w:tc>
          <w:tcPr>
            <w:tcW w:w="2060" w:type="dxa"/>
            <w:tcBorders>
              <w:top w:val="nil"/>
              <w:left w:val="nil"/>
              <w:bottom w:val="single" w:sz="4" w:space="0" w:color="auto"/>
              <w:right w:val="single" w:sz="4" w:space="0" w:color="auto"/>
            </w:tcBorders>
            <w:shd w:val="clear" w:color="auto" w:fill="auto"/>
            <w:vAlign w:val="center"/>
            <w:hideMark/>
          </w:tcPr>
          <w:p w14:paraId="1F4D9DD2"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4649" w:type="dxa"/>
            <w:tcBorders>
              <w:top w:val="nil"/>
              <w:left w:val="nil"/>
              <w:bottom w:val="single" w:sz="4" w:space="0" w:color="auto"/>
              <w:right w:val="single" w:sz="4" w:space="0" w:color="auto"/>
            </w:tcBorders>
            <w:shd w:val="clear" w:color="auto" w:fill="auto"/>
            <w:vAlign w:val="center"/>
            <w:hideMark/>
          </w:tcPr>
          <w:p w14:paraId="7FAC319D" w14:textId="51D1DC58"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76EFF45C" w14:textId="77777777" w:rsidTr="001E72AE">
        <w:trPr>
          <w:trHeight w:val="2160"/>
        </w:trPr>
        <w:tc>
          <w:tcPr>
            <w:tcW w:w="1080" w:type="dxa"/>
            <w:vMerge/>
            <w:tcBorders>
              <w:left w:val="single" w:sz="4" w:space="0" w:color="auto"/>
              <w:right w:val="single" w:sz="4" w:space="0" w:color="auto"/>
            </w:tcBorders>
            <w:shd w:val="clear" w:color="auto" w:fill="auto"/>
            <w:vAlign w:val="center"/>
            <w:hideMark/>
          </w:tcPr>
          <w:p w14:paraId="51AD4F5B"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nil"/>
              <w:left w:val="nil"/>
              <w:bottom w:val="single" w:sz="4" w:space="0" w:color="auto"/>
              <w:right w:val="single" w:sz="4" w:space="0" w:color="auto"/>
            </w:tcBorders>
            <w:shd w:val="clear" w:color="auto" w:fill="auto"/>
            <w:vAlign w:val="center"/>
            <w:hideMark/>
          </w:tcPr>
          <w:p w14:paraId="00CA3AEB"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0.6（股票账户A卖出过户费支出）</w:t>
            </w:r>
          </w:p>
        </w:tc>
        <w:tc>
          <w:tcPr>
            <w:tcW w:w="2060" w:type="dxa"/>
            <w:tcBorders>
              <w:top w:val="nil"/>
              <w:left w:val="nil"/>
              <w:bottom w:val="single" w:sz="4" w:space="0" w:color="auto"/>
              <w:right w:val="single" w:sz="4" w:space="0" w:color="auto"/>
            </w:tcBorders>
            <w:shd w:val="clear" w:color="auto" w:fill="auto"/>
            <w:vAlign w:val="center"/>
            <w:hideMark/>
          </w:tcPr>
          <w:p w14:paraId="6942E937"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4649" w:type="dxa"/>
            <w:tcBorders>
              <w:top w:val="nil"/>
              <w:left w:val="nil"/>
              <w:bottom w:val="single" w:sz="4" w:space="0" w:color="auto"/>
              <w:right w:val="single" w:sz="4" w:space="0" w:color="auto"/>
            </w:tcBorders>
            <w:shd w:val="clear" w:color="auto" w:fill="auto"/>
            <w:vAlign w:val="center"/>
            <w:hideMark/>
          </w:tcPr>
          <w:p w14:paraId="46F9C463" w14:textId="06674F7A"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3A9BB623" w14:textId="77777777" w:rsidTr="001E72AE">
        <w:trPr>
          <w:trHeight w:val="2160"/>
        </w:trPr>
        <w:tc>
          <w:tcPr>
            <w:tcW w:w="1080" w:type="dxa"/>
            <w:vMerge/>
            <w:tcBorders>
              <w:left w:val="single" w:sz="4" w:space="0" w:color="auto"/>
              <w:right w:val="single" w:sz="4" w:space="0" w:color="auto"/>
            </w:tcBorders>
            <w:shd w:val="clear" w:color="auto" w:fill="auto"/>
            <w:vAlign w:val="center"/>
            <w:hideMark/>
          </w:tcPr>
          <w:p w14:paraId="6E7E6AED" w14:textId="77777777" w:rsidR="00D17311" w:rsidRPr="0014457C" w:rsidRDefault="00D17311" w:rsidP="00613C9A">
            <w:pPr>
              <w:widowControl/>
              <w:spacing w:after="0"/>
              <w:ind w:left="0"/>
              <w:rPr>
                <w:rFonts w:cs="宋体"/>
                <w:color w:val="000000"/>
                <w:kern w:val="0"/>
                <w:sz w:val="22"/>
                <w:szCs w:val="22"/>
              </w:rPr>
            </w:pP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2D8E988"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10.5（股票账户A卖出印花税支出）</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5683BB61" w14:textId="77777777"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16B86231" w14:textId="4B07C653"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566C2BFC" w14:textId="77777777" w:rsidTr="001E72AE">
        <w:trPr>
          <w:trHeight w:val="874"/>
        </w:trPr>
        <w:tc>
          <w:tcPr>
            <w:tcW w:w="1080" w:type="dxa"/>
            <w:vMerge/>
            <w:tcBorders>
              <w:left w:val="single" w:sz="4" w:space="0" w:color="auto"/>
              <w:right w:val="single" w:sz="4" w:space="0" w:color="auto"/>
            </w:tcBorders>
            <w:vAlign w:val="center"/>
          </w:tcPr>
          <w:p w14:paraId="513B0B67" w14:textId="77777777" w:rsidR="00D17311" w:rsidRPr="0014457C" w:rsidRDefault="00D17311" w:rsidP="00613C9A">
            <w:pPr>
              <w:widowControl/>
              <w:spacing w:after="0"/>
              <w:ind w:left="0"/>
              <w:rPr>
                <w:rFonts w:cs="宋体"/>
                <w:color w:val="000000"/>
                <w:kern w:val="0"/>
                <w:sz w:val="22"/>
                <w:szCs w:val="22"/>
              </w:rPr>
            </w:pPr>
          </w:p>
        </w:tc>
        <w:tc>
          <w:tcPr>
            <w:tcW w:w="1120" w:type="dxa"/>
            <w:vMerge w:val="restart"/>
            <w:tcBorders>
              <w:top w:val="single" w:sz="4" w:space="0" w:color="auto"/>
              <w:left w:val="nil"/>
              <w:right w:val="single" w:sz="4" w:space="0" w:color="auto"/>
            </w:tcBorders>
            <w:shd w:val="clear" w:color="auto" w:fill="auto"/>
            <w:vAlign w:val="center"/>
          </w:tcPr>
          <w:p w14:paraId="61314AE1" w14:textId="14A650DC" w:rsidR="00D17311" w:rsidRPr="0014457C" w:rsidRDefault="00D17311" w:rsidP="00613C9A">
            <w:pPr>
              <w:widowControl/>
              <w:spacing w:after="0"/>
              <w:ind w:left="0"/>
              <w:rPr>
                <w:rFonts w:cs="宋体"/>
                <w:color w:val="000000"/>
                <w:kern w:val="0"/>
                <w:sz w:val="22"/>
                <w:szCs w:val="22"/>
              </w:rPr>
            </w:pPr>
            <w:r w:rsidRPr="0014457C">
              <w:rPr>
                <w:rFonts w:hint="eastAsia"/>
              </w:rPr>
              <w:t>10500</w:t>
            </w:r>
            <w:r w:rsidRPr="0014457C">
              <w:rPr>
                <w:rFonts w:cs="宋体" w:hint="eastAsia"/>
                <w:color w:val="000000"/>
                <w:kern w:val="0"/>
                <w:sz w:val="22"/>
                <w:szCs w:val="22"/>
              </w:rPr>
              <w:t>（卖出获得金额）</w:t>
            </w:r>
          </w:p>
        </w:tc>
        <w:tc>
          <w:tcPr>
            <w:tcW w:w="2060" w:type="dxa"/>
            <w:tcBorders>
              <w:top w:val="single" w:sz="4" w:space="0" w:color="auto"/>
              <w:left w:val="nil"/>
              <w:bottom w:val="single" w:sz="4" w:space="0" w:color="auto"/>
              <w:right w:val="single" w:sz="4" w:space="0" w:color="auto"/>
            </w:tcBorders>
            <w:shd w:val="clear" w:color="auto" w:fill="auto"/>
            <w:vAlign w:val="center"/>
          </w:tcPr>
          <w:p w14:paraId="3B12791F" w14:textId="4B78C1B1"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用户实盘A总资产变动020104+</w:t>
            </w:r>
          </w:p>
        </w:tc>
        <w:tc>
          <w:tcPr>
            <w:tcW w:w="4649" w:type="dxa"/>
            <w:tcBorders>
              <w:top w:val="single" w:sz="4" w:space="0" w:color="auto"/>
              <w:left w:val="nil"/>
              <w:bottom w:val="single" w:sz="4" w:space="0" w:color="auto"/>
              <w:right w:val="single" w:sz="4" w:space="0" w:color="auto"/>
            </w:tcBorders>
            <w:shd w:val="clear" w:color="auto" w:fill="auto"/>
            <w:vAlign w:val="center"/>
          </w:tcPr>
          <w:p w14:paraId="4EBD7CDE" w14:textId="72AB7EDC"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用户实盘A总资产账户+</w:t>
            </w:r>
          </w:p>
        </w:tc>
      </w:tr>
      <w:tr w:rsidR="00D17311" w:rsidRPr="0014457C" w14:paraId="4182DB1D" w14:textId="77777777" w:rsidTr="001E72AE">
        <w:trPr>
          <w:trHeight w:val="873"/>
        </w:trPr>
        <w:tc>
          <w:tcPr>
            <w:tcW w:w="1080" w:type="dxa"/>
            <w:vMerge/>
            <w:tcBorders>
              <w:left w:val="single" w:sz="4" w:space="0" w:color="auto"/>
              <w:bottom w:val="single" w:sz="4" w:space="0" w:color="auto"/>
              <w:right w:val="single" w:sz="4" w:space="0" w:color="auto"/>
            </w:tcBorders>
            <w:vAlign w:val="center"/>
          </w:tcPr>
          <w:p w14:paraId="2CF99263" w14:textId="77777777" w:rsidR="00D17311" w:rsidRPr="0014457C" w:rsidRDefault="00D17311" w:rsidP="00613C9A">
            <w:pPr>
              <w:widowControl/>
              <w:spacing w:after="0"/>
              <w:ind w:left="0"/>
              <w:rPr>
                <w:rFonts w:cs="宋体"/>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7D719BAE" w14:textId="77777777" w:rsidR="00D17311" w:rsidRPr="0014457C" w:rsidRDefault="00D17311" w:rsidP="00613C9A">
            <w:pPr>
              <w:widowControl/>
              <w:spacing w:after="0"/>
              <w:ind w:left="0"/>
            </w:pPr>
          </w:p>
        </w:tc>
        <w:tc>
          <w:tcPr>
            <w:tcW w:w="2060" w:type="dxa"/>
            <w:tcBorders>
              <w:top w:val="single" w:sz="4" w:space="0" w:color="auto"/>
              <w:left w:val="nil"/>
              <w:bottom w:val="single" w:sz="4" w:space="0" w:color="auto"/>
              <w:right w:val="single" w:sz="4" w:space="0" w:color="auto"/>
            </w:tcBorders>
            <w:shd w:val="clear" w:color="auto" w:fill="auto"/>
            <w:vAlign w:val="center"/>
          </w:tcPr>
          <w:p w14:paraId="0A6E5980" w14:textId="0FFCA5EA"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证券资金账户损益-A账户010201+</w:t>
            </w:r>
          </w:p>
        </w:tc>
        <w:tc>
          <w:tcPr>
            <w:tcW w:w="4649" w:type="dxa"/>
            <w:tcBorders>
              <w:top w:val="single" w:sz="4" w:space="0" w:color="auto"/>
              <w:left w:val="nil"/>
              <w:bottom w:val="single" w:sz="4" w:space="0" w:color="auto"/>
              <w:right w:val="single" w:sz="4" w:space="0" w:color="auto"/>
            </w:tcBorders>
            <w:shd w:val="clear" w:color="auto" w:fill="auto"/>
            <w:vAlign w:val="center"/>
          </w:tcPr>
          <w:p w14:paraId="466C3D92" w14:textId="60FFC764" w:rsidR="00D17311" w:rsidRPr="0014457C" w:rsidRDefault="00D17311" w:rsidP="00613C9A">
            <w:pPr>
              <w:widowControl/>
              <w:spacing w:after="0"/>
              <w:ind w:left="0"/>
              <w:rPr>
                <w:rFonts w:cs="宋体"/>
                <w:color w:val="000000"/>
                <w:kern w:val="0"/>
                <w:sz w:val="22"/>
                <w:szCs w:val="22"/>
              </w:rPr>
            </w:pPr>
            <w:r w:rsidRPr="0014457C">
              <w:rPr>
                <w:rFonts w:cs="宋体" w:hint="eastAsia"/>
                <w:color w:val="000000"/>
                <w:kern w:val="0"/>
                <w:sz w:val="22"/>
                <w:szCs w:val="22"/>
              </w:rPr>
              <w:t>证券资金账户损益-A账户+</w:t>
            </w:r>
          </w:p>
        </w:tc>
      </w:tr>
    </w:tbl>
    <w:p w14:paraId="58AA2179" w14:textId="77777777" w:rsidR="00684DC6" w:rsidRPr="0014457C" w:rsidRDefault="00684DC6" w:rsidP="00CA6716"/>
    <w:p w14:paraId="691092F2" w14:textId="77777777" w:rsidR="00B871D1" w:rsidRPr="0014457C" w:rsidRDefault="00B871D1" w:rsidP="00B871D1">
      <w:r w:rsidRPr="0014457C">
        <w:rPr>
          <w:rFonts w:hint="eastAsia"/>
        </w:rPr>
        <w:t>【差错处理】</w:t>
      </w:r>
    </w:p>
    <w:p w14:paraId="347EB8B4" w14:textId="1F485D03" w:rsidR="001B5A95" w:rsidRPr="0014457C" w:rsidRDefault="001B5A95" w:rsidP="000F7953">
      <w:pPr>
        <w:pStyle w:val="a7"/>
        <w:numPr>
          <w:ilvl w:val="0"/>
          <w:numId w:val="10"/>
        </w:numPr>
      </w:pPr>
      <w:r w:rsidRPr="0014457C">
        <w:rPr>
          <w:rFonts w:hint="eastAsia"/>
        </w:rPr>
        <w:t>平台与</w:t>
      </w:r>
      <w:r w:rsidR="005B39C7" w:rsidRPr="0014457C">
        <w:rPr>
          <w:rFonts w:hint="eastAsia"/>
        </w:rPr>
        <w:t>券商</w:t>
      </w:r>
      <w:r w:rsidRPr="0014457C">
        <w:rPr>
          <w:rFonts w:hint="eastAsia"/>
        </w:rPr>
        <w:t>对账，如果平台有未完成交易，则该交易对应的保证金冻结，需要至</w:t>
      </w:r>
      <w:r w:rsidR="005B39C7" w:rsidRPr="0014457C">
        <w:rPr>
          <w:rFonts w:hint="eastAsia"/>
        </w:rPr>
        <w:t>券商</w:t>
      </w:r>
      <w:r w:rsidRPr="0014457C">
        <w:rPr>
          <w:rFonts w:hint="eastAsia"/>
        </w:rPr>
        <w:t>查询交易状态并以</w:t>
      </w:r>
      <w:r w:rsidR="005B39C7" w:rsidRPr="0014457C">
        <w:rPr>
          <w:rFonts w:hint="eastAsia"/>
        </w:rPr>
        <w:t>券商</w:t>
      </w:r>
      <w:r w:rsidRPr="0014457C">
        <w:rPr>
          <w:rFonts w:hint="eastAsia"/>
        </w:rPr>
        <w:t>为准进行调整</w:t>
      </w:r>
    </w:p>
    <w:p w14:paraId="7C80AD19" w14:textId="45C1B469" w:rsidR="001B5A95" w:rsidRPr="0014457C" w:rsidRDefault="00DB373D" w:rsidP="000F7953">
      <w:pPr>
        <w:pStyle w:val="a7"/>
        <w:numPr>
          <w:ilvl w:val="0"/>
          <w:numId w:val="10"/>
        </w:numPr>
      </w:pPr>
      <w:r w:rsidRPr="0014457C">
        <w:rPr>
          <w:rFonts w:hint="eastAsia"/>
        </w:rPr>
        <w:t>下一交易日开盘前，</w:t>
      </w:r>
      <w:r w:rsidR="001B5A95" w:rsidRPr="0014457C">
        <w:rPr>
          <w:rFonts w:hint="eastAsia"/>
        </w:rPr>
        <w:t>以</w:t>
      </w:r>
      <w:r w:rsidR="005B39C7" w:rsidRPr="0014457C">
        <w:rPr>
          <w:rFonts w:hint="eastAsia"/>
        </w:rPr>
        <w:t>券商</w:t>
      </w:r>
      <w:r w:rsidR="001B5A95" w:rsidRPr="0014457C">
        <w:rPr>
          <w:rFonts w:hint="eastAsia"/>
        </w:rPr>
        <w:t>二次对账推送的结果进行</w:t>
      </w:r>
      <w:r w:rsidRPr="0014457C">
        <w:rPr>
          <w:rFonts w:hint="eastAsia"/>
        </w:rPr>
        <w:t>二次</w:t>
      </w:r>
      <w:r w:rsidR="001B5A95" w:rsidRPr="0014457C">
        <w:rPr>
          <w:rFonts w:hint="eastAsia"/>
        </w:rPr>
        <w:t>调整</w:t>
      </w:r>
    </w:p>
    <w:p w14:paraId="38BB2978" w14:textId="164ACB7F" w:rsidR="00CA210E" w:rsidRPr="0014457C" w:rsidRDefault="00CA210E" w:rsidP="00BC6009">
      <w:pPr>
        <w:pStyle w:val="3"/>
        <w:rPr>
          <w:rFonts w:eastAsia="微软雅黑"/>
        </w:rPr>
      </w:pPr>
      <w:bookmarkStart w:id="399" w:name="_Toc293477881"/>
      <w:r w:rsidRPr="0014457C">
        <w:rPr>
          <w:rFonts w:eastAsia="微软雅黑" w:hint="eastAsia"/>
        </w:rPr>
        <w:t>撤单</w:t>
      </w:r>
      <w:bookmarkEnd w:id="399"/>
    </w:p>
    <w:p w14:paraId="42678CB0" w14:textId="13D02002" w:rsidR="00510A0D" w:rsidRPr="0014457C" w:rsidRDefault="00AA137B" w:rsidP="00AA137B">
      <w:pPr>
        <w:ind w:left="0"/>
      </w:pPr>
      <w:r w:rsidRPr="0014457C">
        <w:rPr>
          <w:rFonts w:hint="eastAsia"/>
        </w:rPr>
        <w:t>撤单的业务流程如下：</w:t>
      </w:r>
    </w:p>
    <w:p w14:paraId="3268A7EC" w14:textId="6A272BCC" w:rsidR="00AA137B" w:rsidRPr="0014457C" w:rsidRDefault="00AA137B" w:rsidP="00AA137B">
      <w:pPr>
        <w:ind w:left="0"/>
      </w:pPr>
      <w:r w:rsidRPr="0014457C">
        <w:rPr>
          <w:noProof/>
        </w:rPr>
        <w:drawing>
          <wp:inline distT="0" distB="0" distL="0" distR="0" wp14:anchorId="0B6AAC29" wp14:editId="4D7B6791">
            <wp:extent cx="5943600" cy="195778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57783"/>
                    </a:xfrm>
                    <a:prstGeom prst="rect">
                      <a:avLst/>
                    </a:prstGeom>
                    <a:noFill/>
                    <a:ln>
                      <a:noFill/>
                    </a:ln>
                  </pic:spPr>
                </pic:pic>
              </a:graphicData>
            </a:graphic>
          </wp:inline>
        </w:drawing>
      </w:r>
    </w:p>
    <w:p w14:paraId="124113D3" w14:textId="1716501F" w:rsidR="00AA137B" w:rsidRPr="0014457C" w:rsidRDefault="00AA137B" w:rsidP="00AA137B">
      <w:pPr>
        <w:pStyle w:val="a7"/>
        <w:numPr>
          <w:ilvl w:val="0"/>
          <w:numId w:val="43"/>
        </w:numPr>
      </w:pPr>
      <w:r w:rsidRPr="0014457C">
        <w:rPr>
          <w:rFonts w:hint="eastAsia"/>
        </w:rPr>
        <w:lastRenderedPageBreak/>
        <w:t>用户发起撤单，撤单指令通过交易中间件提交给券商交易后台</w:t>
      </w:r>
    </w:p>
    <w:p w14:paraId="4E0C6657" w14:textId="63493CAF" w:rsidR="00AA137B" w:rsidRPr="0014457C" w:rsidRDefault="00AA137B" w:rsidP="00AA137B">
      <w:pPr>
        <w:pStyle w:val="a7"/>
        <w:numPr>
          <w:ilvl w:val="0"/>
          <w:numId w:val="43"/>
        </w:numPr>
      </w:pPr>
      <w:r w:rsidRPr="0014457C">
        <w:rPr>
          <w:rFonts w:hint="eastAsia"/>
        </w:rPr>
        <w:t>撤单委托单以券商交易系统反馈为主，对于委托失败的交易及时提示委托失败；对于委托成功的撤单，等待委托执行</w:t>
      </w:r>
    </w:p>
    <w:p w14:paraId="0BA9FCCA" w14:textId="7EEFC409" w:rsidR="00AA137B" w:rsidRPr="0014457C" w:rsidRDefault="00AA137B" w:rsidP="00AA137B">
      <w:pPr>
        <w:pStyle w:val="a7"/>
        <w:numPr>
          <w:ilvl w:val="0"/>
          <w:numId w:val="43"/>
        </w:numPr>
      </w:pPr>
      <w:r w:rsidRPr="0014457C">
        <w:rPr>
          <w:rFonts w:hint="eastAsia"/>
        </w:rPr>
        <w:t>订阅券商交易系统的委托撤单消息订阅，在平台收到委托撤单成交的消息后，需要对应修改撤单委托单的订单状态以及实盘资金额度。</w:t>
      </w:r>
      <w:r w:rsidR="00F6285E" w:rsidRPr="0014457C">
        <w:rPr>
          <w:rFonts w:hint="eastAsia"/>
        </w:rPr>
        <w:t>并记账</w:t>
      </w:r>
    </w:p>
    <w:p w14:paraId="4F409377" w14:textId="51AAEAEF" w:rsidR="00F6285E" w:rsidRPr="0014457C" w:rsidRDefault="00F6285E" w:rsidP="00F6285E">
      <w:pPr>
        <w:ind w:left="0"/>
      </w:pPr>
      <w:r w:rsidRPr="0014457C">
        <w:rPr>
          <w:rFonts w:hint="eastAsia"/>
        </w:rPr>
        <w:t>【委托撤单规则】</w:t>
      </w:r>
    </w:p>
    <w:p w14:paraId="2503BB34" w14:textId="052B785B" w:rsidR="00F6285E" w:rsidRPr="0014457C" w:rsidRDefault="00993784" w:rsidP="00993784">
      <w:pPr>
        <w:pStyle w:val="a7"/>
        <w:numPr>
          <w:ilvl w:val="0"/>
          <w:numId w:val="44"/>
        </w:numPr>
      </w:pPr>
      <w:r w:rsidRPr="0014457C">
        <w:rPr>
          <w:rFonts w:hint="eastAsia"/>
        </w:rPr>
        <w:t>状态为“委托已发送”的订单允许撤单</w:t>
      </w:r>
    </w:p>
    <w:p w14:paraId="6FB50071" w14:textId="5C1B9AAA" w:rsidR="00993784" w:rsidRPr="0014457C" w:rsidRDefault="00993784" w:rsidP="00993784">
      <w:pPr>
        <w:pStyle w:val="a7"/>
        <w:numPr>
          <w:ilvl w:val="0"/>
          <w:numId w:val="44"/>
        </w:numPr>
      </w:pPr>
      <w:r w:rsidRPr="0014457C">
        <w:rPr>
          <w:rFonts w:hint="eastAsia"/>
        </w:rPr>
        <w:t>在交易时段（9：30～11：30， 13：00～15：00）的委托单允许撤单</w:t>
      </w:r>
    </w:p>
    <w:p w14:paraId="2A0965BE" w14:textId="7B9AA244" w:rsidR="00993784" w:rsidRPr="0014457C" w:rsidRDefault="00642850" w:rsidP="00993784">
      <w:pPr>
        <w:ind w:left="0"/>
      </w:pPr>
      <w:r w:rsidRPr="0014457C">
        <w:rPr>
          <w:rFonts w:hint="eastAsia"/>
        </w:rPr>
        <w:t>【帐户变动】——买入撤单</w:t>
      </w:r>
    </w:p>
    <w:p w14:paraId="1D40DBAB" w14:textId="602D6E8D" w:rsidR="00642850" w:rsidRPr="0014457C" w:rsidRDefault="00642850" w:rsidP="00993784">
      <w:pPr>
        <w:ind w:left="0"/>
      </w:pPr>
      <w:r w:rsidRPr="0014457C">
        <w:rPr>
          <w:rFonts w:hint="eastAsia"/>
        </w:rPr>
        <w:t>场景：</w:t>
      </w:r>
      <w:r w:rsidRPr="0014457C">
        <w:t>买入股票1000股，每股裸价9.64元，</w:t>
      </w:r>
      <w:r w:rsidRPr="0014457C">
        <w:rPr>
          <w:rFonts w:hint="eastAsia"/>
        </w:rPr>
        <w:t>买入额为9964元，</w:t>
      </w:r>
      <w:r w:rsidRPr="0014457C">
        <w:t>买入佣金9964*0.05%&lt;5元，取5元，买入过户费0.06元，</w:t>
      </w:r>
      <w:r w:rsidRPr="0014457C">
        <w:rPr>
          <w:rFonts w:hint="eastAsia"/>
        </w:rPr>
        <w:t>总计收取交易佣金为5.06元</w:t>
      </w:r>
      <w:r w:rsidR="00C72339" w:rsidRPr="0014457C">
        <w:rPr>
          <w:rFonts w:hint="eastAsia"/>
        </w:rPr>
        <w:t>。</w:t>
      </w:r>
    </w:p>
    <w:tbl>
      <w:tblPr>
        <w:tblW w:w="806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2246"/>
        <w:gridCol w:w="1581"/>
        <w:gridCol w:w="3119"/>
      </w:tblGrid>
      <w:tr w:rsidR="00F55C64" w:rsidRPr="0014457C" w14:paraId="6F055861" w14:textId="77777777" w:rsidTr="00F55C64">
        <w:trPr>
          <w:trHeight w:val="540"/>
        </w:trPr>
        <w:tc>
          <w:tcPr>
            <w:tcW w:w="1123" w:type="dxa"/>
            <w:shd w:val="clear" w:color="auto" w:fill="auto"/>
            <w:vAlign w:val="center"/>
            <w:hideMark/>
          </w:tcPr>
          <w:p w14:paraId="59E1E02E"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交易</w:t>
            </w:r>
          </w:p>
        </w:tc>
        <w:tc>
          <w:tcPr>
            <w:tcW w:w="2246" w:type="dxa"/>
            <w:shd w:val="clear" w:color="auto" w:fill="auto"/>
            <w:vAlign w:val="center"/>
            <w:hideMark/>
          </w:tcPr>
          <w:p w14:paraId="49621E67"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记账金额</w:t>
            </w:r>
          </w:p>
        </w:tc>
        <w:tc>
          <w:tcPr>
            <w:tcW w:w="1581" w:type="dxa"/>
            <w:shd w:val="clear" w:color="auto" w:fill="auto"/>
            <w:vAlign w:val="center"/>
            <w:hideMark/>
          </w:tcPr>
          <w:p w14:paraId="54353028"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记账科目/方向</w:t>
            </w:r>
          </w:p>
        </w:tc>
        <w:tc>
          <w:tcPr>
            <w:tcW w:w="3119" w:type="dxa"/>
            <w:shd w:val="clear" w:color="auto" w:fill="auto"/>
            <w:vAlign w:val="center"/>
            <w:hideMark/>
          </w:tcPr>
          <w:p w14:paraId="17854719"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记账账户/方向</w:t>
            </w:r>
          </w:p>
        </w:tc>
      </w:tr>
      <w:tr w:rsidR="00F55C64" w:rsidRPr="0014457C" w14:paraId="639E86E5" w14:textId="77777777" w:rsidTr="00F55C64">
        <w:trPr>
          <w:trHeight w:val="540"/>
        </w:trPr>
        <w:tc>
          <w:tcPr>
            <w:tcW w:w="1123" w:type="dxa"/>
            <w:vMerge w:val="restart"/>
            <w:shd w:val="clear" w:color="auto" w:fill="auto"/>
            <w:vAlign w:val="center"/>
            <w:hideMark/>
          </w:tcPr>
          <w:p w14:paraId="3B1C7A53" w14:textId="22640FE9" w:rsidR="00F55C64" w:rsidRPr="0014457C" w:rsidRDefault="00A958A6" w:rsidP="00F55C64">
            <w:pPr>
              <w:widowControl/>
              <w:spacing w:after="0"/>
              <w:ind w:left="0"/>
              <w:jc w:val="both"/>
              <w:rPr>
                <w:rFonts w:cs="宋体"/>
                <w:color w:val="000000"/>
                <w:kern w:val="0"/>
                <w:sz w:val="22"/>
                <w:szCs w:val="22"/>
              </w:rPr>
            </w:pPr>
            <w:r w:rsidRPr="0014457C">
              <w:rPr>
                <w:rFonts w:cs="宋体" w:hint="eastAsia"/>
                <w:color w:val="000000"/>
                <w:kern w:val="0"/>
                <w:sz w:val="22"/>
                <w:szCs w:val="22"/>
              </w:rPr>
              <w:t>买入撤单成交</w:t>
            </w:r>
          </w:p>
        </w:tc>
        <w:tc>
          <w:tcPr>
            <w:tcW w:w="2246" w:type="dxa"/>
            <w:vMerge w:val="restart"/>
            <w:shd w:val="clear" w:color="auto" w:fill="auto"/>
            <w:vAlign w:val="center"/>
            <w:hideMark/>
          </w:tcPr>
          <w:p w14:paraId="4E8D8A02" w14:textId="77777777"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9964(买入额)+5.06（佣金）</w:t>
            </w:r>
          </w:p>
        </w:tc>
        <w:tc>
          <w:tcPr>
            <w:tcW w:w="1581" w:type="dxa"/>
            <w:shd w:val="clear" w:color="auto" w:fill="auto"/>
            <w:vAlign w:val="center"/>
            <w:hideMark/>
          </w:tcPr>
          <w:p w14:paraId="26F44FFC" w14:textId="3411EB68"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用户实盘A总资产变动020104+</w:t>
            </w:r>
          </w:p>
        </w:tc>
        <w:tc>
          <w:tcPr>
            <w:tcW w:w="3119" w:type="dxa"/>
            <w:shd w:val="clear" w:color="auto" w:fill="auto"/>
            <w:vAlign w:val="center"/>
            <w:hideMark/>
          </w:tcPr>
          <w:p w14:paraId="05AD478C" w14:textId="2FC765FF"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用户实盘A资产账户+</w:t>
            </w:r>
          </w:p>
        </w:tc>
      </w:tr>
      <w:tr w:rsidR="00F55C64" w:rsidRPr="0014457C" w14:paraId="76EEBFAF" w14:textId="77777777" w:rsidTr="00F55C64">
        <w:trPr>
          <w:trHeight w:val="540"/>
        </w:trPr>
        <w:tc>
          <w:tcPr>
            <w:tcW w:w="1123" w:type="dxa"/>
            <w:vMerge/>
            <w:vAlign w:val="center"/>
            <w:hideMark/>
          </w:tcPr>
          <w:p w14:paraId="53A9F281" w14:textId="77777777" w:rsidR="00F55C64" w:rsidRPr="0014457C" w:rsidRDefault="00F55C64" w:rsidP="00064869">
            <w:pPr>
              <w:widowControl/>
              <w:spacing w:after="0"/>
              <w:ind w:left="0"/>
              <w:jc w:val="both"/>
              <w:rPr>
                <w:rFonts w:cs="宋体"/>
                <w:color w:val="000000"/>
                <w:kern w:val="0"/>
                <w:sz w:val="22"/>
                <w:szCs w:val="22"/>
              </w:rPr>
            </w:pPr>
          </w:p>
        </w:tc>
        <w:tc>
          <w:tcPr>
            <w:tcW w:w="2246" w:type="dxa"/>
            <w:vMerge/>
            <w:shd w:val="clear" w:color="auto" w:fill="auto"/>
            <w:vAlign w:val="center"/>
            <w:hideMark/>
          </w:tcPr>
          <w:p w14:paraId="39C92D9C" w14:textId="77777777" w:rsidR="00F55C64" w:rsidRPr="0014457C" w:rsidRDefault="00F55C64" w:rsidP="00064869">
            <w:pPr>
              <w:widowControl/>
              <w:spacing w:after="0"/>
              <w:ind w:left="0"/>
              <w:jc w:val="both"/>
              <w:rPr>
                <w:rFonts w:cs="宋体"/>
                <w:color w:val="000000"/>
                <w:kern w:val="0"/>
                <w:sz w:val="22"/>
                <w:szCs w:val="22"/>
              </w:rPr>
            </w:pPr>
          </w:p>
        </w:tc>
        <w:tc>
          <w:tcPr>
            <w:tcW w:w="1581" w:type="dxa"/>
            <w:shd w:val="clear" w:color="auto" w:fill="auto"/>
            <w:vAlign w:val="center"/>
            <w:hideMark/>
          </w:tcPr>
          <w:p w14:paraId="75E77EFA" w14:textId="1D4189EC"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用户实盘A冻结资产变动020105-</w:t>
            </w:r>
          </w:p>
        </w:tc>
        <w:tc>
          <w:tcPr>
            <w:tcW w:w="3119" w:type="dxa"/>
            <w:shd w:val="clear" w:color="auto" w:fill="auto"/>
            <w:vAlign w:val="center"/>
            <w:hideMark/>
          </w:tcPr>
          <w:p w14:paraId="4CFF3DB2" w14:textId="24ACBCAF" w:rsidR="00F55C64" w:rsidRPr="0014457C" w:rsidRDefault="00F55C64" w:rsidP="00064869">
            <w:pPr>
              <w:widowControl/>
              <w:spacing w:after="0"/>
              <w:ind w:left="0"/>
              <w:jc w:val="both"/>
              <w:rPr>
                <w:rFonts w:cs="宋体"/>
                <w:color w:val="000000"/>
                <w:kern w:val="0"/>
                <w:sz w:val="22"/>
                <w:szCs w:val="22"/>
              </w:rPr>
            </w:pPr>
            <w:r w:rsidRPr="0014457C">
              <w:rPr>
                <w:rFonts w:cs="宋体" w:hint="eastAsia"/>
                <w:color w:val="000000"/>
                <w:kern w:val="0"/>
                <w:sz w:val="22"/>
                <w:szCs w:val="22"/>
              </w:rPr>
              <w:t>用户实盘A冻结账户-</w:t>
            </w:r>
          </w:p>
        </w:tc>
      </w:tr>
    </w:tbl>
    <w:p w14:paraId="0256E027" w14:textId="77777777" w:rsidR="00F55C64" w:rsidRPr="0014457C" w:rsidRDefault="00F55C64" w:rsidP="00993784">
      <w:pPr>
        <w:ind w:left="0"/>
      </w:pPr>
    </w:p>
    <w:p w14:paraId="49F707D7" w14:textId="74602CB3" w:rsidR="00C72339" w:rsidRPr="0014457C" w:rsidRDefault="00F55C64" w:rsidP="00993784">
      <w:pPr>
        <w:ind w:left="0"/>
      </w:pPr>
      <w:r w:rsidRPr="0014457C">
        <w:rPr>
          <w:rFonts w:hint="eastAsia"/>
        </w:rPr>
        <w:t>【帐户变动】——卖出撤单</w:t>
      </w:r>
    </w:p>
    <w:p w14:paraId="72E7E9C3" w14:textId="77777777" w:rsidR="00A958A6" w:rsidRPr="0014457C" w:rsidRDefault="00A958A6" w:rsidP="00A958A6">
      <w:r w:rsidRPr="0014457C">
        <w:rPr>
          <w:rFonts w:hint="eastAsia"/>
        </w:rPr>
        <w:t>场景：以每股</w:t>
      </w:r>
      <w:r w:rsidRPr="0014457C">
        <w:t>10.5元卖出1000股10500元，卖出佣金5元，过户费0.6元，印花税10.5元</w:t>
      </w:r>
      <w:r w:rsidRPr="0014457C">
        <w:rPr>
          <w:rFonts w:hint="eastAsia"/>
        </w:rPr>
        <w:t>，实际卖出后可收回的资金为  10500-5-0.6-10.5=10483.9元</w:t>
      </w:r>
    </w:p>
    <w:tbl>
      <w:tblPr>
        <w:tblW w:w="8909" w:type="dxa"/>
        <w:tblInd w:w="250" w:type="dxa"/>
        <w:tblLook w:val="04A0" w:firstRow="1" w:lastRow="0" w:firstColumn="1" w:lastColumn="0" w:noHBand="0" w:noVBand="1"/>
      </w:tblPr>
      <w:tblGrid>
        <w:gridCol w:w="1080"/>
        <w:gridCol w:w="1120"/>
        <w:gridCol w:w="2060"/>
        <w:gridCol w:w="4649"/>
      </w:tblGrid>
      <w:tr w:rsidR="00A958A6" w:rsidRPr="0014457C" w14:paraId="2A7F54F5" w14:textId="77777777" w:rsidTr="00CB3E7F">
        <w:trPr>
          <w:trHeight w:val="219"/>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FFC5D7"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055A772"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710567D3"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4649" w:type="dxa"/>
            <w:tcBorders>
              <w:top w:val="single" w:sz="4" w:space="0" w:color="auto"/>
              <w:left w:val="nil"/>
              <w:bottom w:val="single" w:sz="4" w:space="0" w:color="auto"/>
              <w:right w:val="single" w:sz="4" w:space="0" w:color="auto"/>
            </w:tcBorders>
            <w:shd w:val="clear" w:color="auto" w:fill="auto"/>
            <w:vAlign w:val="center"/>
            <w:hideMark/>
          </w:tcPr>
          <w:p w14:paraId="776CF852"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A958A6" w:rsidRPr="0014457C" w14:paraId="2B0392CE" w14:textId="77777777" w:rsidTr="00CB3E7F">
        <w:trPr>
          <w:trHeight w:val="308"/>
        </w:trPr>
        <w:tc>
          <w:tcPr>
            <w:tcW w:w="1080" w:type="dxa"/>
            <w:vMerge w:val="restart"/>
            <w:tcBorders>
              <w:top w:val="single" w:sz="4" w:space="0" w:color="auto"/>
              <w:left w:val="single" w:sz="4" w:space="0" w:color="auto"/>
              <w:right w:val="single" w:sz="4" w:space="0" w:color="auto"/>
            </w:tcBorders>
            <w:shd w:val="clear" w:color="auto" w:fill="auto"/>
            <w:vAlign w:val="center"/>
          </w:tcPr>
          <w:p w14:paraId="71EAF585" w14:textId="422D508F"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卖出撤单成交</w:t>
            </w:r>
          </w:p>
        </w:tc>
        <w:tc>
          <w:tcPr>
            <w:tcW w:w="1120" w:type="dxa"/>
            <w:vMerge w:val="restart"/>
            <w:tcBorders>
              <w:top w:val="single" w:sz="4" w:space="0" w:color="auto"/>
              <w:left w:val="nil"/>
              <w:right w:val="single" w:sz="4" w:space="0" w:color="auto"/>
            </w:tcBorders>
            <w:shd w:val="clear" w:color="auto" w:fill="auto"/>
            <w:vAlign w:val="center"/>
          </w:tcPr>
          <w:p w14:paraId="5DD9EA33" w14:textId="77777777"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1000（股）</w:t>
            </w:r>
          </w:p>
        </w:tc>
        <w:tc>
          <w:tcPr>
            <w:tcW w:w="2060" w:type="dxa"/>
            <w:tcBorders>
              <w:top w:val="single" w:sz="4" w:space="0" w:color="auto"/>
              <w:left w:val="nil"/>
              <w:bottom w:val="single" w:sz="4" w:space="0" w:color="auto"/>
              <w:right w:val="single" w:sz="4" w:space="0" w:color="auto"/>
            </w:tcBorders>
            <w:shd w:val="clear" w:color="auto" w:fill="auto"/>
            <w:vAlign w:val="center"/>
          </w:tcPr>
          <w:p w14:paraId="0BFA7C2D" w14:textId="1FF886F8"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用户持仓股票A可卖份额变动020106+</w:t>
            </w:r>
          </w:p>
        </w:tc>
        <w:tc>
          <w:tcPr>
            <w:tcW w:w="4649" w:type="dxa"/>
            <w:tcBorders>
              <w:top w:val="single" w:sz="4" w:space="0" w:color="auto"/>
              <w:left w:val="nil"/>
              <w:bottom w:val="single" w:sz="4" w:space="0" w:color="auto"/>
              <w:right w:val="single" w:sz="4" w:space="0" w:color="auto"/>
            </w:tcBorders>
            <w:shd w:val="clear" w:color="auto" w:fill="auto"/>
            <w:vAlign w:val="center"/>
          </w:tcPr>
          <w:p w14:paraId="237A6F11" w14:textId="2BAABE3B"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用户持仓股票A可卖份额账户+</w:t>
            </w:r>
          </w:p>
        </w:tc>
      </w:tr>
      <w:tr w:rsidR="00A958A6" w:rsidRPr="0014457C" w14:paraId="74ABE36C" w14:textId="77777777" w:rsidTr="00CB3E7F">
        <w:trPr>
          <w:trHeight w:val="307"/>
        </w:trPr>
        <w:tc>
          <w:tcPr>
            <w:tcW w:w="1080" w:type="dxa"/>
            <w:vMerge/>
            <w:tcBorders>
              <w:left w:val="single" w:sz="4" w:space="0" w:color="auto"/>
              <w:bottom w:val="single" w:sz="4" w:space="0" w:color="auto"/>
              <w:right w:val="single" w:sz="4" w:space="0" w:color="auto"/>
            </w:tcBorders>
            <w:shd w:val="clear" w:color="auto" w:fill="auto"/>
            <w:vAlign w:val="center"/>
          </w:tcPr>
          <w:p w14:paraId="4323A215" w14:textId="77777777" w:rsidR="00A958A6" w:rsidRPr="0014457C" w:rsidRDefault="00A958A6" w:rsidP="00064869">
            <w:pPr>
              <w:widowControl/>
              <w:spacing w:after="0"/>
              <w:ind w:left="0"/>
              <w:rPr>
                <w:rFonts w:cs="宋体"/>
                <w:color w:val="000000"/>
                <w:kern w:val="0"/>
                <w:sz w:val="22"/>
                <w:szCs w:val="22"/>
              </w:rPr>
            </w:pPr>
          </w:p>
        </w:tc>
        <w:tc>
          <w:tcPr>
            <w:tcW w:w="1120" w:type="dxa"/>
            <w:vMerge/>
            <w:tcBorders>
              <w:left w:val="nil"/>
              <w:bottom w:val="single" w:sz="4" w:space="0" w:color="auto"/>
              <w:right w:val="single" w:sz="4" w:space="0" w:color="auto"/>
            </w:tcBorders>
            <w:shd w:val="clear" w:color="auto" w:fill="auto"/>
            <w:vAlign w:val="center"/>
          </w:tcPr>
          <w:p w14:paraId="490DD0C7" w14:textId="77777777" w:rsidR="00A958A6" w:rsidRPr="0014457C" w:rsidRDefault="00A958A6" w:rsidP="00064869">
            <w:pPr>
              <w:widowControl/>
              <w:spacing w:after="0"/>
              <w:ind w:left="0"/>
              <w:rPr>
                <w:rFonts w:cs="宋体"/>
                <w:color w:val="000000"/>
                <w:kern w:val="0"/>
                <w:sz w:val="22"/>
                <w:szCs w:val="22"/>
              </w:rPr>
            </w:pPr>
          </w:p>
        </w:tc>
        <w:tc>
          <w:tcPr>
            <w:tcW w:w="2060" w:type="dxa"/>
            <w:tcBorders>
              <w:top w:val="single" w:sz="4" w:space="0" w:color="auto"/>
              <w:left w:val="nil"/>
              <w:bottom w:val="single" w:sz="4" w:space="0" w:color="auto"/>
              <w:right w:val="single" w:sz="4" w:space="0" w:color="auto"/>
            </w:tcBorders>
            <w:shd w:val="clear" w:color="auto" w:fill="auto"/>
            <w:vAlign w:val="center"/>
          </w:tcPr>
          <w:p w14:paraId="320F3145" w14:textId="3E83646E"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t>用户持仓股票A冻结份额变动</w:t>
            </w:r>
            <w:r w:rsidRPr="0014457C">
              <w:rPr>
                <w:rFonts w:cs="宋体" w:hint="eastAsia"/>
                <w:color w:val="000000"/>
                <w:kern w:val="0"/>
                <w:sz w:val="22"/>
                <w:szCs w:val="22"/>
              </w:rPr>
              <w:lastRenderedPageBreak/>
              <w:t>020106-</w:t>
            </w:r>
          </w:p>
        </w:tc>
        <w:tc>
          <w:tcPr>
            <w:tcW w:w="4649" w:type="dxa"/>
            <w:tcBorders>
              <w:top w:val="single" w:sz="4" w:space="0" w:color="auto"/>
              <w:left w:val="nil"/>
              <w:bottom w:val="single" w:sz="4" w:space="0" w:color="auto"/>
              <w:right w:val="single" w:sz="4" w:space="0" w:color="auto"/>
            </w:tcBorders>
            <w:shd w:val="clear" w:color="auto" w:fill="auto"/>
            <w:vAlign w:val="center"/>
          </w:tcPr>
          <w:p w14:paraId="0BE1E8C7" w14:textId="4A192A01" w:rsidR="00A958A6" w:rsidRPr="0014457C" w:rsidRDefault="00A958A6" w:rsidP="00064869">
            <w:pPr>
              <w:widowControl/>
              <w:spacing w:after="0"/>
              <w:ind w:left="0"/>
              <w:rPr>
                <w:rFonts w:cs="宋体"/>
                <w:color w:val="000000"/>
                <w:kern w:val="0"/>
                <w:sz w:val="22"/>
                <w:szCs w:val="22"/>
              </w:rPr>
            </w:pPr>
            <w:r w:rsidRPr="0014457C">
              <w:rPr>
                <w:rFonts w:cs="宋体" w:hint="eastAsia"/>
                <w:color w:val="000000"/>
                <w:kern w:val="0"/>
                <w:sz w:val="22"/>
                <w:szCs w:val="22"/>
              </w:rPr>
              <w:lastRenderedPageBreak/>
              <w:t>用户持仓股票A冻结份额账户-</w:t>
            </w:r>
          </w:p>
        </w:tc>
      </w:tr>
    </w:tbl>
    <w:p w14:paraId="7CC3CEB9" w14:textId="3D0A1E33" w:rsidR="00A958A6" w:rsidRPr="0014457C" w:rsidRDefault="00A958A6" w:rsidP="00A958A6"/>
    <w:p w14:paraId="06FEB479" w14:textId="550EF2AA" w:rsidR="0077707C" w:rsidRPr="0014457C" w:rsidRDefault="0077707C" w:rsidP="0077707C">
      <w:pPr>
        <w:pStyle w:val="3"/>
        <w:numPr>
          <w:ilvl w:val="2"/>
          <w:numId w:val="45"/>
        </w:numPr>
        <w:rPr>
          <w:rFonts w:eastAsia="微软雅黑"/>
        </w:rPr>
      </w:pPr>
      <w:bookmarkStart w:id="400" w:name="_Toc293477882"/>
      <w:r w:rsidRPr="0014457C">
        <w:rPr>
          <w:rFonts w:eastAsia="微软雅黑" w:hint="eastAsia"/>
        </w:rPr>
        <w:t>查询当日委托、成交</w:t>
      </w:r>
      <w:bookmarkEnd w:id="400"/>
    </w:p>
    <w:p w14:paraId="31B9C22F" w14:textId="1B8909AB" w:rsidR="00940488" w:rsidRPr="0014457C" w:rsidRDefault="000B30C3" w:rsidP="003215EC">
      <w:r w:rsidRPr="0014457C">
        <w:rPr>
          <w:rFonts w:hint="eastAsia"/>
        </w:rPr>
        <w:t>略，查询类按前端产品设计稿为准。</w:t>
      </w:r>
    </w:p>
    <w:p w14:paraId="1C67A19A" w14:textId="0F60CCC7" w:rsidR="00233771" w:rsidRPr="0014457C" w:rsidRDefault="00233771" w:rsidP="00233771">
      <w:pPr>
        <w:pStyle w:val="3"/>
        <w:rPr>
          <w:rFonts w:eastAsia="微软雅黑"/>
        </w:rPr>
      </w:pPr>
      <w:bookmarkStart w:id="401" w:name="_Toc293477883"/>
      <w:r w:rsidRPr="0014457C">
        <w:rPr>
          <w:rFonts w:eastAsia="微软雅黑" w:hint="eastAsia"/>
        </w:rPr>
        <w:t>特殊股票处理</w:t>
      </w:r>
      <w:bookmarkEnd w:id="401"/>
    </w:p>
    <w:p w14:paraId="3C04403F" w14:textId="16414ED1" w:rsidR="000D06A9" w:rsidRPr="0014457C" w:rsidRDefault="00723EDA" w:rsidP="003215EC">
      <w:r w:rsidRPr="0014457C">
        <w:rPr>
          <w:rFonts w:hint="eastAsia"/>
        </w:rPr>
        <w:t>股票的某些特殊行情变动将影响股价及配资账户的结算，不同的情况参照以下分类进行处理</w:t>
      </w:r>
    </w:p>
    <w:p w14:paraId="3383C8FA" w14:textId="7520551F" w:rsidR="00233771" w:rsidRPr="0014457C" w:rsidRDefault="00233771" w:rsidP="00233771">
      <w:pPr>
        <w:pStyle w:val="4"/>
        <w:rPr>
          <w:rFonts w:eastAsia="微软雅黑"/>
        </w:rPr>
      </w:pPr>
      <w:r w:rsidRPr="0014457C">
        <w:rPr>
          <w:rFonts w:eastAsia="微软雅黑" w:hint="eastAsia"/>
        </w:rPr>
        <w:t>配股处理</w:t>
      </w:r>
    </w:p>
    <w:p w14:paraId="746E75AD" w14:textId="7E7CF0CE" w:rsidR="00233771" w:rsidRPr="0014457C" w:rsidRDefault="00723EDA" w:rsidP="000F7953">
      <w:pPr>
        <w:pStyle w:val="a7"/>
        <w:numPr>
          <w:ilvl w:val="0"/>
          <w:numId w:val="9"/>
        </w:numPr>
      </w:pPr>
      <w:r w:rsidRPr="0014457C">
        <w:rPr>
          <w:rFonts w:hint="eastAsia"/>
        </w:rPr>
        <w:t>每日根据公告，由运营人员维护禁买投资标的（禁买股）列表，需要同时维护不同配资方案下的禁买列表</w:t>
      </w:r>
    </w:p>
    <w:p w14:paraId="1A2F00CE" w14:textId="35A6992F" w:rsidR="00723EDA" w:rsidRPr="0014457C" w:rsidRDefault="00723EDA" w:rsidP="000F7953">
      <w:pPr>
        <w:pStyle w:val="a7"/>
        <w:numPr>
          <w:ilvl w:val="0"/>
          <w:numId w:val="9"/>
        </w:numPr>
      </w:pPr>
      <w:r w:rsidRPr="0014457C">
        <w:rPr>
          <w:rFonts w:hint="eastAsia"/>
        </w:rPr>
        <w:t>配股股票在登记日</w:t>
      </w:r>
      <w:r w:rsidR="000B30C3" w:rsidRPr="0014457C">
        <w:rPr>
          <w:rFonts w:hint="eastAsia"/>
        </w:rPr>
        <w:t>T日</w:t>
      </w:r>
      <w:r w:rsidRPr="0014457C">
        <w:rPr>
          <w:rFonts w:hint="eastAsia"/>
        </w:rPr>
        <w:t>开始禁止买入，直到登记日</w:t>
      </w:r>
      <w:r w:rsidR="000B30C3" w:rsidRPr="0014457C">
        <w:rPr>
          <w:rFonts w:hint="eastAsia"/>
        </w:rPr>
        <w:t>开始到发行结束（发行结束可能是配股成功或失败）</w:t>
      </w:r>
      <w:r w:rsidRPr="0014457C">
        <w:rPr>
          <w:rFonts w:hint="eastAsia"/>
        </w:rPr>
        <w:t>解禁，</w:t>
      </w:r>
      <w:r w:rsidR="000B30C3" w:rsidRPr="0014457C">
        <w:rPr>
          <w:rFonts w:hint="eastAsia"/>
        </w:rPr>
        <w:t>解禁后可以买入</w:t>
      </w:r>
      <w:r w:rsidR="000B30C3" w:rsidRPr="0014457C">
        <w:t xml:space="preserve"> </w:t>
      </w:r>
    </w:p>
    <w:p w14:paraId="6279648A" w14:textId="77777777" w:rsidR="00723EDA" w:rsidRPr="0014457C" w:rsidRDefault="00723EDA" w:rsidP="00233771"/>
    <w:p w14:paraId="1D006A1B" w14:textId="2A7379E1" w:rsidR="00233771" w:rsidRPr="0014457C" w:rsidRDefault="00233771" w:rsidP="00233771">
      <w:pPr>
        <w:pStyle w:val="4"/>
        <w:rPr>
          <w:rFonts w:eastAsia="微软雅黑"/>
        </w:rPr>
      </w:pPr>
      <w:r w:rsidRPr="0014457C">
        <w:rPr>
          <w:rFonts w:eastAsia="微软雅黑" w:hint="eastAsia"/>
        </w:rPr>
        <w:t>转赠、送股处理</w:t>
      </w:r>
    </w:p>
    <w:p w14:paraId="1EC288B5" w14:textId="09D3A1FD" w:rsidR="00233771" w:rsidRPr="0014457C" w:rsidRDefault="00233771" w:rsidP="000F7953">
      <w:pPr>
        <w:pStyle w:val="a7"/>
        <w:numPr>
          <w:ilvl w:val="0"/>
          <w:numId w:val="9"/>
        </w:numPr>
      </w:pPr>
      <w:r w:rsidRPr="0014457C">
        <w:rPr>
          <w:rFonts w:hint="eastAsia"/>
        </w:rPr>
        <w:t>如果遇</w:t>
      </w:r>
      <w:r w:rsidR="00754A95" w:rsidRPr="0014457C">
        <w:rPr>
          <w:rFonts w:hint="eastAsia"/>
        </w:rPr>
        <w:t>到买入股</w:t>
      </w:r>
      <w:r w:rsidR="00367548" w:rsidRPr="0014457C">
        <w:rPr>
          <w:rFonts w:hint="eastAsia"/>
        </w:rPr>
        <w:t>转赠、</w:t>
      </w:r>
      <w:r w:rsidRPr="0014457C">
        <w:rPr>
          <w:rFonts w:hint="eastAsia"/>
        </w:rPr>
        <w:t>送股，则</w:t>
      </w:r>
      <w:r w:rsidR="00367548" w:rsidRPr="0014457C">
        <w:rPr>
          <w:rFonts w:hint="eastAsia"/>
        </w:rPr>
        <w:t>系统</w:t>
      </w:r>
      <w:r w:rsidRPr="0014457C">
        <w:rPr>
          <w:rFonts w:hint="eastAsia"/>
        </w:rPr>
        <w:t>调整股票数量或价格</w:t>
      </w:r>
      <w:r w:rsidR="00367548" w:rsidRPr="0014457C">
        <w:rPr>
          <w:rFonts w:hint="eastAsia"/>
        </w:rPr>
        <w:t>。对于新增股票数量部分，如果送股在登记日收盘后到账，则下一个开盘日前，系统将到账股票数量增加到配资账户中并调整价格；</w:t>
      </w:r>
    </w:p>
    <w:p w14:paraId="4C73B869" w14:textId="013D85C5" w:rsidR="00367548" w:rsidRPr="0014457C" w:rsidRDefault="00367548" w:rsidP="000F7953">
      <w:pPr>
        <w:pStyle w:val="a7"/>
        <w:numPr>
          <w:ilvl w:val="0"/>
          <w:numId w:val="9"/>
        </w:numPr>
      </w:pPr>
      <w:r w:rsidRPr="0014457C">
        <w:rPr>
          <w:rFonts w:hint="eastAsia"/>
        </w:rPr>
        <w:t>如果转、送股不在交易日当天到账，则先将未到账股票数量记入预分配股票数量一栏，并调整股票价格，待股票实际到账后在下一个交易日开盘前将预分配股票数量转入配资账户可卖股票数量中</w:t>
      </w:r>
    </w:p>
    <w:p w14:paraId="697B3AC0" w14:textId="1BA476E1" w:rsidR="00EA7A2E" w:rsidRPr="0014457C" w:rsidRDefault="00EA7A2E" w:rsidP="000F7953">
      <w:pPr>
        <w:pStyle w:val="a7"/>
        <w:numPr>
          <w:ilvl w:val="0"/>
          <w:numId w:val="9"/>
        </w:numPr>
      </w:pPr>
      <w:r w:rsidRPr="0014457C">
        <w:rPr>
          <w:rFonts w:hint="eastAsia"/>
        </w:rPr>
        <w:t>对于非登记日日终到账的转、送股配资户，如果在配资到期日当天预分配股票仍未实际到账，则需一直延期至转、送股到账的下一个交易日，转、送股到账的下一个交易日</w:t>
      </w:r>
      <w:r w:rsidR="00852E1C" w:rsidRPr="0014457C">
        <w:rPr>
          <w:rFonts w:hint="eastAsia"/>
        </w:rPr>
        <w:t>作为到期日，</w:t>
      </w:r>
      <w:r w:rsidRPr="0014457C">
        <w:rPr>
          <w:rFonts w:hint="eastAsia"/>
        </w:rPr>
        <w:t>卖出策略参照正常的股票卖出</w:t>
      </w:r>
    </w:p>
    <w:p w14:paraId="280349EB" w14:textId="6D4177D1" w:rsidR="00233771" w:rsidRPr="0014457C" w:rsidRDefault="00EA7A2E" w:rsidP="000F7953">
      <w:pPr>
        <w:pStyle w:val="a7"/>
        <w:numPr>
          <w:ilvl w:val="0"/>
          <w:numId w:val="9"/>
        </w:numPr>
      </w:pPr>
      <w:r w:rsidRPr="0014457C">
        <w:rPr>
          <w:rFonts w:hint="eastAsia"/>
        </w:rPr>
        <w:t>遇到</w:t>
      </w:r>
      <w:r w:rsidR="00233771" w:rsidRPr="0014457C">
        <w:rPr>
          <w:rFonts w:hint="eastAsia"/>
        </w:rPr>
        <w:t>买入股遇分红送股且不除权，用户买入股票后不参与分红送股并以买入价格作为结算价结算</w:t>
      </w:r>
    </w:p>
    <w:p w14:paraId="7DE03E4A" w14:textId="77777777" w:rsidR="00233771" w:rsidRPr="0014457C" w:rsidRDefault="00233771" w:rsidP="00EA7A2E">
      <w:pPr>
        <w:ind w:left="0"/>
      </w:pPr>
    </w:p>
    <w:p w14:paraId="33F352F8" w14:textId="02665264" w:rsidR="00233771" w:rsidRPr="0014457C" w:rsidRDefault="00233771" w:rsidP="00233771">
      <w:pPr>
        <w:pStyle w:val="4"/>
        <w:rPr>
          <w:rFonts w:eastAsia="微软雅黑"/>
        </w:rPr>
      </w:pPr>
      <w:r w:rsidRPr="0014457C">
        <w:rPr>
          <w:rFonts w:eastAsia="微软雅黑" w:hint="eastAsia"/>
        </w:rPr>
        <w:lastRenderedPageBreak/>
        <w:t>派息处理</w:t>
      </w:r>
    </w:p>
    <w:p w14:paraId="6113D0DF" w14:textId="77777777" w:rsidR="007B5EDE" w:rsidRPr="0014457C" w:rsidRDefault="007B5EDE" w:rsidP="007B5EDE"/>
    <w:p w14:paraId="634C3431" w14:textId="1F05FAC8" w:rsidR="007B5EDE" w:rsidRPr="0014457C" w:rsidRDefault="007B5EDE" w:rsidP="000F7953">
      <w:pPr>
        <w:pStyle w:val="a7"/>
        <w:numPr>
          <w:ilvl w:val="0"/>
          <w:numId w:val="9"/>
        </w:numPr>
      </w:pPr>
      <w:r w:rsidRPr="0014457C">
        <w:rPr>
          <w:rFonts w:hint="eastAsia"/>
        </w:rPr>
        <w:t>如果遇到买入股</w:t>
      </w:r>
      <w:r w:rsidR="00F92994" w:rsidRPr="0014457C">
        <w:rPr>
          <w:rFonts w:hint="eastAsia"/>
        </w:rPr>
        <w:t>派息</w:t>
      </w:r>
      <w:r w:rsidRPr="0014457C">
        <w:rPr>
          <w:rFonts w:hint="eastAsia"/>
        </w:rPr>
        <w:t>，则</w:t>
      </w:r>
      <w:r w:rsidR="00EA7A2E" w:rsidRPr="0014457C">
        <w:rPr>
          <w:rFonts w:hint="eastAsia"/>
        </w:rPr>
        <w:t>系统根据分红信息调整股票数量及价格</w:t>
      </w:r>
    </w:p>
    <w:p w14:paraId="4B910C48" w14:textId="5EC0D1C1" w:rsidR="00EA7A2E" w:rsidRPr="0014457C" w:rsidRDefault="00EA7A2E" w:rsidP="000F7953">
      <w:pPr>
        <w:pStyle w:val="a7"/>
        <w:numPr>
          <w:ilvl w:val="0"/>
          <w:numId w:val="9"/>
        </w:numPr>
      </w:pPr>
      <w:r w:rsidRPr="0014457C">
        <w:rPr>
          <w:rFonts w:hint="eastAsia"/>
        </w:rPr>
        <w:t>股息到账后与用户股票卖出的处理逻辑一致 T+1</w:t>
      </w:r>
      <w:r w:rsidR="00657A28" w:rsidRPr="0014457C">
        <w:rPr>
          <w:rFonts w:hint="eastAsia"/>
        </w:rPr>
        <w:t>交易</w:t>
      </w:r>
      <w:r w:rsidRPr="0014457C">
        <w:rPr>
          <w:rFonts w:hint="eastAsia"/>
        </w:rPr>
        <w:t>日后划转至用户</w:t>
      </w:r>
      <w:r w:rsidR="004E2B24" w:rsidRPr="0014457C">
        <w:rPr>
          <w:rFonts w:hint="eastAsia"/>
        </w:rPr>
        <w:t>的实盘账户中</w:t>
      </w:r>
    </w:p>
    <w:p w14:paraId="3585C4AB" w14:textId="2A598D39" w:rsidR="00A44241" w:rsidRPr="008E3BDD" w:rsidRDefault="00A44241" w:rsidP="00A44241">
      <w:pPr>
        <w:pStyle w:val="4"/>
        <w:rPr>
          <w:rFonts w:eastAsia="微软雅黑"/>
          <w:color w:val="FF0000"/>
          <w:rPrChange w:id="402" w:author="wang alex" w:date="2015-05-26T06:47:00Z">
            <w:rPr>
              <w:rFonts w:eastAsia="微软雅黑"/>
            </w:rPr>
          </w:rPrChange>
        </w:rPr>
      </w:pPr>
      <w:r w:rsidRPr="008E3BDD">
        <w:rPr>
          <w:rFonts w:eastAsia="微软雅黑" w:hint="eastAsia"/>
          <w:color w:val="FF0000"/>
          <w:rPrChange w:id="403" w:author="wang alex" w:date="2015-05-26T06:47:00Z">
            <w:rPr>
              <w:rFonts w:eastAsia="微软雅黑" w:hint="eastAsia"/>
            </w:rPr>
          </w:rPrChange>
        </w:rPr>
        <w:t>分级基金折算处理</w:t>
      </w:r>
      <w:ins w:id="404" w:author="wang alex" w:date="2015-05-26T06:47:00Z">
        <w:r w:rsidR="008E3BDD">
          <w:rPr>
            <w:rFonts w:eastAsia="微软雅黑" w:hint="eastAsia"/>
            <w:color w:val="FF0000"/>
          </w:rPr>
          <w:t>（暂时不支持吧）</w:t>
        </w:r>
      </w:ins>
    </w:p>
    <w:p w14:paraId="1E85D922" w14:textId="77777777" w:rsidR="00A44241" w:rsidRPr="00A44241" w:rsidRDefault="00A44241" w:rsidP="00A44241"/>
    <w:p w14:paraId="1262F22A" w14:textId="77777777" w:rsidR="00A44241" w:rsidRDefault="00A44241" w:rsidP="00A44241">
      <w:pPr>
        <w:pStyle w:val="a7"/>
        <w:numPr>
          <w:ilvl w:val="0"/>
          <w:numId w:val="9"/>
        </w:numPr>
      </w:pPr>
      <w:r>
        <w:rPr>
          <w:rFonts w:hint="eastAsia"/>
        </w:rPr>
        <w:t>当用户购买了分级基金，且向上或向下折算，则需要进行处理</w:t>
      </w:r>
    </w:p>
    <w:p w14:paraId="68E8B6CE" w14:textId="77777777" w:rsidR="00A44241" w:rsidRDefault="00A44241" w:rsidP="00A44241">
      <w:pPr>
        <w:pStyle w:val="a7"/>
        <w:numPr>
          <w:ilvl w:val="0"/>
          <w:numId w:val="9"/>
        </w:numPr>
      </w:pPr>
      <w:r>
        <w:rPr>
          <w:rFonts w:hint="eastAsia"/>
        </w:rPr>
        <w:t>折算当天会停牌，通常停牌一天，一天后复牌分级A\B的价格会归一，此时用户该笔持仓的收益率会突然变化</w:t>
      </w:r>
    </w:p>
    <w:p w14:paraId="5CDA7192" w14:textId="77777777" w:rsidR="00A44241" w:rsidRDefault="00A44241" w:rsidP="00A44241">
      <w:pPr>
        <w:pStyle w:val="a7"/>
        <w:numPr>
          <w:ilvl w:val="0"/>
          <w:numId w:val="9"/>
        </w:numPr>
      </w:pPr>
      <w:r>
        <w:rPr>
          <w:rFonts w:hint="eastAsia"/>
        </w:rPr>
        <w:t>向上折算后，交易系统会将部分资产买入分级基金的母基金</w:t>
      </w:r>
    </w:p>
    <w:p w14:paraId="7032904B" w14:textId="77777777" w:rsidR="00A44241" w:rsidRDefault="00A44241" w:rsidP="00A44241">
      <w:pPr>
        <w:pStyle w:val="a7"/>
        <w:numPr>
          <w:ilvl w:val="0"/>
          <w:numId w:val="9"/>
        </w:numPr>
      </w:pPr>
      <w:r>
        <w:rPr>
          <w:rFonts w:hint="eastAsia"/>
        </w:rPr>
        <w:t>系统需要以折算后的第一个交易日单位净值通过场内赎回该基金</w:t>
      </w:r>
    </w:p>
    <w:p w14:paraId="43DD5EAD" w14:textId="1CFF75EE" w:rsidR="00A44241" w:rsidRPr="0014457C" w:rsidRDefault="00A44241" w:rsidP="00A44241">
      <w:pPr>
        <w:pStyle w:val="a7"/>
        <w:numPr>
          <w:ilvl w:val="0"/>
          <w:numId w:val="9"/>
        </w:numPr>
      </w:pPr>
      <w:r>
        <w:rPr>
          <w:rFonts w:hint="eastAsia"/>
        </w:rPr>
        <w:t>并将赎回的金额按资产比例增加到用户的</w:t>
      </w:r>
      <w:r w:rsidR="001B4963">
        <w:rPr>
          <w:rFonts w:hint="eastAsia"/>
        </w:rPr>
        <w:t>实盘</w:t>
      </w:r>
      <w:r>
        <w:rPr>
          <w:rFonts w:hint="eastAsia"/>
        </w:rPr>
        <w:t>资产中</w:t>
      </w:r>
      <w:r w:rsidRPr="0014457C">
        <w:t xml:space="preserve"> </w:t>
      </w:r>
    </w:p>
    <w:p w14:paraId="5040DC31" w14:textId="77777777" w:rsidR="007B5EDE" w:rsidRPr="0014457C" w:rsidRDefault="007B5EDE" w:rsidP="007B5EDE"/>
    <w:p w14:paraId="308C633E" w14:textId="236B5212" w:rsidR="00233771" w:rsidRPr="0014457C" w:rsidRDefault="00233771" w:rsidP="00A20807">
      <w:pPr>
        <w:pStyle w:val="4"/>
        <w:rPr>
          <w:rFonts w:eastAsia="微软雅黑"/>
        </w:rPr>
      </w:pPr>
      <w:r w:rsidRPr="0014457C">
        <w:rPr>
          <w:rFonts w:eastAsia="微软雅黑" w:hint="eastAsia"/>
        </w:rPr>
        <w:t>零头股处理</w:t>
      </w:r>
    </w:p>
    <w:p w14:paraId="67383781" w14:textId="77777777" w:rsidR="00A20807" w:rsidRPr="0014457C" w:rsidRDefault="00A20807" w:rsidP="00A20807"/>
    <w:p w14:paraId="14C81765" w14:textId="0F1989AD" w:rsidR="00233771" w:rsidRPr="0014457C" w:rsidRDefault="00233771" w:rsidP="000F7953">
      <w:pPr>
        <w:pStyle w:val="a7"/>
        <w:numPr>
          <w:ilvl w:val="0"/>
          <w:numId w:val="9"/>
        </w:numPr>
      </w:pPr>
      <w:r w:rsidRPr="0014457C">
        <w:t>用户持有零头股</w:t>
      </w:r>
      <w:r w:rsidR="001313C6" w:rsidRPr="0014457C">
        <w:t>进行主动</w:t>
      </w:r>
      <w:r w:rsidRPr="0014457C">
        <w:t>卖出时，零头股不可拆分，必须与一手股票的整数倍合并卖出</w:t>
      </w:r>
      <w:r w:rsidR="00A20807" w:rsidRPr="0014457C">
        <w:rPr>
          <w:rFonts w:hint="eastAsia"/>
        </w:rPr>
        <w:t>，</w:t>
      </w:r>
      <w:r w:rsidR="00A20807" w:rsidRPr="0014457C">
        <w:t>但考虑母账户该股总</w:t>
      </w:r>
      <w:r w:rsidR="00780862" w:rsidRPr="0014457C">
        <w:t>持股数量</w:t>
      </w:r>
      <w:r w:rsidR="00780862" w:rsidRPr="0014457C">
        <w:rPr>
          <w:rFonts w:hint="eastAsia"/>
        </w:rPr>
        <w:t>，</w:t>
      </w:r>
      <w:r w:rsidR="00780862" w:rsidRPr="0014457C">
        <w:t>用户的零头股不一定能全部卖出</w:t>
      </w:r>
      <w:r w:rsidR="00780862" w:rsidRPr="0014457C">
        <w:rPr>
          <w:rFonts w:hint="eastAsia"/>
        </w:rPr>
        <w:t>。</w:t>
      </w:r>
      <w:r w:rsidR="00780862" w:rsidRPr="0014457C">
        <w:t>因此平台需要先判断该笔卖出是否为当日可卖股票的最后一笔</w:t>
      </w:r>
      <w:r w:rsidR="00780862" w:rsidRPr="0014457C">
        <w:rPr>
          <w:rFonts w:hint="eastAsia"/>
        </w:rPr>
        <w:t>，</w:t>
      </w:r>
      <w:r w:rsidR="00780862" w:rsidRPr="0014457C">
        <w:t>如果是则将平台兜底配资账户中当日可卖的该股股票连同该笔卖出一同挂单卖出</w:t>
      </w:r>
    </w:p>
    <w:p w14:paraId="196C80A3" w14:textId="356EB0ED" w:rsidR="001313C6" w:rsidRPr="0014457C" w:rsidRDefault="00780862" w:rsidP="00A817CA">
      <w:pPr>
        <w:pStyle w:val="a7"/>
        <w:numPr>
          <w:ilvl w:val="0"/>
          <w:numId w:val="9"/>
        </w:numPr>
      </w:pPr>
      <w:r w:rsidRPr="0014457C">
        <w:t>如果该笔卖出不是当日可卖股票的最后一笔</w:t>
      </w:r>
      <w:r w:rsidRPr="0014457C">
        <w:rPr>
          <w:rFonts w:hint="eastAsia"/>
        </w:rPr>
        <w:t>，</w:t>
      </w:r>
      <w:r w:rsidRPr="0014457C">
        <w:t>则将零头股部分转入平台兜底配资账户中</w:t>
      </w:r>
      <w:r w:rsidRPr="0014457C">
        <w:rPr>
          <w:rFonts w:hint="eastAsia"/>
        </w:rPr>
        <w:t>，</w:t>
      </w:r>
      <w:r w:rsidRPr="0014457C">
        <w:t>但仍按照该笔用户委托卖出的最后一次成交价格</w:t>
      </w:r>
      <w:r w:rsidRPr="0014457C">
        <w:rPr>
          <w:rFonts w:hint="eastAsia"/>
        </w:rPr>
        <w:t>（因一笔委托可能会分多次成交）</w:t>
      </w:r>
      <w:r w:rsidR="001313C6" w:rsidRPr="0014457C">
        <w:rPr>
          <w:rFonts w:hint="eastAsia"/>
        </w:rPr>
        <w:t>与用户结算零头股部分获利，该部分获利因为并未实际卖出股票，所以由平台垫款支付</w:t>
      </w:r>
    </w:p>
    <w:p w14:paraId="141FC48A" w14:textId="77777777" w:rsidR="00233771" w:rsidRPr="0014457C" w:rsidRDefault="00233771" w:rsidP="003215EC"/>
    <w:p w14:paraId="22E5C165" w14:textId="6EA68E9C" w:rsidR="001313C6" w:rsidRPr="0014457C" w:rsidRDefault="001313C6" w:rsidP="001313C6">
      <w:pPr>
        <w:pStyle w:val="4"/>
        <w:rPr>
          <w:rFonts w:eastAsia="微软雅黑"/>
        </w:rPr>
      </w:pPr>
      <w:r w:rsidRPr="0014457C">
        <w:rPr>
          <w:rFonts w:eastAsia="微软雅黑" w:hint="eastAsia"/>
        </w:rPr>
        <w:t>兜底股处理</w:t>
      </w:r>
    </w:p>
    <w:p w14:paraId="26AB25DA" w14:textId="2DCF3399" w:rsidR="009A03F6" w:rsidRPr="0014457C" w:rsidRDefault="009A03F6" w:rsidP="001313C6">
      <w:r w:rsidRPr="0014457C">
        <w:t>为处理兜底股</w:t>
      </w:r>
      <w:r w:rsidRPr="0014457C">
        <w:rPr>
          <w:rFonts w:hint="eastAsia"/>
        </w:rPr>
        <w:t>，</w:t>
      </w:r>
      <w:r w:rsidRPr="0014457C">
        <w:t>平台需要增加两个特别的配资户</w:t>
      </w:r>
      <w:r w:rsidRPr="0014457C">
        <w:rPr>
          <w:rFonts w:hint="eastAsia"/>
        </w:rPr>
        <w:t>，一个负责兜底股票管理，一个负责兜底股票卖出</w:t>
      </w:r>
    </w:p>
    <w:p w14:paraId="00FB4AAE" w14:textId="49855902" w:rsidR="009A03F6" w:rsidRPr="0014457C" w:rsidRDefault="00C73237" w:rsidP="001313C6">
      <w:r w:rsidRPr="0014457C">
        <w:rPr>
          <w:rFonts w:hint="eastAsia"/>
        </w:rPr>
        <w:lastRenderedPageBreak/>
        <w:t>【兜底</w:t>
      </w:r>
      <w:r w:rsidR="009A03F6" w:rsidRPr="0014457C">
        <w:rPr>
          <w:rFonts w:hint="eastAsia"/>
        </w:rPr>
        <w:t>户</w:t>
      </w:r>
      <w:r w:rsidRPr="0014457C">
        <w:rPr>
          <w:rFonts w:hint="eastAsia"/>
        </w:rPr>
        <w:t>策略</w:t>
      </w:r>
      <w:r w:rsidR="009A03F6" w:rsidRPr="0014457C">
        <w:rPr>
          <w:rFonts w:hint="eastAsia"/>
        </w:rPr>
        <w:t>】</w:t>
      </w:r>
    </w:p>
    <w:p w14:paraId="282C2C04" w14:textId="3A389473" w:rsidR="001313C6" w:rsidRPr="0014457C" w:rsidRDefault="001313C6" w:rsidP="001313C6">
      <w:r w:rsidRPr="0014457C">
        <w:rPr>
          <w:rFonts w:hint="eastAsia"/>
        </w:rPr>
        <w:t>存在</w:t>
      </w:r>
      <w:r w:rsidR="009A03F6" w:rsidRPr="0014457C">
        <w:rPr>
          <w:rFonts w:hint="eastAsia"/>
        </w:rPr>
        <w:t>以下几种</w:t>
      </w:r>
      <w:r w:rsidR="00D87E7A" w:rsidRPr="0014457C">
        <w:rPr>
          <w:rFonts w:hint="eastAsia"/>
        </w:rPr>
        <w:t>情况</w:t>
      </w:r>
      <w:r w:rsidR="009A03F6" w:rsidRPr="0014457C">
        <w:rPr>
          <w:rFonts w:hint="eastAsia"/>
        </w:rPr>
        <w:t>需要将用户配资户中</w:t>
      </w:r>
      <w:r w:rsidRPr="0014457C">
        <w:rPr>
          <w:rFonts w:hint="eastAsia"/>
        </w:rPr>
        <w:t>股票转入平台兜底</w:t>
      </w:r>
      <w:r w:rsidR="009A03F6" w:rsidRPr="0014457C">
        <w:rPr>
          <w:rFonts w:hint="eastAsia"/>
        </w:rPr>
        <w:t>户</w:t>
      </w:r>
      <w:r w:rsidR="00D87E7A" w:rsidRPr="0014457C">
        <w:rPr>
          <w:rFonts w:hint="eastAsia"/>
        </w:rPr>
        <w:t>进行管理：</w:t>
      </w:r>
    </w:p>
    <w:p w14:paraId="2369AD5A" w14:textId="7633CEFD" w:rsidR="001313C6" w:rsidRPr="0014457C" w:rsidRDefault="001313C6" w:rsidP="000F7953">
      <w:pPr>
        <w:pStyle w:val="a7"/>
        <w:numPr>
          <w:ilvl w:val="0"/>
          <w:numId w:val="9"/>
        </w:numPr>
      </w:pPr>
      <w:r w:rsidRPr="0014457C">
        <w:t>每个交易日</w:t>
      </w:r>
      <w:r w:rsidRPr="0014457C">
        <w:rPr>
          <w:rFonts w:hint="eastAsia"/>
        </w:rPr>
        <w:t>14:</w:t>
      </w:r>
      <w:r w:rsidR="00B32208" w:rsidRPr="0014457C">
        <w:rPr>
          <w:rFonts w:hint="eastAsia"/>
        </w:rPr>
        <w:t>5</w:t>
      </w:r>
      <w:r w:rsidRPr="0014457C">
        <w:rPr>
          <w:rFonts w:hint="eastAsia"/>
        </w:rPr>
        <w:t>5:00</w:t>
      </w:r>
      <w:r w:rsidR="00D87E7A" w:rsidRPr="0014457C">
        <w:rPr>
          <w:rFonts w:hint="eastAsia"/>
        </w:rPr>
        <w:t>前兜底的股票（目前只有零头股）</w:t>
      </w:r>
      <w:r w:rsidR="00D50533" w:rsidRPr="0014457C">
        <w:rPr>
          <w:rFonts w:hint="eastAsia"/>
        </w:rPr>
        <w:t>，该类型的股票从用户</w:t>
      </w:r>
      <w:r w:rsidR="00A817CA" w:rsidRPr="0014457C">
        <w:rPr>
          <w:rFonts w:hint="eastAsia"/>
        </w:rPr>
        <w:t>实盘账户</w:t>
      </w:r>
      <w:r w:rsidR="00D50533" w:rsidRPr="0014457C">
        <w:rPr>
          <w:rFonts w:hint="eastAsia"/>
        </w:rPr>
        <w:t>转入兜底管理户时都需要重新计算该股的平均买入成本，</w:t>
      </w:r>
      <w:r w:rsidR="00C73237" w:rsidRPr="0014457C">
        <w:rPr>
          <w:rFonts w:hint="eastAsia"/>
        </w:rPr>
        <w:t>即 兜底户该股成本价=</w:t>
      </w:r>
      <w:r w:rsidR="00D50533" w:rsidRPr="0014457C">
        <w:rPr>
          <w:rFonts w:hint="eastAsia"/>
        </w:rPr>
        <w:t>（新转入该股与用户的结算总价+兜底户原有该股的总资产）/</w:t>
      </w:r>
      <w:r w:rsidR="00695353" w:rsidRPr="0014457C">
        <w:rPr>
          <w:rFonts w:hint="eastAsia"/>
        </w:rPr>
        <w:t>新</w:t>
      </w:r>
      <w:r w:rsidR="00D50533" w:rsidRPr="0014457C">
        <w:rPr>
          <w:rFonts w:hint="eastAsia"/>
        </w:rPr>
        <w:t>转入</w:t>
      </w:r>
      <w:r w:rsidR="00695353" w:rsidRPr="0014457C">
        <w:rPr>
          <w:rFonts w:hint="eastAsia"/>
        </w:rPr>
        <w:t>该股数量+已转入该股数量</w:t>
      </w:r>
      <w:r w:rsidR="00D50533" w:rsidRPr="0014457C">
        <w:rPr>
          <w:rFonts w:hint="eastAsia"/>
        </w:rPr>
        <w:t>，</w:t>
      </w:r>
    </w:p>
    <w:p w14:paraId="429C90D4" w14:textId="55324CE2" w:rsidR="00A33A26" w:rsidRPr="0014457C" w:rsidRDefault="00D87E7A" w:rsidP="000F7953">
      <w:pPr>
        <w:pStyle w:val="a7"/>
        <w:numPr>
          <w:ilvl w:val="0"/>
          <w:numId w:val="9"/>
        </w:numPr>
      </w:pPr>
      <w:r w:rsidRPr="0014457C">
        <w:t>每个交易日</w:t>
      </w:r>
      <w:r w:rsidRPr="0014457C">
        <w:rPr>
          <w:rFonts w:hint="eastAsia"/>
        </w:rPr>
        <w:t>14:55:00后兜底的股票（</w:t>
      </w:r>
      <w:r w:rsidR="00A817CA" w:rsidRPr="0014457C">
        <w:rPr>
          <w:rFonts w:hint="eastAsia"/>
        </w:rPr>
        <w:t>因账户风险平仓未卖出股票、因股票停盘、系统问题导致平仓</w:t>
      </w:r>
      <w:r w:rsidRPr="0014457C">
        <w:rPr>
          <w:rFonts w:hint="eastAsia"/>
        </w:rPr>
        <w:t>日无法卖出的股票）</w:t>
      </w:r>
    </w:p>
    <w:p w14:paraId="21C3A5B8" w14:textId="1E4077D8" w:rsidR="00233771" w:rsidRPr="0014457C" w:rsidRDefault="00D87E7A" w:rsidP="00F839F9">
      <w:pPr>
        <w:ind w:left="0"/>
      </w:pPr>
      <w:r w:rsidRPr="0014457C">
        <w:rPr>
          <w:rFonts w:hint="eastAsia"/>
        </w:rPr>
        <w:t xml:space="preserve">   平台兜底管理户中的股票需要通过转入平台卖出户后卖出收回成本，从平台管理户中转移股票至平台</w:t>
      </w:r>
      <w:r w:rsidR="00EE41AC" w:rsidRPr="0014457C">
        <w:rPr>
          <w:rFonts w:hint="eastAsia"/>
        </w:rPr>
        <w:t>卖出户的策略如下</w:t>
      </w:r>
    </w:p>
    <w:p w14:paraId="544BEFEC" w14:textId="125C6CDA" w:rsidR="00C73237" w:rsidRPr="0014457C" w:rsidRDefault="00C73237" w:rsidP="00F839F9">
      <w:pPr>
        <w:ind w:left="0"/>
      </w:pPr>
      <w:r w:rsidRPr="0014457C">
        <w:rPr>
          <w:rFonts w:hint="eastAsia"/>
        </w:rPr>
        <w:t>【卖出户策略】</w:t>
      </w:r>
    </w:p>
    <w:p w14:paraId="470DE677" w14:textId="537B5A30" w:rsidR="00EE41AC" w:rsidRPr="0014457C" w:rsidRDefault="00EE41AC" w:rsidP="000F7953">
      <w:pPr>
        <w:pStyle w:val="a7"/>
        <w:numPr>
          <w:ilvl w:val="0"/>
          <w:numId w:val="9"/>
        </w:numPr>
      </w:pPr>
      <w:r w:rsidRPr="0014457C">
        <w:t>每个交易日</w:t>
      </w:r>
      <w:r w:rsidRPr="0014457C">
        <w:rPr>
          <w:rFonts w:hint="eastAsia"/>
        </w:rPr>
        <w:t>14:55:00前兜底的股票（目前只有零头股），</w:t>
      </w:r>
      <w:r w:rsidR="00D5318A" w:rsidRPr="0014457C">
        <w:rPr>
          <w:rFonts w:hint="eastAsia"/>
        </w:rPr>
        <w:t>只要股票数量&gt;100股，即将整手部分</w:t>
      </w:r>
      <w:r w:rsidR="00C73237" w:rsidRPr="0014457C">
        <w:rPr>
          <w:rFonts w:hint="eastAsia"/>
        </w:rPr>
        <w:t>转入平台卖出户中</w:t>
      </w:r>
      <w:r w:rsidR="00D5318A" w:rsidRPr="0014457C">
        <w:rPr>
          <w:rFonts w:hint="eastAsia"/>
        </w:rPr>
        <w:t>卖出，卖出价格=max（目前盘口五档价格，</w:t>
      </w:r>
      <w:r w:rsidR="00C73237" w:rsidRPr="0014457C">
        <w:rPr>
          <w:rFonts w:hint="eastAsia"/>
        </w:rPr>
        <w:t>兜底户该股成本价</w:t>
      </w:r>
      <w:r w:rsidR="00D5318A" w:rsidRPr="0014457C">
        <w:rPr>
          <w:rFonts w:hint="eastAsia"/>
        </w:rPr>
        <w:t>）</w:t>
      </w:r>
      <w:r w:rsidR="00C73237" w:rsidRPr="0014457C">
        <w:rPr>
          <w:rFonts w:hint="eastAsia"/>
        </w:rPr>
        <w:t>，如：14:55:00前兜底户中原有该股50股，成本价为1元，新转入60股，成本价为1.1元，则兜底户中共有110股，成本为1.05，如果目前盘口五档价格为1.15,则将100股转至卖出配资户中以1.15委托卖出；如果目前档口五档价格为1.02，则以1.05委托卖出</w:t>
      </w:r>
    </w:p>
    <w:p w14:paraId="7B4F38A5" w14:textId="59699111" w:rsidR="00EE41AC" w:rsidRPr="0014457C" w:rsidRDefault="00EE41AC" w:rsidP="000F7953">
      <w:pPr>
        <w:pStyle w:val="a7"/>
        <w:numPr>
          <w:ilvl w:val="0"/>
          <w:numId w:val="9"/>
        </w:numPr>
      </w:pPr>
      <w:r w:rsidRPr="0014457C">
        <w:t>每个交易日</w:t>
      </w:r>
      <w:r w:rsidRPr="0014457C">
        <w:rPr>
          <w:rFonts w:hint="eastAsia"/>
        </w:rPr>
        <w:t>14:55:00后兜底的股票（</w:t>
      </w:r>
      <w:r w:rsidR="00A817CA" w:rsidRPr="0014457C">
        <w:rPr>
          <w:rFonts w:hint="eastAsia"/>
        </w:rPr>
        <w:t>风险平仓或因零头无法</w:t>
      </w:r>
      <w:r w:rsidRPr="0014457C">
        <w:rPr>
          <w:rFonts w:hint="eastAsia"/>
        </w:rPr>
        <w:t>卖出股票、因股票停盘、系统问题导致当日无法卖出的股票）</w:t>
      </w:r>
      <w:r w:rsidR="00C73237" w:rsidRPr="0014457C">
        <w:rPr>
          <w:rFonts w:hint="eastAsia"/>
        </w:rPr>
        <w:t>，则在14:55:00后全部转入卖出户，以市价卖出，即以跌停价挂单卖出</w:t>
      </w:r>
    </w:p>
    <w:p w14:paraId="20C2A613" w14:textId="307A062E" w:rsidR="00C73237" w:rsidRPr="0014457C" w:rsidRDefault="00C73237" w:rsidP="000F7953">
      <w:pPr>
        <w:pStyle w:val="a7"/>
        <w:numPr>
          <w:ilvl w:val="0"/>
          <w:numId w:val="9"/>
        </w:numPr>
      </w:pPr>
      <w:r w:rsidRPr="0014457C">
        <w:rPr>
          <w:rFonts w:hint="eastAsia"/>
        </w:rPr>
        <w:t>对于14:55:00后卖出户无法卖出的股票，15:00:00由交易所自动撤单后，从卖出户中转回兜底户，收盘后卖出户中不保留兜底股</w:t>
      </w:r>
    </w:p>
    <w:p w14:paraId="2A43EBAA" w14:textId="75A453D1" w:rsidR="00F01369" w:rsidRPr="0014457C" w:rsidRDefault="00F01369" w:rsidP="00F01369">
      <w:pPr>
        <w:pStyle w:val="2"/>
        <w:rPr>
          <w:rFonts w:ascii="微软雅黑" w:hAnsi="微软雅黑"/>
        </w:rPr>
      </w:pPr>
      <w:bookmarkStart w:id="405" w:name="_Toc293477884"/>
      <w:r w:rsidRPr="0014457C">
        <w:rPr>
          <w:rFonts w:ascii="微软雅黑" w:hAnsi="微软雅黑" w:hint="eastAsia"/>
        </w:rPr>
        <w:t>资讯栏</w:t>
      </w:r>
      <w:bookmarkEnd w:id="405"/>
    </w:p>
    <w:p w14:paraId="7CB4663C" w14:textId="1354B94B" w:rsidR="00590B81" w:rsidRPr="0014457C" w:rsidRDefault="00590B81" w:rsidP="00590B81">
      <w:r w:rsidRPr="0014457C">
        <w:rPr>
          <w:rFonts w:hint="eastAsia"/>
        </w:rPr>
        <w:t>咨询栏里滚动播报用户交易信息，播报信息中买入及卖出盈利交易的格式如下</w:t>
      </w:r>
    </w:p>
    <w:p w14:paraId="1B7E0F1E" w14:textId="14C531C7" w:rsidR="00F01369" w:rsidRPr="0014457C" w:rsidRDefault="00F01369" w:rsidP="00F01369">
      <w:pPr>
        <w:pStyle w:val="3"/>
        <w:rPr>
          <w:rFonts w:eastAsia="微软雅黑"/>
        </w:rPr>
      </w:pPr>
      <w:bookmarkStart w:id="406" w:name="_Toc293477885"/>
      <w:r w:rsidRPr="0014457C">
        <w:rPr>
          <w:rFonts w:eastAsia="微软雅黑" w:hint="eastAsia"/>
        </w:rPr>
        <w:t>买入信息</w:t>
      </w:r>
      <w:bookmarkEnd w:id="406"/>
    </w:p>
    <w:p w14:paraId="598D7A9C" w14:textId="3ACC2F0C" w:rsidR="00F01369" w:rsidRPr="0014457C" w:rsidRDefault="00F01369" w:rsidP="00F01369">
      <w:pPr>
        <w:ind w:left="284"/>
      </w:pPr>
      <w:r w:rsidRPr="0014457C">
        <w:rPr>
          <w:rFonts w:hint="eastAsia"/>
        </w:rPr>
        <w:t>播报用户的买入信息，播报格式为：</w:t>
      </w:r>
    </w:p>
    <w:p w14:paraId="11E289C6" w14:textId="64842CD7" w:rsidR="00F01369" w:rsidRPr="0014457C" w:rsidRDefault="00F01369" w:rsidP="00F01369">
      <w:pPr>
        <w:ind w:left="284"/>
      </w:pPr>
      <w:r w:rsidRPr="0014457C">
        <w:rPr>
          <w:rFonts w:hint="eastAsia"/>
        </w:rPr>
        <w:t>用户XXX申购N万元买入XXX股</w:t>
      </w:r>
      <w:r w:rsidR="00143C58" w:rsidRPr="0014457C">
        <w:rPr>
          <w:rFonts w:hint="eastAsia"/>
        </w:rPr>
        <w:t>票</w:t>
      </w:r>
      <w:r w:rsidRPr="0014457C">
        <w:rPr>
          <w:rFonts w:hint="eastAsia"/>
        </w:rPr>
        <w:t>（股票代码），后接“跟买”按钮</w:t>
      </w:r>
    </w:p>
    <w:p w14:paraId="6A341773" w14:textId="6932798A" w:rsidR="00F01369" w:rsidRPr="0014457C" w:rsidRDefault="00F01369" w:rsidP="00F01369">
      <w:pPr>
        <w:ind w:left="284"/>
      </w:pPr>
      <w:r w:rsidRPr="0014457C">
        <w:rPr>
          <w:rFonts w:hint="eastAsia"/>
        </w:rPr>
        <w:lastRenderedPageBreak/>
        <w:t>买入信息播报记录以用户成交的配资帐户为记录单位</w:t>
      </w:r>
    </w:p>
    <w:p w14:paraId="4E16BE40" w14:textId="31E604F7" w:rsidR="00F01369" w:rsidRPr="0014457C" w:rsidRDefault="003301AD" w:rsidP="00F01369">
      <w:pPr>
        <w:pStyle w:val="3"/>
        <w:rPr>
          <w:rFonts w:eastAsia="微软雅黑"/>
        </w:rPr>
      </w:pPr>
      <w:bookmarkStart w:id="407" w:name="_Toc293477886"/>
      <w:r w:rsidRPr="0014457C">
        <w:rPr>
          <w:rFonts w:eastAsia="微软雅黑" w:hint="eastAsia"/>
        </w:rPr>
        <w:t>卖出</w:t>
      </w:r>
      <w:r w:rsidR="002841DB" w:rsidRPr="0014457C">
        <w:rPr>
          <w:rFonts w:eastAsia="微软雅黑" w:hint="eastAsia"/>
        </w:rPr>
        <w:t>盈利</w:t>
      </w:r>
      <w:r w:rsidRPr="0014457C">
        <w:rPr>
          <w:rFonts w:eastAsia="微软雅黑" w:hint="eastAsia"/>
        </w:rPr>
        <w:t>信息</w:t>
      </w:r>
      <w:bookmarkEnd w:id="407"/>
    </w:p>
    <w:p w14:paraId="07253DCD" w14:textId="605949ED" w:rsidR="00FA602D" w:rsidRPr="0014457C" w:rsidRDefault="00F01369" w:rsidP="00F01369">
      <w:pPr>
        <w:ind w:left="284"/>
      </w:pPr>
      <w:r w:rsidRPr="0014457C">
        <w:rPr>
          <w:rFonts w:hint="eastAsia"/>
        </w:rPr>
        <w:t>播报用户的卖出</w:t>
      </w:r>
      <w:r w:rsidR="002841DB" w:rsidRPr="0014457C">
        <w:rPr>
          <w:rFonts w:hint="eastAsia"/>
        </w:rPr>
        <w:t>盈利</w:t>
      </w:r>
      <w:r w:rsidRPr="0014457C">
        <w:rPr>
          <w:rFonts w:hint="eastAsia"/>
        </w:rPr>
        <w:t>信息，播报格式为：</w:t>
      </w:r>
    </w:p>
    <w:p w14:paraId="76012416" w14:textId="722C8B39" w:rsidR="00143C58" w:rsidRPr="0014457C" w:rsidRDefault="00143C58" w:rsidP="00143C58">
      <w:pPr>
        <w:ind w:left="284"/>
      </w:pPr>
      <w:r w:rsidRPr="0014457C">
        <w:rPr>
          <w:rFonts w:hint="eastAsia"/>
        </w:rPr>
        <w:t>用户XXX卖出XXX股票（股票代码）</w:t>
      </w:r>
      <w:r w:rsidR="00077CF3" w:rsidRPr="0014457C">
        <w:rPr>
          <w:rFonts w:hint="eastAsia"/>
        </w:rPr>
        <w:t>，</w:t>
      </w:r>
      <w:r w:rsidR="00CB52CA" w:rsidRPr="0014457C">
        <w:rPr>
          <w:rFonts w:hint="eastAsia"/>
        </w:rPr>
        <w:t>盈利N</w:t>
      </w:r>
      <w:r w:rsidR="002841DB" w:rsidRPr="0014457C">
        <w:rPr>
          <w:rFonts w:hint="eastAsia"/>
        </w:rPr>
        <w:t>元</w:t>
      </w:r>
      <w:r w:rsidR="002841DB" w:rsidRPr="0014457C">
        <w:t xml:space="preserve"> </w:t>
      </w:r>
    </w:p>
    <w:p w14:paraId="24D26837" w14:textId="5B49DBBD" w:rsidR="00143C58" w:rsidRPr="0014457C" w:rsidRDefault="00CB52CA" w:rsidP="00143C58">
      <w:pPr>
        <w:ind w:left="284"/>
      </w:pPr>
      <w:r w:rsidRPr="0014457C">
        <w:rPr>
          <w:rFonts w:hint="eastAsia"/>
        </w:rPr>
        <w:t>卖出</w:t>
      </w:r>
      <w:r w:rsidR="00143C58" w:rsidRPr="0014457C">
        <w:rPr>
          <w:rFonts w:hint="eastAsia"/>
        </w:rPr>
        <w:t>信息播报记录以用户</w:t>
      </w:r>
      <w:r w:rsidRPr="0014457C">
        <w:rPr>
          <w:rFonts w:hint="eastAsia"/>
        </w:rPr>
        <w:t>实际卖出股票明细</w:t>
      </w:r>
      <w:r w:rsidR="00143C58" w:rsidRPr="0014457C">
        <w:rPr>
          <w:rFonts w:hint="eastAsia"/>
        </w:rPr>
        <w:t>为记录单位</w:t>
      </w:r>
    </w:p>
    <w:p w14:paraId="22D7EEDC" w14:textId="0EEC1CAC" w:rsidR="009B5D6A" w:rsidRPr="0014457C" w:rsidRDefault="009B5D6A" w:rsidP="00783B84">
      <w:pPr>
        <w:pStyle w:val="3"/>
        <w:rPr>
          <w:rFonts w:eastAsia="微软雅黑"/>
        </w:rPr>
      </w:pPr>
      <w:bookmarkStart w:id="408" w:name="_Toc293477887"/>
      <w:r w:rsidRPr="0014457C">
        <w:rPr>
          <w:rFonts w:eastAsia="微软雅黑" w:hint="eastAsia"/>
        </w:rPr>
        <w:t>实盘</w:t>
      </w:r>
      <w:r w:rsidR="00783B84" w:rsidRPr="0014457C">
        <w:rPr>
          <w:rFonts w:eastAsia="微软雅黑" w:hint="eastAsia"/>
        </w:rPr>
        <w:t>战绩</w:t>
      </w:r>
      <w:bookmarkEnd w:id="408"/>
    </w:p>
    <w:p w14:paraId="4BD5C4FD" w14:textId="6AEF2BDC" w:rsidR="00143C58" w:rsidRPr="0014457C" w:rsidRDefault="009B5D6A" w:rsidP="00F01369">
      <w:pPr>
        <w:ind w:left="284"/>
      </w:pPr>
      <w:r w:rsidRPr="0014457C">
        <w:rPr>
          <w:rFonts w:hint="eastAsia"/>
        </w:rPr>
        <w:t>列表出 top 50，实盘操盘的盈利排行榜，格式为：</w:t>
      </w:r>
    </w:p>
    <w:p w14:paraId="68CF32F5" w14:textId="648AD775" w:rsidR="009B5D6A" w:rsidRPr="0014457C" w:rsidRDefault="009B5D6A" w:rsidP="009B5D6A">
      <w:pPr>
        <w:ind w:left="284"/>
      </w:pPr>
      <w:r w:rsidRPr="0014457C">
        <w:rPr>
          <w:rFonts w:hint="eastAsia"/>
        </w:rPr>
        <w:t>T+1XX万实盘  用户xxx</w:t>
      </w:r>
      <w:r w:rsidR="00783B84" w:rsidRPr="0014457C">
        <w:rPr>
          <w:rFonts w:hint="eastAsia"/>
        </w:rPr>
        <w:t xml:space="preserve">  开仓xx天  总收益率 xx%，后添加“关注”按钮。可以关注实盘动态。点击实盘战绩，可以进入实盘详情，列出收益信息，用户可以参与评论。</w:t>
      </w:r>
      <w:r w:rsidR="00783B84" w:rsidRPr="0014457C">
        <w:rPr>
          <w:rFonts w:hint="eastAsia"/>
          <w:color w:val="FF0000"/>
        </w:rPr>
        <w:t>暂时不考虑公布持仓</w:t>
      </w:r>
    </w:p>
    <w:p w14:paraId="18B1513E" w14:textId="659DB4F5" w:rsidR="00783B84" w:rsidRPr="0014457C" w:rsidRDefault="00783B84" w:rsidP="00783B84">
      <w:pPr>
        <w:pStyle w:val="3"/>
        <w:rPr>
          <w:rFonts w:eastAsia="微软雅黑"/>
        </w:rPr>
      </w:pPr>
      <w:bookmarkStart w:id="409" w:name="_Toc293477888"/>
      <w:r w:rsidRPr="0014457C">
        <w:rPr>
          <w:rFonts w:eastAsia="微软雅黑" w:hint="eastAsia"/>
        </w:rPr>
        <w:t>高手排行</w:t>
      </w:r>
      <w:bookmarkEnd w:id="409"/>
    </w:p>
    <w:p w14:paraId="34DE431C" w14:textId="72D461CC" w:rsidR="00783B84" w:rsidRPr="0014457C" w:rsidRDefault="00783B84" w:rsidP="009B5D6A">
      <w:pPr>
        <w:ind w:left="284"/>
      </w:pPr>
      <w:r w:rsidRPr="0014457C">
        <w:rPr>
          <w:rFonts w:hint="eastAsia"/>
        </w:rPr>
        <w:t>用户xxx，现有实盘xx个，开仓日期xx，日、月、总收益率、是余额宝的xx倍。后面添加“关注”按钮，可以关注高手动态，点击 高手 ，可以进入高手详情页，大家可以评论。</w:t>
      </w:r>
    </w:p>
    <w:p w14:paraId="28E3556C" w14:textId="77777777" w:rsidR="004F6E32" w:rsidRPr="0014457C" w:rsidRDefault="004F6E32" w:rsidP="004F6E32">
      <w:pPr>
        <w:pStyle w:val="3"/>
        <w:rPr>
          <w:rFonts w:eastAsia="微软雅黑"/>
        </w:rPr>
      </w:pPr>
      <w:bookmarkStart w:id="410" w:name="_Toc293477889"/>
      <w:r w:rsidRPr="0014457C">
        <w:rPr>
          <w:rFonts w:eastAsia="微软雅黑" w:hint="eastAsia"/>
        </w:rPr>
        <w:t>高手排行</w:t>
      </w:r>
      <w:bookmarkEnd w:id="410"/>
    </w:p>
    <w:p w14:paraId="5F494827" w14:textId="6F8AF9D7" w:rsidR="009B5D6A" w:rsidRPr="0014457C" w:rsidRDefault="004F6E32" w:rsidP="00F01369">
      <w:pPr>
        <w:ind w:left="284"/>
      </w:pPr>
      <w:r w:rsidRPr="0014457C">
        <w:rPr>
          <w:rFonts w:hint="eastAsia"/>
        </w:rPr>
        <w:t>有两种动态、一种是实盘调仓动态，显示调仓内容，比如 xxx时间买入或卖出xxx股票，从xx%调整为xx%； 高手动态暂无</w:t>
      </w:r>
    </w:p>
    <w:p w14:paraId="08F743CE" w14:textId="6B7090CD" w:rsidR="001B6623" w:rsidRPr="0014457C" w:rsidRDefault="00F839F9" w:rsidP="001B6623">
      <w:pPr>
        <w:pStyle w:val="2"/>
        <w:rPr>
          <w:rFonts w:ascii="微软雅黑" w:hAnsi="微软雅黑"/>
        </w:rPr>
      </w:pPr>
      <w:bookmarkStart w:id="411" w:name="_Toc293477890"/>
      <w:r w:rsidRPr="0014457C">
        <w:rPr>
          <w:rFonts w:ascii="微软雅黑" w:hAnsi="微软雅黑" w:hint="eastAsia"/>
        </w:rPr>
        <w:t>平台</w:t>
      </w:r>
      <w:r w:rsidR="00245429" w:rsidRPr="0014457C">
        <w:rPr>
          <w:rFonts w:ascii="微软雅黑" w:hAnsi="微软雅黑" w:hint="eastAsia"/>
        </w:rPr>
        <w:t>运营</w:t>
      </w:r>
      <w:r w:rsidRPr="0014457C">
        <w:rPr>
          <w:rFonts w:ascii="微软雅黑" w:hAnsi="微软雅黑" w:hint="eastAsia"/>
        </w:rPr>
        <w:t>BOSS系统</w:t>
      </w:r>
      <w:bookmarkEnd w:id="411"/>
    </w:p>
    <w:p w14:paraId="209AEAAF" w14:textId="44723BFB" w:rsidR="00EF4E0F" w:rsidRPr="0014457C" w:rsidRDefault="00EF4E0F" w:rsidP="00EF4E0F">
      <w:r w:rsidRPr="0014457C">
        <w:rPr>
          <w:rFonts w:hint="eastAsia"/>
        </w:rPr>
        <w:t>平台运营BOSS系统作为</w:t>
      </w:r>
      <w:r w:rsidR="007578F9" w:rsidRPr="0014457C">
        <w:rPr>
          <w:rFonts w:hint="eastAsia"/>
        </w:rPr>
        <w:t>投呗</w:t>
      </w:r>
      <w:r w:rsidRPr="0014457C">
        <w:rPr>
          <w:rFonts w:hint="eastAsia"/>
        </w:rPr>
        <w:t>平台后台运营人员的操作界面，提供业务查询、操作等功能。</w:t>
      </w:r>
    </w:p>
    <w:p w14:paraId="7229EDEC" w14:textId="7DF17DC9" w:rsidR="00EF4E0F" w:rsidRPr="0014457C" w:rsidRDefault="00EF4E0F" w:rsidP="00EF4E0F">
      <w:pPr>
        <w:ind w:left="0"/>
      </w:pPr>
      <w:r w:rsidRPr="0014457C">
        <w:rPr>
          <w:rFonts w:hint="eastAsia"/>
        </w:rPr>
        <w:t>【系统界面需求】</w:t>
      </w:r>
    </w:p>
    <w:p w14:paraId="133598CD" w14:textId="77777777" w:rsidR="00FB6916" w:rsidRPr="0014457C" w:rsidRDefault="00FB6916" w:rsidP="00FB6916">
      <w:pPr>
        <w:ind w:left="0"/>
      </w:pPr>
      <w:r w:rsidRPr="0014457C">
        <w:t>略</w:t>
      </w:r>
    </w:p>
    <w:p w14:paraId="45F64158" w14:textId="77777777" w:rsidR="00FB6916" w:rsidRPr="0014457C" w:rsidRDefault="00FB6916" w:rsidP="00EF4E0F">
      <w:pPr>
        <w:ind w:left="0"/>
      </w:pPr>
    </w:p>
    <w:p w14:paraId="299D2A54" w14:textId="2096848D" w:rsidR="002D19D7" w:rsidRPr="0014457C" w:rsidRDefault="002D19D7" w:rsidP="002D19D7">
      <w:pPr>
        <w:pStyle w:val="3"/>
        <w:rPr>
          <w:rFonts w:eastAsia="微软雅黑"/>
        </w:rPr>
      </w:pPr>
      <w:bookmarkStart w:id="412" w:name="_Toc293477891"/>
      <w:r w:rsidRPr="0014457C">
        <w:rPr>
          <w:rFonts w:eastAsia="微软雅黑" w:hint="eastAsia"/>
        </w:rPr>
        <w:lastRenderedPageBreak/>
        <w:t>系统管理</w:t>
      </w:r>
      <w:bookmarkEnd w:id="412"/>
    </w:p>
    <w:p w14:paraId="4967D716" w14:textId="72783426" w:rsidR="002D19D7" w:rsidRPr="0014457C" w:rsidRDefault="002D19D7" w:rsidP="002D19D7">
      <w:r w:rsidRPr="0014457C">
        <w:rPr>
          <w:rFonts w:hint="eastAsia"/>
        </w:rPr>
        <w:t>系统管理模块为平台运营BOSS系统的用户创建及权限管理模块，为运营系统创建新用户并分配工作职能、考核工作绩效、审计财务信息。</w:t>
      </w:r>
    </w:p>
    <w:p w14:paraId="5982C0D2" w14:textId="3096D022" w:rsidR="00EF4E0F" w:rsidRPr="0014457C" w:rsidRDefault="00EF4E0F" w:rsidP="002D19D7">
      <w:r w:rsidRPr="0014457C">
        <w:rPr>
          <w:rFonts w:hint="eastAsia"/>
        </w:rPr>
        <w:t>系统的用户分为以下两大类</w:t>
      </w:r>
    </w:p>
    <w:p w14:paraId="6E10777C" w14:textId="14F4B43B" w:rsidR="002D19D7" w:rsidRPr="0014457C" w:rsidRDefault="002D19D7" w:rsidP="002D19D7">
      <w:pPr>
        <w:pStyle w:val="4"/>
        <w:rPr>
          <w:rFonts w:eastAsia="微软雅黑"/>
        </w:rPr>
      </w:pPr>
      <w:r w:rsidRPr="0014457C">
        <w:rPr>
          <w:rFonts w:eastAsia="微软雅黑" w:hint="eastAsia"/>
        </w:rPr>
        <w:t>系统管理员</w:t>
      </w:r>
    </w:p>
    <w:p w14:paraId="40861195" w14:textId="6B6C090F" w:rsidR="0061721F" w:rsidRPr="0014457C" w:rsidRDefault="0061721F" w:rsidP="0061721F">
      <w:r w:rsidRPr="0014457C">
        <w:rPr>
          <w:rFonts w:hint="eastAsia"/>
        </w:rPr>
        <w:t>系统管理员只有一个，系统管理员职能如下：</w:t>
      </w:r>
    </w:p>
    <w:p w14:paraId="2AA475F8" w14:textId="23E1CAF6" w:rsidR="0061721F" w:rsidRPr="0014457C" w:rsidRDefault="0061721F" w:rsidP="000F7953">
      <w:pPr>
        <w:pStyle w:val="a7"/>
        <w:numPr>
          <w:ilvl w:val="0"/>
          <w:numId w:val="16"/>
        </w:numPr>
      </w:pPr>
      <w:r w:rsidRPr="0014457C">
        <w:rPr>
          <w:rFonts w:hint="eastAsia"/>
        </w:rPr>
        <w:t>创建、删除、变更用户</w:t>
      </w:r>
    </w:p>
    <w:p w14:paraId="2833FA7D" w14:textId="373B5D3C" w:rsidR="0061721F" w:rsidRPr="0014457C" w:rsidRDefault="002218EF" w:rsidP="000F7953">
      <w:pPr>
        <w:pStyle w:val="a7"/>
        <w:numPr>
          <w:ilvl w:val="0"/>
          <w:numId w:val="16"/>
        </w:numPr>
      </w:pPr>
      <w:r w:rsidRPr="0014457C">
        <w:rPr>
          <w:rFonts w:hint="eastAsia"/>
        </w:rPr>
        <w:t>为用户分配系统权限，</w:t>
      </w:r>
      <w:r w:rsidR="0061721F" w:rsidRPr="0014457C">
        <w:rPr>
          <w:rFonts w:hint="eastAsia"/>
        </w:rPr>
        <w:t>系统权限以功能模块为单位，未分配相应功能模块的用户无法登陆及使用该模块功能</w:t>
      </w:r>
    </w:p>
    <w:p w14:paraId="401C884B" w14:textId="51946792" w:rsidR="007D18B6" w:rsidRPr="0014457C" w:rsidRDefault="0061721F" w:rsidP="000F7953">
      <w:pPr>
        <w:pStyle w:val="a7"/>
        <w:numPr>
          <w:ilvl w:val="0"/>
          <w:numId w:val="16"/>
        </w:numPr>
      </w:pPr>
      <w:r w:rsidRPr="0014457C">
        <w:rPr>
          <w:rFonts w:hint="eastAsia"/>
        </w:rPr>
        <w:t>创建工作流，系统每日</w:t>
      </w:r>
      <w:r w:rsidR="007D18B6" w:rsidRPr="0014457C">
        <w:rPr>
          <w:rFonts w:hint="eastAsia"/>
        </w:rPr>
        <w:t>定时</w:t>
      </w:r>
      <w:r w:rsidRPr="0014457C">
        <w:rPr>
          <w:rFonts w:hint="eastAsia"/>
        </w:rPr>
        <w:t>检查工作流完成情况并报警</w:t>
      </w:r>
    </w:p>
    <w:p w14:paraId="324177B7" w14:textId="371517B4" w:rsidR="00EF4E0F" w:rsidRPr="0014457C" w:rsidRDefault="00EF4E0F" w:rsidP="00EF4E0F"/>
    <w:p w14:paraId="448D70DE" w14:textId="0169F854" w:rsidR="00EF4E0F" w:rsidRPr="0014457C" w:rsidRDefault="00EF4E0F" w:rsidP="00EF4E0F">
      <w:pPr>
        <w:pStyle w:val="4"/>
        <w:rPr>
          <w:rFonts w:eastAsia="微软雅黑"/>
        </w:rPr>
      </w:pPr>
      <w:r w:rsidRPr="0014457C">
        <w:rPr>
          <w:rFonts w:eastAsia="微软雅黑" w:hint="eastAsia"/>
        </w:rPr>
        <w:t>业务操作员</w:t>
      </w:r>
    </w:p>
    <w:p w14:paraId="5A0DBA43" w14:textId="6364692C" w:rsidR="00EF4E0F" w:rsidRPr="0014457C" w:rsidRDefault="00EF4E0F" w:rsidP="000F7953">
      <w:pPr>
        <w:pStyle w:val="a7"/>
        <w:numPr>
          <w:ilvl w:val="0"/>
          <w:numId w:val="16"/>
        </w:numPr>
      </w:pPr>
      <w:r w:rsidRPr="0014457C">
        <w:rPr>
          <w:rFonts w:hint="eastAsia"/>
        </w:rPr>
        <w:t>各个业务功能模块的操作</w:t>
      </w:r>
    </w:p>
    <w:p w14:paraId="1E23AAFB" w14:textId="60DD3083" w:rsidR="00EF4E0F" w:rsidRPr="0014457C" w:rsidRDefault="00EF4E0F" w:rsidP="000F7953">
      <w:pPr>
        <w:pStyle w:val="a7"/>
        <w:numPr>
          <w:ilvl w:val="0"/>
          <w:numId w:val="16"/>
        </w:numPr>
      </w:pPr>
      <w:r w:rsidRPr="0014457C">
        <w:rPr>
          <w:rFonts w:hint="eastAsia"/>
        </w:rPr>
        <w:t>业务操作员的所有操作都需要记录操作日志</w:t>
      </w:r>
    </w:p>
    <w:p w14:paraId="5F4EEA78" w14:textId="7443065D" w:rsidR="007D18B6" w:rsidRPr="0014457C" w:rsidRDefault="007D18B6" w:rsidP="007D18B6">
      <w:pPr>
        <w:ind w:left="0"/>
      </w:pPr>
    </w:p>
    <w:p w14:paraId="7FCC68AB" w14:textId="594DCBBC" w:rsidR="007D18B6" w:rsidRPr="0014457C" w:rsidRDefault="00EF4E0F" w:rsidP="00EF4E0F">
      <w:pPr>
        <w:ind w:left="0"/>
      </w:pPr>
      <w:r w:rsidRPr="0014457C">
        <w:rPr>
          <w:rFonts w:hint="eastAsia"/>
        </w:rPr>
        <w:t xml:space="preserve"> 【</w:t>
      </w:r>
      <w:r w:rsidR="007D18B6" w:rsidRPr="0014457C">
        <w:rPr>
          <w:rFonts w:hint="eastAsia"/>
        </w:rPr>
        <w:t>系统界面需求】</w:t>
      </w:r>
    </w:p>
    <w:p w14:paraId="0A339D0F" w14:textId="68699FB9" w:rsidR="00FB6916" w:rsidRPr="0014457C" w:rsidRDefault="00FB6916" w:rsidP="00EF4E0F">
      <w:pPr>
        <w:ind w:left="0"/>
      </w:pPr>
      <w:r w:rsidRPr="0014457C">
        <w:t>略</w:t>
      </w:r>
    </w:p>
    <w:p w14:paraId="0EF739B1" w14:textId="76667249" w:rsidR="007D18B6" w:rsidRPr="0014457C" w:rsidRDefault="00B26B18" w:rsidP="00EF4E0F">
      <w:pPr>
        <w:pStyle w:val="3"/>
        <w:rPr>
          <w:rFonts w:eastAsia="微软雅黑"/>
        </w:rPr>
      </w:pPr>
      <w:bookmarkStart w:id="413" w:name="_Toc293477892"/>
      <w:r w:rsidRPr="0014457C">
        <w:rPr>
          <w:rFonts w:eastAsia="微软雅黑" w:hint="eastAsia"/>
        </w:rPr>
        <w:t>开盘前设置</w:t>
      </w:r>
      <w:bookmarkEnd w:id="413"/>
    </w:p>
    <w:p w14:paraId="3E107DAC" w14:textId="4CEA6C26" w:rsidR="00DE3180" w:rsidRDefault="00DE3180" w:rsidP="0083159E">
      <w:pPr>
        <w:pStyle w:val="4"/>
        <w:rPr>
          <w:ins w:id="414" w:author="wang alex" w:date="2015-05-26T06:53:00Z"/>
          <w:rFonts w:eastAsia="微软雅黑" w:hint="eastAsia"/>
        </w:rPr>
      </w:pPr>
      <w:ins w:id="415" w:author="wang alex" w:date="2015-05-26T06:53:00Z">
        <w:r>
          <w:rPr>
            <w:rFonts w:eastAsia="微软雅黑" w:hint="eastAsia"/>
          </w:rPr>
          <w:t>少了一块行情资讯栏信息</w:t>
        </w:r>
      </w:ins>
      <w:ins w:id="416" w:author="wang alex" w:date="2015-05-26T06:54:00Z">
        <w:r w:rsidR="005D2DCE">
          <w:rPr>
            <w:rFonts w:eastAsia="微软雅黑" w:hint="eastAsia"/>
          </w:rPr>
          <w:t>（比如今天大盘冲破4800点）</w:t>
        </w:r>
      </w:ins>
    </w:p>
    <w:p w14:paraId="71CA0500" w14:textId="13EEB389" w:rsidR="00BC4943" w:rsidRPr="0014457C" w:rsidRDefault="00BC4943" w:rsidP="0083159E">
      <w:pPr>
        <w:pStyle w:val="4"/>
        <w:rPr>
          <w:rFonts w:eastAsia="微软雅黑"/>
        </w:rPr>
      </w:pPr>
      <w:r w:rsidRPr="0014457C">
        <w:rPr>
          <w:rFonts w:eastAsia="微软雅黑" w:hint="eastAsia"/>
        </w:rPr>
        <w:t>禁买标的池维护</w:t>
      </w:r>
    </w:p>
    <w:p w14:paraId="26D132FD" w14:textId="2A37C3CB" w:rsidR="00F04616" w:rsidRPr="0014457C" w:rsidRDefault="00F04616" w:rsidP="00F04616">
      <w:pPr>
        <w:pStyle w:val="a7"/>
        <w:ind w:left="420"/>
      </w:pPr>
      <w:r w:rsidRPr="0014457C">
        <w:rPr>
          <w:rFonts w:hint="eastAsia"/>
        </w:rPr>
        <w:t>每天开盘前根据上海证券交易所、深圳证券交易所</w:t>
      </w:r>
      <w:r w:rsidR="00A87D48" w:rsidRPr="0014457C">
        <w:rPr>
          <w:rFonts w:hint="eastAsia"/>
        </w:rPr>
        <w:t>、新浪股票数据中心披露的信息进行禁买股票的维护</w:t>
      </w:r>
      <w:r w:rsidR="00AE427E" w:rsidRPr="0014457C">
        <w:rPr>
          <w:rFonts w:hint="eastAsia"/>
        </w:rPr>
        <w:t>，主要增加以下类型的股票</w:t>
      </w:r>
    </w:p>
    <w:p w14:paraId="6F0CDFDB" w14:textId="27AE21D3" w:rsidR="00F04616" w:rsidRPr="0014457C" w:rsidRDefault="00AE427E" w:rsidP="000F7953">
      <w:pPr>
        <w:pStyle w:val="a7"/>
        <w:numPr>
          <w:ilvl w:val="0"/>
          <w:numId w:val="18"/>
        </w:numPr>
      </w:pPr>
      <w:r w:rsidRPr="0014457C">
        <w:rPr>
          <w:rFonts w:hint="eastAsia"/>
        </w:rPr>
        <w:t>根据当日披露的配股信息配置禁买池</w:t>
      </w:r>
      <w:r w:rsidR="004811BC" w:rsidRPr="0014457C">
        <w:rPr>
          <w:rFonts w:hint="eastAsia"/>
        </w:rPr>
        <w:t>，股票禁买的开始时间为登记日</w:t>
      </w:r>
      <w:r w:rsidR="00010A0F" w:rsidRPr="0014457C">
        <w:rPr>
          <w:rFonts w:hint="eastAsia"/>
        </w:rPr>
        <w:t>当日</w:t>
      </w:r>
      <w:r w:rsidR="004811BC" w:rsidRPr="0014457C">
        <w:rPr>
          <w:rFonts w:hint="eastAsia"/>
        </w:rPr>
        <w:t>交易日，表示该日开始不允许购买股票；结束时间为登记日次日，即登记日</w:t>
      </w:r>
      <w:r w:rsidR="006D5EB7" w:rsidRPr="0014457C">
        <w:rPr>
          <w:rFonts w:hint="eastAsia"/>
        </w:rPr>
        <w:t>下一个交易</w:t>
      </w:r>
      <w:r w:rsidR="004811BC" w:rsidRPr="0014457C">
        <w:rPr>
          <w:rFonts w:hint="eastAsia"/>
        </w:rPr>
        <w:t>日开盘前，系统将股票从禁买池中移出</w:t>
      </w:r>
    </w:p>
    <w:p w14:paraId="5980C529" w14:textId="73680A70" w:rsidR="00AE427E" w:rsidRPr="0014457C" w:rsidRDefault="002B2487" w:rsidP="000F7953">
      <w:pPr>
        <w:pStyle w:val="a7"/>
        <w:numPr>
          <w:ilvl w:val="0"/>
          <w:numId w:val="18"/>
        </w:numPr>
      </w:pPr>
      <w:r w:rsidRPr="0014457C">
        <w:rPr>
          <w:rFonts w:hint="eastAsia"/>
        </w:rPr>
        <w:t>将当日无涨跌停限制的股票加入禁买池</w:t>
      </w:r>
      <w:r w:rsidR="00E050F7" w:rsidRPr="0014457C">
        <w:rPr>
          <w:rFonts w:hint="eastAsia"/>
        </w:rPr>
        <w:t>，股票禁买的开始时间为当日，即表示</w:t>
      </w:r>
      <w:r w:rsidR="00E050F7" w:rsidRPr="0014457C">
        <w:rPr>
          <w:rFonts w:hint="eastAsia"/>
        </w:rPr>
        <w:lastRenderedPageBreak/>
        <w:t>当日开盘后不允许购买股票，结束视为结束该股票无涨跌停限制的日期的下一个交易日，即系统在该日当天开盘前将该股票移出禁买池，恢复该股票的购买许可</w:t>
      </w:r>
    </w:p>
    <w:p w14:paraId="157A0F08" w14:textId="75FDE706" w:rsidR="00AE427E" w:rsidRPr="0014457C" w:rsidRDefault="00E050F7" w:rsidP="000F7953">
      <w:pPr>
        <w:pStyle w:val="a7"/>
        <w:numPr>
          <w:ilvl w:val="0"/>
          <w:numId w:val="18"/>
        </w:numPr>
      </w:pPr>
      <w:r w:rsidRPr="0014457C">
        <w:rPr>
          <w:rFonts w:hint="eastAsia"/>
        </w:rPr>
        <w:t>对于无明确解禁时间的股票，禁买时间设置为0，系统不对该股票进行移出操作，需要人工操作</w:t>
      </w:r>
    </w:p>
    <w:p w14:paraId="596852DB" w14:textId="77777777" w:rsidR="002B2487" w:rsidRPr="0014457C" w:rsidRDefault="002B2487" w:rsidP="00B26B18">
      <w:pPr>
        <w:pStyle w:val="a7"/>
        <w:ind w:left="420"/>
      </w:pPr>
    </w:p>
    <w:tbl>
      <w:tblPr>
        <w:tblStyle w:val="af6"/>
        <w:tblW w:w="0" w:type="auto"/>
        <w:tblInd w:w="817" w:type="dxa"/>
        <w:tblLook w:val="04A0" w:firstRow="1" w:lastRow="0" w:firstColumn="1" w:lastColumn="0" w:noHBand="0" w:noVBand="1"/>
      </w:tblPr>
      <w:tblGrid>
        <w:gridCol w:w="2524"/>
        <w:gridCol w:w="3121"/>
        <w:gridCol w:w="3114"/>
      </w:tblGrid>
      <w:tr w:rsidR="002B2487" w:rsidRPr="0014457C" w14:paraId="3B845913" w14:textId="77777777" w:rsidTr="00004D9C">
        <w:tc>
          <w:tcPr>
            <w:tcW w:w="2524" w:type="dxa"/>
          </w:tcPr>
          <w:p w14:paraId="281480DB" w14:textId="77777777" w:rsidR="002B2487" w:rsidRPr="0014457C" w:rsidRDefault="002B2487" w:rsidP="009A03F6">
            <w:pPr>
              <w:ind w:left="0"/>
            </w:pPr>
            <w:r w:rsidRPr="0014457C">
              <w:rPr>
                <w:rFonts w:hint="eastAsia"/>
              </w:rPr>
              <w:t>投资标的池代码</w:t>
            </w:r>
          </w:p>
        </w:tc>
        <w:tc>
          <w:tcPr>
            <w:tcW w:w="3121" w:type="dxa"/>
          </w:tcPr>
          <w:p w14:paraId="35A018D1" w14:textId="77777777" w:rsidR="002B2487" w:rsidRPr="0014457C" w:rsidRDefault="002B2487" w:rsidP="009A03F6">
            <w:pPr>
              <w:ind w:left="0"/>
            </w:pPr>
            <w:r w:rsidRPr="0014457C">
              <w:rPr>
                <w:rFonts w:hint="eastAsia"/>
              </w:rPr>
              <w:t>如：stock_t+1_1</w:t>
            </w:r>
          </w:p>
        </w:tc>
        <w:tc>
          <w:tcPr>
            <w:tcW w:w="3114" w:type="dxa"/>
          </w:tcPr>
          <w:p w14:paraId="59E4D9CC" w14:textId="77777777" w:rsidR="002B2487" w:rsidRPr="0014457C" w:rsidRDefault="002B2487" w:rsidP="009A03F6">
            <w:pPr>
              <w:ind w:left="0"/>
            </w:pPr>
          </w:p>
        </w:tc>
      </w:tr>
      <w:tr w:rsidR="002B2487" w:rsidRPr="0014457C" w14:paraId="239DFEE7" w14:textId="77777777" w:rsidTr="00004D9C">
        <w:tc>
          <w:tcPr>
            <w:tcW w:w="2524" w:type="dxa"/>
          </w:tcPr>
          <w:p w14:paraId="5F5A124E" w14:textId="77777777" w:rsidR="002B2487" w:rsidRPr="0014457C" w:rsidRDefault="002B2487" w:rsidP="009A03F6">
            <w:pPr>
              <w:ind w:left="0"/>
            </w:pPr>
            <w:r w:rsidRPr="0014457C">
              <w:rPr>
                <w:rFonts w:hint="eastAsia"/>
              </w:rPr>
              <w:t>标的名称</w:t>
            </w:r>
          </w:p>
        </w:tc>
        <w:tc>
          <w:tcPr>
            <w:tcW w:w="3121" w:type="dxa"/>
          </w:tcPr>
          <w:p w14:paraId="1D7D2376" w14:textId="77777777" w:rsidR="002B2487" w:rsidRPr="0014457C" w:rsidRDefault="002B2487" w:rsidP="009A03F6">
            <w:pPr>
              <w:ind w:left="0"/>
            </w:pPr>
            <w:r w:rsidRPr="0014457C">
              <w:t>股票名称</w:t>
            </w:r>
          </w:p>
        </w:tc>
        <w:tc>
          <w:tcPr>
            <w:tcW w:w="3114" w:type="dxa"/>
          </w:tcPr>
          <w:p w14:paraId="64C639A3" w14:textId="77777777" w:rsidR="002B2487" w:rsidRPr="0014457C" w:rsidRDefault="002B2487" w:rsidP="009A03F6">
            <w:pPr>
              <w:ind w:left="0"/>
            </w:pPr>
          </w:p>
        </w:tc>
      </w:tr>
      <w:tr w:rsidR="002B2487" w:rsidRPr="0014457C" w14:paraId="195B9006" w14:textId="77777777" w:rsidTr="00004D9C">
        <w:tc>
          <w:tcPr>
            <w:tcW w:w="2524" w:type="dxa"/>
          </w:tcPr>
          <w:p w14:paraId="7F48B1D7" w14:textId="77777777" w:rsidR="002B2487" w:rsidRPr="0014457C" w:rsidRDefault="002B2487" w:rsidP="009A03F6">
            <w:pPr>
              <w:ind w:left="0"/>
            </w:pPr>
            <w:r w:rsidRPr="0014457C">
              <w:rPr>
                <w:rFonts w:hint="eastAsia"/>
              </w:rPr>
              <w:t>标的代码</w:t>
            </w:r>
          </w:p>
        </w:tc>
        <w:tc>
          <w:tcPr>
            <w:tcW w:w="3121" w:type="dxa"/>
          </w:tcPr>
          <w:p w14:paraId="22DB81B7" w14:textId="77777777" w:rsidR="002B2487" w:rsidRPr="0014457C" w:rsidRDefault="002B2487" w:rsidP="009A03F6">
            <w:pPr>
              <w:ind w:left="0"/>
            </w:pPr>
          </w:p>
        </w:tc>
        <w:tc>
          <w:tcPr>
            <w:tcW w:w="3114" w:type="dxa"/>
          </w:tcPr>
          <w:p w14:paraId="5A0BFFA7" w14:textId="77777777" w:rsidR="002B2487" w:rsidRPr="0014457C" w:rsidRDefault="002B2487" w:rsidP="009A03F6">
            <w:pPr>
              <w:ind w:left="0"/>
            </w:pPr>
          </w:p>
        </w:tc>
      </w:tr>
      <w:tr w:rsidR="002B2487" w:rsidRPr="0014457C" w14:paraId="3640E33B" w14:textId="77777777" w:rsidTr="00004D9C">
        <w:tc>
          <w:tcPr>
            <w:tcW w:w="2524" w:type="dxa"/>
          </w:tcPr>
          <w:p w14:paraId="68B0EE4C" w14:textId="77777777" w:rsidR="002B2487" w:rsidRPr="0014457C" w:rsidRDefault="002B2487" w:rsidP="009A03F6">
            <w:pPr>
              <w:ind w:left="0"/>
            </w:pPr>
            <w:r w:rsidRPr="0014457C">
              <w:rPr>
                <w:rFonts w:hint="eastAsia"/>
              </w:rPr>
              <w:t>禁买原因</w:t>
            </w:r>
          </w:p>
        </w:tc>
        <w:tc>
          <w:tcPr>
            <w:tcW w:w="3121" w:type="dxa"/>
          </w:tcPr>
          <w:p w14:paraId="66B2DBAF" w14:textId="77777777" w:rsidR="002B2487" w:rsidRPr="0014457C" w:rsidRDefault="002B2487" w:rsidP="009A03F6">
            <w:pPr>
              <w:ind w:left="0"/>
            </w:pPr>
            <w:r w:rsidRPr="0014457C">
              <w:rPr>
                <w:rFonts w:hint="eastAsia"/>
              </w:rPr>
              <w:t>=1 股票配股</w:t>
            </w:r>
          </w:p>
          <w:p w14:paraId="76A2AF00" w14:textId="77777777" w:rsidR="002B2487" w:rsidRPr="0014457C" w:rsidRDefault="002B2487" w:rsidP="009A03F6">
            <w:pPr>
              <w:ind w:left="0"/>
            </w:pPr>
            <w:r w:rsidRPr="0014457C">
              <w:rPr>
                <w:rFonts w:hint="eastAsia"/>
              </w:rPr>
              <w:t>=2 无涨跌停限制</w:t>
            </w:r>
          </w:p>
          <w:p w14:paraId="5A207874" w14:textId="77777777" w:rsidR="002B2487" w:rsidRPr="0014457C" w:rsidRDefault="002B2487" w:rsidP="009A03F6">
            <w:pPr>
              <w:ind w:left="0"/>
            </w:pPr>
            <w:r w:rsidRPr="0014457C">
              <w:rPr>
                <w:rFonts w:hint="eastAsia"/>
              </w:rPr>
              <w:t>=3 突发停牌</w:t>
            </w:r>
          </w:p>
          <w:p w14:paraId="2AB9D1BC" w14:textId="77777777" w:rsidR="002B2487" w:rsidRPr="0014457C" w:rsidRDefault="002B2487" w:rsidP="009A03F6">
            <w:pPr>
              <w:ind w:left="0"/>
            </w:pPr>
            <w:r w:rsidRPr="0014457C">
              <w:rPr>
                <w:rFonts w:hint="eastAsia"/>
              </w:rPr>
              <w:t>=4 其他原因</w:t>
            </w:r>
          </w:p>
        </w:tc>
        <w:tc>
          <w:tcPr>
            <w:tcW w:w="3114" w:type="dxa"/>
          </w:tcPr>
          <w:p w14:paraId="35AFD9BC" w14:textId="77777777" w:rsidR="002B2487" w:rsidRPr="0014457C" w:rsidRDefault="002B2487" w:rsidP="009A03F6">
            <w:pPr>
              <w:ind w:left="0"/>
            </w:pPr>
          </w:p>
        </w:tc>
      </w:tr>
      <w:tr w:rsidR="002B2487" w:rsidRPr="0014457C" w14:paraId="0D3006FF" w14:textId="77777777" w:rsidTr="00004D9C">
        <w:tc>
          <w:tcPr>
            <w:tcW w:w="2524" w:type="dxa"/>
          </w:tcPr>
          <w:p w14:paraId="725A116B" w14:textId="77777777" w:rsidR="002B2487" w:rsidRPr="0014457C" w:rsidRDefault="002B2487" w:rsidP="009A03F6">
            <w:pPr>
              <w:ind w:left="0"/>
            </w:pPr>
            <w:r w:rsidRPr="0014457C">
              <w:rPr>
                <w:rFonts w:hint="eastAsia"/>
              </w:rPr>
              <w:t>开始时间</w:t>
            </w:r>
          </w:p>
        </w:tc>
        <w:tc>
          <w:tcPr>
            <w:tcW w:w="3121" w:type="dxa"/>
          </w:tcPr>
          <w:p w14:paraId="045B1E8D" w14:textId="77777777" w:rsidR="002B2487" w:rsidRPr="0014457C" w:rsidRDefault="002B2487" w:rsidP="009A03F6">
            <w:pPr>
              <w:ind w:left="0"/>
            </w:pPr>
            <w:r w:rsidRPr="0014457C">
              <w:rPr>
                <w:rFonts w:hint="eastAsia"/>
              </w:rPr>
              <w:t>禁买开始时间，精确到小时</w:t>
            </w:r>
          </w:p>
        </w:tc>
        <w:tc>
          <w:tcPr>
            <w:tcW w:w="3114" w:type="dxa"/>
          </w:tcPr>
          <w:p w14:paraId="36AFB142" w14:textId="77777777" w:rsidR="002B2487" w:rsidRPr="0014457C" w:rsidRDefault="002B2487" w:rsidP="009A03F6">
            <w:pPr>
              <w:ind w:left="0"/>
            </w:pPr>
          </w:p>
        </w:tc>
      </w:tr>
      <w:tr w:rsidR="002B2487" w:rsidRPr="0014457C" w14:paraId="417C5282" w14:textId="77777777" w:rsidTr="00004D9C">
        <w:tc>
          <w:tcPr>
            <w:tcW w:w="2524" w:type="dxa"/>
          </w:tcPr>
          <w:p w14:paraId="06892C32" w14:textId="77777777" w:rsidR="002B2487" w:rsidRPr="0014457C" w:rsidRDefault="002B2487" w:rsidP="009A03F6">
            <w:pPr>
              <w:ind w:left="0"/>
            </w:pPr>
            <w:r w:rsidRPr="0014457C">
              <w:rPr>
                <w:rFonts w:hint="eastAsia"/>
              </w:rPr>
              <w:t>结束时间</w:t>
            </w:r>
          </w:p>
        </w:tc>
        <w:tc>
          <w:tcPr>
            <w:tcW w:w="3121" w:type="dxa"/>
          </w:tcPr>
          <w:p w14:paraId="57713F8C" w14:textId="77777777" w:rsidR="002B2487" w:rsidRPr="0014457C" w:rsidRDefault="002B2487" w:rsidP="009A03F6">
            <w:pPr>
              <w:ind w:left="0"/>
            </w:pPr>
            <w:r w:rsidRPr="0014457C">
              <w:rPr>
                <w:rFonts w:hint="eastAsia"/>
              </w:rPr>
              <w:t>禁买结束时间</w:t>
            </w:r>
          </w:p>
        </w:tc>
        <w:tc>
          <w:tcPr>
            <w:tcW w:w="3114" w:type="dxa"/>
          </w:tcPr>
          <w:p w14:paraId="2E9FBF58" w14:textId="77777777" w:rsidR="002B2487" w:rsidRPr="0014457C" w:rsidRDefault="002B2487" w:rsidP="009A03F6">
            <w:pPr>
              <w:ind w:left="0"/>
            </w:pPr>
            <w:r w:rsidRPr="0014457C">
              <w:rPr>
                <w:rFonts w:hint="eastAsia"/>
              </w:rPr>
              <w:t>可人工更改，0表示无限期，需人工干预</w:t>
            </w:r>
          </w:p>
        </w:tc>
      </w:tr>
    </w:tbl>
    <w:p w14:paraId="123F7913" w14:textId="77777777" w:rsidR="002B2487" w:rsidRPr="0014457C" w:rsidRDefault="002B2487" w:rsidP="00B26B18">
      <w:pPr>
        <w:pStyle w:val="a7"/>
        <w:ind w:left="420"/>
      </w:pPr>
    </w:p>
    <w:p w14:paraId="693B5B70" w14:textId="1A824C83" w:rsidR="00BC4943" w:rsidRPr="0014457C" w:rsidRDefault="00BC4943" w:rsidP="0083159E">
      <w:pPr>
        <w:pStyle w:val="4"/>
        <w:rPr>
          <w:rFonts w:eastAsia="微软雅黑"/>
        </w:rPr>
      </w:pPr>
      <w:r w:rsidRPr="0014457C">
        <w:rPr>
          <w:rFonts w:eastAsia="微软雅黑" w:hint="eastAsia"/>
        </w:rPr>
        <w:t>平台商户余额调整</w:t>
      </w:r>
    </w:p>
    <w:p w14:paraId="3B360448" w14:textId="0DD8EFDD" w:rsidR="00F04616" w:rsidRPr="0014457C" w:rsidRDefault="003D0C60" w:rsidP="00E050F7">
      <w:pPr>
        <w:ind w:left="420"/>
      </w:pPr>
      <w:r w:rsidRPr="0014457C">
        <w:rPr>
          <w:rFonts w:hint="eastAsia"/>
        </w:rPr>
        <w:t>每日收盘后，运营人员需要根据对账结果</w:t>
      </w:r>
      <w:r w:rsidR="00954FD9" w:rsidRPr="0014457C">
        <w:rPr>
          <w:rFonts w:hint="eastAsia"/>
        </w:rPr>
        <w:t>调整平台商户余额，保证商户余额对平，同时保证下一交易日开盘前平台商户余额资金能否满足产品运转使用</w:t>
      </w:r>
    </w:p>
    <w:p w14:paraId="561F7142" w14:textId="2D4C94B8" w:rsidR="002B0B02" w:rsidRPr="0014457C" w:rsidRDefault="002B0B02" w:rsidP="00E050F7">
      <w:pPr>
        <w:ind w:left="420"/>
      </w:pPr>
      <w:r w:rsidRPr="0014457C">
        <w:rPr>
          <w:rFonts w:hint="eastAsia"/>
        </w:rPr>
        <w:t>余额的调整主要有以下几种情况：</w:t>
      </w:r>
    </w:p>
    <w:p w14:paraId="682F3FD3" w14:textId="2A40D044" w:rsidR="00010A0F" w:rsidRPr="0014457C" w:rsidRDefault="00010A0F" w:rsidP="00010A0F">
      <w:pPr>
        <w:pStyle w:val="a7"/>
        <w:numPr>
          <w:ilvl w:val="0"/>
          <w:numId w:val="21"/>
        </w:numPr>
      </w:pPr>
      <w:r w:rsidRPr="0014457C">
        <w:rPr>
          <w:rFonts w:hint="eastAsia"/>
        </w:rPr>
        <w:t>运营人员在开盘前需要进行资金充值到投资人托管资金账户（一般托管账户，与用户的托管资金账户一样），点击充值按钮给商户余额充值，在T+1交易日开盘前点击盈利划拨从商户余额给盈利用户划转盈利</w:t>
      </w:r>
    </w:p>
    <w:p w14:paraId="429DCFB4" w14:textId="1E613FE1" w:rsidR="00F04616" w:rsidRPr="0014457C" w:rsidRDefault="00004D9C" w:rsidP="000F7953">
      <w:pPr>
        <w:pStyle w:val="a7"/>
        <w:numPr>
          <w:ilvl w:val="0"/>
          <w:numId w:val="21"/>
        </w:numPr>
      </w:pPr>
      <w:r w:rsidRPr="0014457C">
        <w:rPr>
          <w:rFonts w:hint="eastAsia"/>
        </w:rPr>
        <w:t>平台中的商户余额</w:t>
      </w:r>
      <w:r w:rsidR="003D0C60" w:rsidRPr="0014457C">
        <w:rPr>
          <w:rFonts w:hint="eastAsia"/>
        </w:rPr>
        <w:t>差错调整</w:t>
      </w:r>
    </w:p>
    <w:p w14:paraId="13636DB8" w14:textId="144434CC" w:rsidR="003D0C60" w:rsidRPr="0014457C" w:rsidRDefault="003D0C60" w:rsidP="003D0C60">
      <w:pPr>
        <w:pStyle w:val="a7"/>
        <w:ind w:left="840"/>
      </w:pPr>
      <w:r w:rsidRPr="0014457C">
        <w:rPr>
          <w:rFonts w:hint="eastAsia"/>
        </w:rPr>
        <w:t>根据交</w:t>
      </w:r>
      <w:r w:rsidR="00954FD9" w:rsidRPr="0014457C">
        <w:rPr>
          <w:rFonts w:hint="eastAsia"/>
        </w:rPr>
        <w:t>易日结束后的对账结果，调整平台商户余额，基于原有交易进行交易确认</w:t>
      </w:r>
      <w:r w:rsidR="00954FD9" w:rsidRPr="0014457C">
        <w:rPr>
          <w:rFonts w:hint="eastAsia"/>
        </w:rPr>
        <w:lastRenderedPageBreak/>
        <w:t>及补账，流程参看【用户资金账户交易查询】</w:t>
      </w:r>
    </w:p>
    <w:p w14:paraId="13DC4F57" w14:textId="1BC7AB5A" w:rsidR="003D0C60" w:rsidRPr="0014457C" w:rsidRDefault="003D0C60" w:rsidP="000F7953">
      <w:pPr>
        <w:pStyle w:val="a7"/>
        <w:numPr>
          <w:ilvl w:val="0"/>
          <w:numId w:val="21"/>
        </w:numPr>
      </w:pPr>
      <w:r w:rsidRPr="0014457C">
        <w:rPr>
          <w:rFonts w:hint="eastAsia"/>
        </w:rPr>
        <w:t>商户余额充值</w:t>
      </w:r>
    </w:p>
    <w:p w14:paraId="557C1142" w14:textId="33E119D0" w:rsidR="00004D9C" w:rsidRPr="0014457C" w:rsidRDefault="00954FD9" w:rsidP="002B0B02">
      <w:pPr>
        <w:pStyle w:val="a7"/>
        <w:ind w:left="840"/>
      </w:pPr>
      <w:r w:rsidRPr="0014457C">
        <w:rPr>
          <w:rFonts w:hint="eastAsia"/>
        </w:rPr>
        <w:t>通过第三方账户对平台在</w:t>
      </w:r>
      <w:r w:rsidR="0082126F" w:rsidRPr="0014457C">
        <w:rPr>
          <w:rFonts w:hint="eastAsia"/>
        </w:rPr>
        <w:t>三方托管</w:t>
      </w:r>
      <w:r w:rsidRPr="0014457C">
        <w:rPr>
          <w:rFonts w:hint="eastAsia"/>
        </w:rPr>
        <w:t>的商户余额户进行调整，需要记账，充值可通过两种方式进行，一为通过银行对公户充值，二为通过投资人在</w:t>
      </w:r>
      <w:r w:rsidR="0082126F" w:rsidRPr="0014457C">
        <w:rPr>
          <w:rFonts w:hint="eastAsia"/>
        </w:rPr>
        <w:t>第三方托管</w:t>
      </w:r>
      <w:r w:rsidRPr="0014457C">
        <w:rPr>
          <w:rFonts w:hint="eastAsia"/>
        </w:rPr>
        <w:t xml:space="preserve">的资金托管账户进行第三方充值，流程分别如下：    </w:t>
      </w:r>
    </w:p>
    <w:p w14:paraId="580CD10E" w14:textId="08A92430" w:rsidR="00954FD9" w:rsidRPr="0014457C" w:rsidRDefault="00954FD9" w:rsidP="000F7953">
      <w:pPr>
        <w:pStyle w:val="a7"/>
        <w:numPr>
          <w:ilvl w:val="0"/>
          <w:numId w:val="22"/>
        </w:numPr>
      </w:pPr>
      <w:r w:rsidRPr="0014457C">
        <w:rPr>
          <w:rFonts w:hint="eastAsia"/>
        </w:rPr>
        <w:t>通过银行对公户充值，运营人员通过银行卡资金转账的方式将钱转入</w:t>
      </w:r>
      <w:r w:rsidR="0082126F" w:rsidRPr="0014457C">
        <w:rPr>
          <w:rFonts w:hint="eastAsia"/>
        </w:rPr>
        <w:t>第三方托管</w:t>
      </w:r>
      <w:r w:rsidRPr="0014457C">
        <w:rPr>
          <w:rFonts w:hint="eastAsia"/>
        </w:rPr>
        <w:t>商户余额账户中</w:t>
      </w:r>
    </w:p>
    <w:p w14:paraId="47A88F09" w14:textId="3967115E" w:rsidR="00954FD9" w:rsidRPr="0014457C" w:rsidRDefault="00D27D37" w:rsidP="00954FD9">
      <w:pPr>
        <w:pStyle w:val="a7"/>
        <w:ind w:left="420" w:firstLine="480"/>
      </w:pPr>
      <w:r w:rsidRPr="0014457C">
        <w:rPr>
          <w:rFonts w:hint="eastAsia"/>
        </w:rPr>
        <w:t>场景：通过银行对公户充值1000元</w:t>
      </w:r>
    </w:p>
    <w:p w14:paraId="421208D5" w14:textId="613BFFEC" w:rsidR="00D27D37" w:rsidRPr="0014457C" w:rsidRDefault="00D27D37" w:rsidP="00954FD9">
      <w:pPr>
        <w:pStyle w:val="a7"/>
        <w:ind w:left="42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D27D37" w:rsidRPr="0014457C" w14:paraId="50F63E42" w14:textId="77777777" w:rsidTr="00D27D3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78F7EC"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6CC211A"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01ED2C4"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09886779"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27D37" w:rsidRPr="0014457C" w14:paraId="6F866B59" w14:textId="77777777" w:rsidTr="00D27D3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11BF57C0"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对公户充值</w:t>
            </w:r>
          </w:p>
        </w:tc>
        <w:tc>
          <w:tcPr>
            <w:tcW w:w="1134" w:type="dxa"/>
            <w:tcBorders>
              <w:top w:val="nil"/>
              <w:left w:val="nil"/>
              <w:bottom w:val="single" w:sz="4" w:space="0" w:color="auto"/>
              <w:right w:val="single" w:sz="4" w:space="0" w:color="auto"/>
            </w:tcBorders>
            <w:shd w:val="clear" w:color="auto" w:fill="auto"/>
            <w:noWrap/>
            <w:vAlign w:val="bottom"/>
            <w:hideMark/>
          </w:tcPr>
          <w:p w14:paraId="7496183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bottom"/>
            <w:hideMark/>
          </w:tcPr>
          <w:p w14:paraId="3D2B1FE3"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544" w:type="dxa"/>
            <w:tcBorders>
              <w:top w:val="nil"/>
              <w:left w:val="nil"/>
              <w:bottom w:val="single" w:sz="4" w:space="0" w:color="auto"/>
              <w:right w:val="single" w:sz="4" w:space="0" w:color="auto"/>
            </w:tcBorders>
            <w:shd w:val="clear" w:color="auto" w:fill="auto"/>
            <w:noWrap/>
            <w:vAlign w:val="bottom"/>
            <w:hideMark/>
          </w:tcPr>
          <w:p w14:paraId="3A732CB2" w14:textId="05A9EDE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商户余额账户+</w:t>
            </w:r>
          </w:p>
        </w:tc>
      </w:tr>
    </w:tbl>
    <w:p w14:paraId="571FF587" w14:textId="77777777" w:rsidR="00954FD9" w:rsidRPr="0014457C" w:rsidRDefault="00954FD9" w:rsidP="00954FD9">
      <w:pPr>
        <w:pStyle w:val="a7"/>
        <w:ind w:left="420" w:firstLine="480"/>
      </w:pPr>
    </w:p>
    <w:p w14:paraId="2A964B9A" w14:textId="27370D83" w:rsidR="00954FD9" w:rsidRPr="0014457C" w:rsidRDefault="0066184F" w:rsidP="000F7953">
      <w:pPr>
        <w:pStyle w:val="a7"/>
        <w:numPr>
          <w:ilvl w:val="0"/>
          <w:numId w:val="22"/>
        </w:numPr>
      </w:pPr>
      <w:r w:rsidRPr="0014457C">
        <w:rPr>
          <w:rFonts w:hint="eastAsia"/>
        </w:rPr>
        <w:t>通过第三方个人银行账户向个人在</w:t>
      </w:r>
      <w:r w:rsidR="00954FD9" w:rsidRPr="0014457C">
        <w:rPr>
          <w:rFonts w:hint="eastAsia"/>
        </w:rPr>
        <w:t>资金托管账户充值，而后再通过个人</w:t>
      </w:r>
      <w:r w:rsidR="00D27D37" w:rsidRPr="0014457C">
        <w:rPr>
          <w:rFonts w:hint="eastAsia"/>
        </w:rPr>
        <w:t>资金托管账户向平台商户余额户中打款</w:t>
      </w:r>
    </w:p>
    <w:p w14:paraId="25D684D3" w14:textId="77777777" w:rsidR="00D27D37" w:rsidRPr="0014457C" w:rsidRDefault="00D27D37" w:rsidP="00D27D37">
      <w:pPr>
        <w:ind w:left="900"/>
      </w:pPr>
      <w:r w:rsidRPr="0014457C">
        <w:rPr>
          <w:rFonts w:hint="eastAsia"/>
        </w:rPr>
        <w:t>场景：通过银行对公户充值1000元</w:t>
      </w:r>
    </w:p>
    <w:p w14:paraId="31B2514B" w14:textId="77777777" w:rsidR="00D27D37" w:rsidRPr="0014457C" w:rsidRDefault="00D27D37" w:rsidP="00D27D37">
      <w:pPr>
        <w:ind w:left="900"/>
      </w:pPr>
      <w:r w:rsidRPr="0014457C">
        <w:rPr>
          <w:rFonts w:hint="eastAsia"/>
        </w:rPr>
        <w:t>【账户变动】</w:t>
      </w:r>
    </w:p>
    <w:tbl>
      <w:tblPr>
        <w:tblW w:w="8092" w:type="dxa"/>
        <w:tblInd w:w="947" w:type="dxa"/>
        <w:tblLayout w:type="fixed"/>
        <w:tblLook w:val="04A0" w:firstRow="1" w:lastRow="0" w:firstColumn="1" w:lastColumn="0" w:noHBand="0" w:noVBand="1"/>
      </w:tblPr>
      <w:tblGrid>
        <w:gridCol w:w="1571"/>
        <w:gridCol w:w="1134"/>
        <w:gridCol w:w="1843"/>
        <w:gridCol w:w="3544"/>
      </w:tblGrid>
      <w:tr w:rsidR="00D27D37" w:rsidRPr="0014457C" w14:paraId="13A42BA2"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D70A3" w14:textId="71F96C6B" w:rsidR="00D27D37" w:rsidRPr="0014457C" w:rsidRDefault="004C31DD" w:rsidP="00D27D37">
            <w:pPr>
              <w:widowControl/>
              <w:spacing w:after="0"/>
              <w:ind w:left="0"/>
              <w:rPr>
                <w:rFonts w:cs="宋体"/>
                <w:color w:val="000000"/>
                <w:kern w:val="0"/>
                <w:sz w:val="22"/>
                <w:szCs w:val="22"/>
              </w:rPr>
            </w:pPr>
            <w:r w:rsidRPr="0014457C">
              <w:rPr>
                <w:rFonts w:hint="eastAsia"/>
              </w:rPr>
              <w:t xml:space="preserve">   </w:t>
            </w:r>
            <w:r w:rsidR="00D27D37"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4B6DE40"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6793091"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248F32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D27D37" w:rsidRPr="0014457C" w14:paraId="0BC279AB" w14:textId="77777777" w:rsidTr="00D27D37">
        <w:trPr>
          <w:trHeight w:val="270"/>
        </w:trPr>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14:paraId="28F61035" w14:textId="41BDA0D8"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托管充值</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D89AF2" w14:textId="2E543AD0"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single" w:sz="4" w:space="0" w:color="auto"/>
              <w:left w:val="nil"/>
              <w:bottom w:val="single" w:sz="4" w:space="0" w:color="auto"/>
              <w:right w:val="single" w:sz="4" w:space="0" w:color="auto"/>
            </w:tcBorders>
            <w:shd w:val="clear" w:color="auto" w:fill="auto"/>
            <w:vAlign w:val="center"/>
          </w:tcPr>
          <w:p w14:paraId="4ABCF9A6" w14:textId="68D8FED2"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可用余额变动</w:t>
            </w:r>
          </w:p>
        </w:tc>
        <w:tc>
          <w:tcPr>
            <w:tcW w:w="3544" w:type="dxa"/>
            <w:tcBorders>
              <w:top w:val="single" w:sz="4" w:space="0" w:color="auto"/>
              <w:left w:val="nil"/>
              <w:bottom w:val="single" w:sz="4" w:space="0" w:color="auto"/>
              <w:right w:val="single" w:sz="4" w:space="0" w:color="auto"/>
            </w:tcBorders>
            <w:shd w:val="clear" w:color="auto" w:fill="auto"/>
            <w:vAlign w:val="center"/>
          </w:tcPr>
          <w:p w14:paraId="4EC236F0" w14:textId="1BAC3D12"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可用余额账户+</w:t>
            </w:r>
          </w:p>
        </w:tc>
      </w:tr>
      <w:tr w:rsidR="00D27D37" w:rsidRPr="0014457C" w14:paraId="4665954D" w14:textId="77777777" w:rsidTr="00D27D37">
        <w:trPr>
          <w:trHeight w:val="540"/>
        </w:trPr>
        <w:tc>
          <w:tcPr>
            <w:tcW w:w="1571" w:type="dxa"/>
            <w:vMerge w:val="restart"/>
            <w:tcBorders>
              <w:top w:val="nil"/>
              <w:left w:val="single" w:sz="4" w:space="0" w:color="auto"/>
              <w:bottom w:val="single" w:sz="4" w:space="0" w:color="000000"/>
              <w:right w:val="single" w:sz="4" w:space="0" w:color="auto"/>
            </w:tcBorders>
            <w:shd w:val="clear" w:color="auto" w:fill="auto"/>
            <w:vAlign w:val="center"/>
            <w:hideMark/>
          </w:tcPr>
          <w:p w14:paraId="1C2A95E2"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托管代收付</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28C4C323"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vAlign w:val="bottom"/>
            <w:hideMark/>
          </w:tcPr>
          <w:p w14:paraId="1F7EECDC" w14:textId="1F089E63"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可用余额变动020101-</w:t>
            </w:r>
          </w:p>
        </w:tc>
        <w:tc>
          <w:tcPr>
            <w:tcW w:w="3544" w:type="dxa"/>
            <w:tcBorders>
              <w:top w:val="nil"/>
              <w:left w:val="nil"/>
              <w:bottom w:val="single" w:sz="4" w:space="0" w:color="auto"/>
              <w:right w:val="single" w:sz="4" w:space="0" w:color="auto"/>
            </w:tcBorders>
            <w:shd w:val="clear" w:color="auto" w:fill="auto"/>
            <w:vAlign w:val="bottom"/>
            <w:hideMark/>
          </w:tcPr>
          <w:p w14:paraId="635170E9" w14:textId="28098646" w:rsidR="00D27D37" w:rsidRPr="0014457C" w:rsidRDefault="0066184F" w:rsidP="00D27D37">
            <w:pPr>
              <w:widowControl/>
              <w:spacing w:after="0"/>
              <w:ind w:left="0"/>
              <w:rPr>
                <w:rFonts w:cs="宋体"/>
                <w:color w:val="000000"/>
                <w:kern w:val="0"/>
                <w:sz w:val="22"/>
                <w:szCs w:val="22"/>
              </w:rPr>
            </w:pPr>
            <w:r w:rsidRPr="0014457C">
              <w:rPr>
                <w:rFonts w:cs="宋体" w:hint="eastAsia"/>
                <w:color w:val="000000"/>
                <w:kern w:val="0"/>
                <w:sz w:val="22"/>
                <w:szCs w:val="22"/>
              </w:rPr>
              <w:t>用户</w:t>
            </w:r>
            <w:r w:rsidR="00D27D37" w:rsidRPr="0014457C">
              <w:rPr>
                <w:rFonts w:cs="宋体" w:hint="eastAsia"/>
                <w:color w:val="000000"/>
                <w:kern w:val="0"/>
                <w:sz w:val="22"/>
                <w:szCs w:val="22"/>
              </w:rPr>
              <w:t>可用余额账户-</w:t>
            </w:r>
          </w:p>
        </w:tc>
      </w:tr>
      <w:tr w:rsidR="00D27D37" w:rsidRPr="0014457C" w14:paraId="121254E7" w14:textId="77777777" w:rsidTr="00D27D37">
        <w:trPr>
          <w:trHeight w:val="540"/>
        </w:trPr>
        <w:tc>
          <w:tcPr>
            <w:tcW w:w="1571" w:type="dxa"/>
            <w:vMerge/>
            <w:tcBorders>
              <w:top w:val="nil"/>
              <w:left w:val="single" w:sz="4" w:space="0" w:color="auto"/>
              <w:bottom w:val="single" w:sz="4" w:space="0" w:color="000000"/>
              <w:right w:val="single" w:sz="4" w:space="0" w:color="auto"/>
            </w:tcBorders>
            <w:vAlign w:val="center"/>
            <w:hideMark/>
          </w:tcPr>
          <w:p w14:paraId="421D9213" w14:textId="77777777" w:rsidR="00D27D37" w:rsidRPr="0014457C" w:rsidRDefault="00D27D37" w:rsidP="00D27D37">
            <w:pPr>
              <w:widowControl/>
              <w:spacing w:after="0"/>
              <w:ind w:left="0"/>
              <w:rPr>
                <w:rFonts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0379BA59" w14:textId="77777777" w:rsidR="00D27D37" w:rsidRPr="0014457C" w:rsidRDefault="00D27D37" w:rsidP="00D27D37">
            <w:pPr>
              <w:widowControl/>
              <w:spacing w:after="0"/>
              <w:ind w:left="0"/>
              <w:rPr>
                <w:rFonts w:cs="宋体"/>
                <w:color w:val="000000"/>
                <w:kern w:val="0"/>
                <w:sz w:val="22"/>
                <w:szCs w:val="22"/>
              </w:rPr>
            </w:pPr>
          </w:p>
        </w:tc>
        <w:tc>
          <w:tcPr>
            <w:tcW w:w="1843" w:type="dxa"/>
            <w:tcBorders>
              <w:top w:val="nil"/>
              <w:left w:val="nil"/>
              <w:bottom w:val="single" w:sz="4" w:space="0" w:color="auto"/>
              <w:right w:val="single" w:sz="4" w:space="0" w:color="auto"/>
            </w:tcBorders>
            <w:shd w:val="clear" w:color="auto" w:fill="auto"/>
            <w:vAlign w:val="bottom"/>
            <w:hideMark/>
          </w:tcPr>
          <w:p w14:paraId="6FEE9AD5" w14:textId="77777777"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商户余额冲提010101+</w:t>
            </w:r>
          </w:p>
        </w:tc>
        <w:tc>
          <w:tcPr>
            <w:tcW w:w="3544" w:type="dxa"/>
            <w:tcBorders>
              <w:top w:val="nil"/>
              <w:left w:val="nil"/>
              <w:bottom w:val="single" w:sz="4" w:space="0" w:color="auto"/>
              <w:right w:val="single" w:sz="4" w:space="0" w:color="auto"/>
            </w:tcBorders>
            <w:shd w:val="clear" w:color="auto" w:fill="auto"/>
            <w:vAlign w:val="bottom"/>
            <w:hideMark/>
          </w:tcPr>
          <w:p w14:paraId="2FB6C78E" w14:textId="1070FE3B" w:rsidR="00D27D37" w:rsidRPr="0014457C" w:rsidRDefault="00D27D37" w:rsidP="00D27D37">
            <w:pPr>
              <w:widowControl/>
              <w:spacing w:after="0"/>
              <w:ind w:left="0"/>
              <w:rPr>
                <w:rFonts w:cs="宋体"/>
                <w:color w:val="000000"/>
                <w:kern w:val="0"/>
                <w:sz w:val="22"/>
                <w:szCs w:val="22"/>
              </w:rPr>
            </w:pPr>
            <w:r w:rsidRPr="0014457C">
              <w:rPr>
                <w:rFonts w:cs="宋体" w:hint="eastAsia"/>
                <w:color w:val="000000"/>
                <w:kern w:val="0"/>
                <w:sz w:val="22"/>
                <w:szCs w:val="22"/>
              </w:rPr>
              <w:t>商户余额账户+</w:t>
            </w:r>
          </w:p>
        </w:tc>
      </w:tr>
    </w:tbl>
    <w:p w14:paraId="001B18E2" w14:textId="77777777" w:rsidR="00954FD9" w:rsidRPr="0014457C" w:rsidRDefault="00954FD9" w:rsidP="00954FD9">
      <w:pPr>
        <w:pStyle w:val="a7"/>
        <w:ind w:left="420" w:firstLine="480"/>
      </w:pPr>
    </w:p>
    <w:p w14:paraId="384572D9" w14:textId="132F89FA" w:rsidR="00EE4C08" w:rsidRPr="0014457C" w:rsidRDefault="00EE4C08" w:rsidP="000F7953">
      <w:pPr>
        <w:pStyle w:val="a7"/>
        <w:numPr>
          <w:ilvl w:val="0"/>
          <w:numId w:val="21"/>
        </w:numPr>
      </w:pPr>
      <w:r w:rsidRPr="0014457C">
        <w:rPr>
          <w:rFonts w:hint="eastAsia"/>
        </w:rPr>
        <w:t>商户余额提现</w:t>
      </w:r>
    </w:p>
    <w:p w14:paraId="089F6CE4" w14:textId="355177DB" w:rsidR="00954FD9" w:rsidRPr="0014457C" w:rsidRDefault="008D7E65" w:rsidP="000F7953">
      <w:pPr>
        <w:pStyle w:val="a7"/>
        <w:numPr>
          <w:ilvl w:val="0"/>
          <w:numId w:val="22"/>
        </w:numPr>
      </w:pPr>
      <w:r w:rsidRPr="0014457C">
        <w:rPr>
          <w:rFonts w:hint="eastAsia"/>
        </w:rPr>
        <w:t>通过</w:t>
      </w:r>
      <w:r w:rsidR="00EE4C08" w:rsidRPr="0014457C">
        <w:rPr>
          <w:rFonts w:hint="eastAsia"/>
        </w:rPr>
        <w:t>用户打款交易，将商户余额</w:t>
      </w:r>
      <w:r w:rsidRPr="0014457C">
        <w:rPr>
          <w:rFonts w:hint="eastAsia"/>
        </w:rPr>
        <w:t>资金转出至个人银行卡账户，用于实现提现</w:t>
      </w:r>
    </w:p>
    <w:p w14:paraId="51B7BAB4" w14:textId="5B2D9947" w:rsidR="008D7E65" w:rsidRPr="0014457C" w:rsidRDefault="008D7E65" w:rsidP="008D7E65">
      <w:pPr>
        <w:ind w:left="900"/>
      </w:pPr>
      <w:r w:rsidRPr="0014457C">
        <w:rPr>
          <w:rFonts w:hint="eastAsia"/>
        </w:rPr>
        <w:t>场景：通过</w:t>
      </w:r>
      <w:r w:rsidR="00175D3E" w:rsidRPr="0014457C">
        <w:rPr>
          <w:rFonts w:hint="eastAsia"/>
        </w:rPr>
        <w:t>向个人托管资金账户打款1000元进行体现到个人银行卡</w:t>
      </w:r>
    </w:p>
    <w:p w14:paraId="10826D2D" w14:textId="77777777" w:rsidR="008D7E65" w:rsidRPr="0014457C" w:rsidRDefault="008D7E65" w:rsidP="008D7E65">
      <w:pPr>
        <w:ind w:left="90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EB6273" w:rsidRPr="0014457C" w14:paraId="242FA8AF"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77650"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lastRenderedPageBreak/>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AC2B98C"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B550B93"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8A9C677" w14:textId="77777777" w:rsidR="00EB6273" w:rsidRPr="0014457C" w:rsidRDefault="00EB6273" w:rsidP="00CA494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EB6273" w:rsidRPr="0014457C" w14:paraId="7EF0192A" w14:textId="77777777" w:rsidTr="00E9543E">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5367192A" w14:textId="1E0BDA64" w:rsidR="00EB6273" w:rsidRPr="0014457C" w:rsidRDefault="00E9543E" w:rsidP="00E9543E">
            <w:pPr>
              <w:widowControl/>
              <w:spacing w:after="0"/>
              <w:ind w:left="0"/>
              <w:jc w:val="center"/>
              <w:rPr>
                <w:rFonts w:cs="宋体"/>
                <w:color w:val="000000"/>
                <w:kern w:val="0"/>
                <w:sz w:val="22"/>
                <w:szCs w:val="22"/>
              </w:rPr>
            </w:pPr>
            <w:r w:rsidRPr="0014457C">
              <w:rPr>
                <w:rFonts w:cs="宋体" w:hint="eastAsia"/>
                <w:color w:val="000000"/>
                <w:kern w:val="0"/>
                <w:sz w:val="22"/>
                <w:szCs w:val="22"/>
              </w:rPr>
              <w:t>打款到个人</w:t>
            </w:r>
          </w:p>
        </w:tc>
        <w:tc>
          <w:tcPr>
            <w:tcW w:w="1134" w:type="dxa"/>
            <w:tcBorders>
              <w:top w:val="nil"/>
              <w:left w:val="nil"/>
              <w:bottom w:val="single" w:sz="4" w:space="0" w:color="auto"/>
              <w:right w:val="single" w:sz="4" w:space="0" w:color="auto"/>
            </w:tcBorders>
            <w:shd w:val="clear" w:color="auto" w:fill="auto"/>
            <w:noWrap/>
            <w:vAlign w:val="center"/>
            <w:hideMark/>
          </w:tcPr>
          <w:p w14:paraId="353D470F" w14:textId="77777777" w:rsidR="00EB6273" w:rsidRPr="0014457C" w:rsidRDefault="00EB6273" w:rsidP="00E9543E">
            <w:pPr>
              <w:widowControl/>
              <w:spacing w:after="0"/>
              <w:ind w:left="0"/>
              <w:jc w:val="center"/>
              <w:rPr>
                <w:rFonts w:cs="宋体"/>
                <w:color w:val="000000"/>
                <w:kern w:val="0"/>
                <w:sz w:val="22"/>
                <w:szCs w:val="22"/>
              </w:rPr>
            </w:pPr>
            <w:r w:rsidRPr="0014457C">
              <w:rPr>
                <w:rFonts w:cs="宋体" w:hint="eastAsia"/>
                <w:color w:val="000000"/>
                <w:kern w:val="0"/>
                <w:sz w:val="22"/>
                <w:szCs w:val="22"/>
              </w:rPr>
              <w:t>1000元</w:t>
            </w:r>
          </w:p>
        </w:tc>
        <w:tc>
          <w:tcPr>
            <w:tcW w:w="1843" w:type="dxa"/>
            <w:tcBorders>
              <w:top w:val="nil"/>
              <w:left w:val="nil"/>
              <w:bottom w:val="single" w:sz="4" w:space="0" w:color="auto"/>
              <w:right w:val="single" w:sz="4" w:space="0" w:color="auto"/>
            </w:tcBorders>
            <w:shd w:val="clear" w:color="auto" w:fill="auto"/>
            <w:noWrap/>
            <w:vAlign w:val="center"/>
            <w:hideMark/>
          </w:tcPr>
          <w:p w14:paraId="0ADBEC62" w14:textId="68743431" w:rsidR="00EB6273" w:rsidRPr="0014457C" w:rsidRDefault="00EB6273" w:rsidP="00E272C7">
            <w:pPr>
              <w:widowControl/>
              <w:spacing w:after="0"/>
              <w:ind w:left="0"/>
              <w:rPr>
                <w:rFonts w:cs="宋体"/>
                <w:color w:val="000000"/>
                <w:kern w:val="0"/>
                <w:sz w:val="22"/>
                <w:szCs w:val="22"/>
              </w:rPr>
            </w:pPr>
            <w:r w:rsidRPr="0014457C">
              <w:rPr>
                <w:rFonts w:cs="宋体" w:hint="eastAsia"/>
                <w:color w:val="000000"/>
                <w:kern w:val="0"/>
                <w:sz w:val="22"/>
                <w:szCs w:val="22"/>
              </w:rPr>
              <w:t>商户余额冲提</w:t>
            </w:r>
            <w:r w:rsidR="00E9543E" w:rsidRPr="0014457C">
              <w:rPr>
                <w:rFonts w:cs="宋体" w:hint="eastAsia"/>
                <w:color w:val="000000"/>
                <w:kern w:val="0"/>
                <w:sz w:val="22"/>
                <w:szCs w:val="22"/>
              </w:rPr>
              <w:t>010101-</w:t>
            </w:r>
          </w:p>
        </w:tc>
        <w:tc>
          <w:tcPr>
            <w:tcW w:w="3544" w:type="dxa"/>
            <w:tcBorders>
              <w:top w:val="nil"/>
              <w:left w:val="nil"/>
              <w:bottom w:val="single" w:sz="4" w:space="0" w:color="auto"/>
              <w:right w:val="single" w:sz="4" w:space="0" w:color="auto"/>
            </w:tcBorders>
            <w:shd w:val="clear" w:color="auto" w:fill="auto"/>
            <w:noWrap/>
            <w:vAlign w:val="center"/>
            <w:hideMark/>
          </w:tcPr>
          <w:p w14:paraId="32082E97" w14:textId="3A2D08B3" w:rsidR="00EB6273" w:rsidRPr="0014457C" w:rsidRDefault="00EB6273" w:rsidP="003B7EEA">
            <w:pPr>
              <w:widowControl/>
              <w:spacing w:after="0"/>
              <w:ind w:left="0"/>
              <w:rPr>
                <w:rFonts w:cs="宋体"/>
                <w:color w:val="000000"/>
                <w:kern w:val="0"/>
                <w:sz w:val="22"/>
                <w:szCs w:val="22"/>
              </w:rPr>
            </w:pPr>
            <w:r w:rsidRPr="0014457C">
              <w:rPr>
                <w:rFonts w:cs="宋体" w:hint="eastAsia"/>
                <w:color w:val="000000"/>
                <w:kern w:val="0"/>
                <w:sz w:val="22"/>
                <w:szCs w:val="22"/>
              </w:rPr>
              <w:t>商户余额账户</w:t>
            </w:r>
            <w:r w:rsidR="00E9543E" w:rsidRPr="0014457C">
              <w:rPr>
                <w:rFonts w:cs="宋体" w:hint="eastAsia"/>
                <w:color w:val="000000"/>
                <w:kern w:val="0"/>
                <w:sz w:val="22"/>
                <w:szCs w:val="22"/>
              </w:rPr>
              <w:t>-</w:t>
            </w:r>
          </w:p>
        </w:tc>
      </w:tr>
    </w:tbl>
    <w:p w14:paraId="1D469BFB" w14:textId="77777777" w:rsidR="008D7E65" w:rsidRPr="0014457C" w:rsidRDefault="008D7E65" w:rsidP="00EE4C08">
      <w:pPr>
        <w:pStyle w:val="a7"/>
        <w:ind w:left="840"/>
      </w:pPr>
    </w:p>
    <w:p w14:paraId="13BDFD95" w14:textId="34778152" w:rsidR="00BC4943" w:rsidRPr="0014457C" w:rsidRDefault="00BC4943" w:rsidP="0083159E">
      <w:pPr>
        <w:pStyle w:val="4"/>
        <w:rPr>
          <w:rFonts w:eastAsia="微软雅黑"/>
        </w:rPr>
      </w:pPr>
      <w:r w:rsidRPr="0014457C">
        <w:rPr>
          <w:rFonts w:eastAsia="微软雅黑" w:hint="eastAsia"/>
        </w:rPr>
        <w:t>平台券商余额调整</w:t>
      </w:r>
    </w:p>
    <w:p w14:paraId="0DBFA59E" w14:textId="14F35563" w:rsidR="002B0B02" w:rsidRPr="0014457C" w:rsidRDefault="002B0B02" w:rsidP="002B0B02">
      <w:pPr>
        <w:ind w:left="420"/>
      </w:pPr>
      <w:r w:rsidRPr="0014457C">
        <w:rPr>
          <w:rFonts w:hint="eastAsia"/>
        </w:rPr>
        <w:t>每日收盘后，运营人员需要根据对账结果调整平台券商余额，保证各个券商账户余额对平，同时保证下一交易日开盘前平台各个券商账户资金能否满足用户配资借款需求</w:t>
      </w:r>
    </w:p>
    <w:p w14:paraId="7C8ADA8A" w14:textId="77777777" w:rsidR="002B0B02" w:rsidRPr="0014457C" w:rsidRDefault="002B0B02" w:rsidP="002B0B02">
      <w:pPr>
        <w:ind w:left="420"/>
      </w:pPr>
      <w:r w:rsidRPr="0014457C">
        <w:rPr>
          <w:rFonts w:hint="eastAsia"/>
        </w:rPr>
        <w:t>余额的调整主要有以下几种情况：</w:t>
      </w:r>
    </w:p>
    <w:p w14:paraId="262C1F92" w14:textId="036BEBB2" w:rsidR="00CA4947" w:rsidRPr="0014457C" w:rsidRDefault="00CA4947" w:rsidP="000F7953">
      <w:pPr>
        <w:pStyle w:val="a7"/>
        <w:numPr>
          <w:ilvl w:val="0"/>
          <w:numId w:val="23"/>
        </w:numPr>
      </w:pPr>
      <w:r w:rsidRPr="0014457C">
        <w:rPr>
          <w:rFonts w:hint="eastAsia"/>
        </w:rPr>
        <w:t>证券资金账户充值</w:t>
      </w:r>
    </w:p>
    <w:p w14:paraId="01A6009A" w14:textId="18C07AF8" w:rsidR="00CA4947" w:rsidRPr="0014457C" w:rsidRDefault="00CA4947" w:rsidP="000F7953">
      <w:pPr>
        <w:pStyle w:val="a7"/>
        <w:numPr>
          <w:ilvl w:val="0"/>
          <w:numId w:val="24"/>
        </w:numPr>
      </w:pPr>
      <w:r w:rsidRPr="0014457C">
        <w:rPr>
          <w:rFonts w:hint="eastAsia"/>
        </w:rPr>
        <w:t>对账完毕之后如果证券资金账户资金不够，需要从</w:t>
      </w:r>
      <w:r w:rsidR="004E45BC" w:rsidRPr="0014457C">
        <w:rPr>
          <w:rFonts w:hint="eastAsia"/>
        </w:rPr>
        <w:t>证券资金账户</w:t>
      </w:r>
      <w:r w:rsidRPr="0014457C">
        <w:rPr>
          <w:rFonts w:hint="eastAsia"/>
        </w:rPr>
        <w:t>绑定的银行卡向账户充值转账，在资金划拨完成之后（在证券账户交易系统中完成），需要在运营系统中增加该笔账务，保证券商余额一致</w:t>
      </w:r>
    </w:p>
    <w:p w14:paraId="32AA9D79" w14:textId="6328271E" w:rsidR="00CA4947" w:rsidRPr="0014457C" w:rsidRDefault="00CA4947" w:rsidP="00CA4947">
      <w:pPr>
        <w:ind w:left="840"/>
      </w:pPr>
      <w:r w:rsidRPr="0014457C">
        <w:rPr>
          <w:rFonts w:hint="eastAsia"/>
        </w:rPr>
        <w:t>场景：通过</w:t>
      </w:r>
      <w:r w:rsidR="004E45BC" w:rsidRPr="0014457C">
        <w:rPr>
          <w:rFonts w:hint="eastAsia"/>
        </w:rPr>
        <w:t>绑定银行卡向证券资金账户转账100000元</w:t>
      </w:r>
    </w:p>
    <w:p w14:paraId="5667FFED" w14:textId="77777777" w:rsidR="00CA4947" w:rsidRPr="0014457C" w:rsidRDefault="00CA4947" w:rsidP="00CA4947">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CA4947" w:rsidRPr="0014457C" w14:paraId="6BDF38F1" w14:textId="77777777" w:rsidTr="00CA4947">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2002F"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95E0A28"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7B85667"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5D79E42" w14:textId="77777777" w:rsidR="00CA4947" w:rsidRPr="0014457C" w:rsidRDefault="00CA4947" w:rsidP="00CA4947">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CA4947" w:rsidRPr="0014457C" w14:paraId="3B24DE92" w14:textId="77777777" w:rsidTr="00CA4947">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6D987633" w14:textId="033252CB" w:rsidR="00CA4947" w:rsidRPr="0014457C" w:rsidRDefault="004E45BC" w:rsidP="004E45BC">
            <w:pPr>
              <w:widowControl/>
              <w:spacing w:after="0"/>
              <w:ind w:left="0"/>
              <w:rPr>
                <w:rFonts w:cs="宋体"/>
                <w:color w:val="000000"/>
                <w:kern w:val="0"/>
                <w:sz w:val="22"/>
                <w:szCs w:val="22"/>
              </w:rPr>
            </w:pPr>
            <w:r w:rsidRPr="0014457C">
              <w:rPr>
                <w:rFonts w:cs="宋体" w:hint="eastAsia"/>
                <w:color w:val="000000"/>
                <w:kern w:val="0"/>
                <w:sz w:val="22"/>
                <w:szCs w:val="22"/>
              </w:rPr>
              <w:t>证券资金账户转入</w:t>
            </w:r>
          </w:p>
        </w:tc>
        <w:tc>
          <w:tcPr>
            <w:tcW w:w="1134" w:type="dxa"/>
            <w:tcBorders>
              <w:top w:val="nil"/>
              <w:left w:val="nil"/>
              <w:bottom w:val="single" w:sz="4" w:space="0" w:color="auto"/>
              <w:right w:val="single" w:sz="4" w:space="0" w:color="auto"/>
            </w:tcBorders>
            <w:shd w:val="clear" w:color="auto" w:fill="auto"/>
            <w:noWrap/>
            <w:vAlign w:val="center"/>
            <w:hideMark/>
          </w:tcPr>
          <w:p w14:paraId="0CFB7E16" w14:textId="3C9EE686" w:rsidR="00CA4947" w:rsidRPr="0014457C" w:rsidRDefault="00CA4947" w:rsidP="00CA4947">
            <w:pPr>
              <w:widowControl/>
              <w:spacing w:after="0"/>
              <w:ind w:left="0"/>
              <w:jc w:val="center"/>
              <w:rPr>
                <w:rFonts w:cs="宋体"/>
                <w:color w:val="000000"/>
                <w:kern w:val="0"/>
                <w:sz w:val="22"/>
                <w:szCs w:val="22"/>
              </w:rPr>
            </w:pPr>
            <w:r w:rsidRPr="0014457C">
              <w:rPr>
                <w:rFonts w:cs="宋体" w:hint="eastAsia"/>
                <w:color w:val="000000"/>
                <w:kern w:val="0"/>
                <w:sz w:val="22"/>
                <w:szCs w:val="22"/>
              </w:rPr>
              <w:t>1000</w:t>
            </w:r>
            <w:r w:rsidR="004E45BC" w:rsidRPr="0014457C">
              <w:rPr>
                <w:rFonts w:cs="宋体" w:hint="eastAsia"/>
                <w:color w:val="000000"/>
                <w:kern w:val="0"/>
                <w:sz w:val="22"/>
                <w:szCs w:val="22"/>
              </w:rPr>
              <w:t>00</w:t>
            </w:r>
            <w:r w:rsidRPr="0014457C">
              <w:rPr>
                <w:rFonts w:cs="宋体" w:hint="eastAsia"/>
                <w:color w:val="000000"/>
                <w:kern w:val="0"/>
                <w:sz w:val="22"/>
                <w:szCs w:val="22"/>
              </w:rPr>
              <w:t>元</w:t>
            </w:r>
          </w:p>
        </w:tc>
        <w:tc>
          <w:tcPr>
            <w:tcW w:w="1843" w:type="dxa"/>
            <w:tcBorders>
              <w:top w:val="nil"/>
              <w:left w:val="nil"/>
              <w:bottom w:val="single" w:sz="4" w:space="0" w:color="auto"/>
              <w:right w:val="single" w:sz="4" w:space="0" w:color="auto"/>
            </w:tcBorders>
            <w:shd w:val="clear" w:color="auto" w:fill="auto"/>
            <w:noWrap/>
            <w:vAlign w:val="center"/>
            <w:hideMark/>
          </w:tcPr>
          <w:p w14:paraId="2720D9B3" w14:textId="79595861" w:rsidR="00CA4947" w:rsidRPr="0014457C" w:rsidRDefault="004E45BC" w:rsidP="00CA4947">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p>
        </w:tc>
        <w:tc>
          <w:tcPr>
            <w:tcW w:w="3544" w:type="dxa"/>
            <w:tcBorders>
              <w:top w:val="nil"/>
              <w:left w:val="nil"/>
              <w:bottom w:val="single" w:sz="4" w:space="0" w:color="auto"/>
              <w:right w:val="single" w:sz="4" w:space="0" w:color="auto"/>
            </w:tcBorders>
            <w:shd w:val="clear" w:color="auto" w:fill="auto"/>
            <w:noWrap/>
            <w:vAlign w:val="center"/>
            <w:hideMark/>
          </w:tcPr>
          <w:p w14:paraId="324C7B59" w14:textId="4DD92AFB" w:rsidR="00CA4947" w:rsidRPr="0014457C" w:rsidRDefault="004E45BC" w:rsidP="004E45BC">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bl>
    <w:p w14:paraId="010A09A2" w14:textId="28E8265F" w:rsidR="00CA4947" w:rsidRPr="0014457C" w:rsidRDefault="004E45BC" w:rsidP="004E45BC">
      <w:r w:rsidRPr="0014457C">
        <w:rPr>
          <w:rFonts w:hint="eastAsia"/>
        </w:rPr>
        <w:t xml:space="preserve">     </w:t>
      </w:r>
    </w:p>
    <w:p w14:paraId="14C26DAD" w14:textId="77A418AB" w:rsidR="00CA4947" w:rsidRPr="0014457C" w:rsidRDefault="00CA4947" w:rsidP="000F7953">
      <w:pPr>
        <w:pStyle w:val="a7"/>
        <w:numPr>
          <w:ilvl w:val="0"/>
          <w:numId w:val="23"/>
        </w:numPr>
      </w:pPr>
      <w:r w:rsidRPr="0014457C">
        <w:t>证券资金账户提现</w:t>
      </w:r>
      <w:r w:rsidR="00C4153C" w:rsidRPr="0014457C">
        <w:rPr>
          <w:rFonts w:hint="eastAsia"/>
        </w:rPr>
        <w:t>（下午三点前）</w:t>
      </w:r>
    </w:p>
    <w:p w14:paraId="67676D33" w14:textId="0E2BF1C6" w:rsidR="004E45BC" w:rsidRPr="0014457C" w:rsidRDefault="004E45BC" w:rsidP="000F7953">
      <w:pPr>
        <w:pStyle w:val="a7"/>
        <w:numPr>
          <w:ilvl w:val="0"/>
          <w:numId w:val="24"/>
        </w:numPr>
      </w:pPr>
      <w:r w:rsidRPr="0014457C">
        <w:rPr>
          <w:rFonts w:hint="eastAsia"/>
        </w:rPr>
        <w:t>对账完毕之后如果其他账户资金不够，需要从证券资金账户提现进行资金调拨，将证券资金账户资金转出至绑定银行卡（在证券账户交易系统中完成），需要在运营系统中增加该笔账务，保证券商余额一致</w:t>
      </w:r>
    </w:p>
    <w:p w14:paraId="66FFA8A6" w14:textId="2F404C21" w:rsidR="004E45BC" w:rsidRPr="0014457C" w:rsidRDefault="004E45BC" w:rsidP="004E45BC">
      <w:pPr>
        <w:ind w:left="840"/>
      </w:pPr>
      <w:r w:rsidRPr="0014457C">
        <w:rPr>
          <w:rFonts w:hint="eastAsia"/>
        </w:rPr>
        <w:t>场景：通过证券资金账户向银行卡转出100000元</w:t>
      </w:r>
    </w:p>
    <w:p w14:paraId="78F5CF54" w14:textId="77777777" w:rsidR="004E45BC" w:rsidRPr="0014457C" w:rsidRDefault="004E45BC" w:rsidP="004E45BC">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4E45BC" w:rsidRPr="0014457C" w14:paraId="73E7DCCA" w14:textId="77777777" w:rsidTr="00B52B3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FC05B"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22319AF"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379D1203"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1FC8C2DA" w14:textId="77777777"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4E45BC" w:rsidRPr="0014457C" w14:paraId="704A8C4B" w14:textId="77777777" w:rsidTr="00B52B3B">
        <w:trPr>
          <w:trHeight w:val="27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10E290C" w14:textId="606AA570"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证券资金账户转出</w:t>
            </w:r>
          </w:p>
        </w:tc>
        <w:tc>
          <w:tcPr>
            <w:tcW w:w="1134" w:type="dxa"/>
            <w:tcBorders>
              <w:top w:val="nil"/>
              <w:left w:val="nil"/>
              <w:bottom w:val="single" w:sz="4" w:space="0" w:color="auto"/>
              <w:right w:val="single" w:sz="4" w:space="0" w:color="auto"/>
            </w:tcBorders>
            <w:shd w:val="clear" w:color="auto" w:fill="auto"/>
            <w:noWrap/>
            <w:vAlign w:val="center"/>
            <w:hideMark/>
          </w:tcPr>
          <w:p w14:paraId="374967FC" w14:textId="77777777" w:rsidR="004E45BC" w:rsidRPr="0014457C" w:rsidRDefault="004E45BC"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100000元</w:t>
            </w:r>
          </w:p>
        </w:tc>
        <w:tc>
          <w:tcPr>
            <w:tcW w:w="1843" w:type="dxa"/>
            <w:tcBorders>
              <w:top w:val="nil"/>
              <w:left w:val="nil"/>
              <w:bottom w:val="single" w:sz="4" w:space="0" w:color="auto"/>
              <w:right w:val="single" w:sz="4" w:space="0" w:color="auto"/>
            </w:tcBorders>
            <w:shd w:val="clear" w:color="auto" w:fill="auto"/>
            <w:noWrap/>
            <w:vAlign w:val="center"/>
            <w:hideMark/>
          </w:tcPr>
          <w:p w14:paraId="1626F1FC" w14:textId="4AB7ABF4" w:rsidR="004E45BC" w:rsidRPr="0014457C" w:rsidRDefault="004E45BC"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w:t>
            </w:r>
            <w:r w:rsidRPr="0014457C">
              <w:rPr>
                <w:rFonts w:cs="宋体"/>
                <w:color w:val="000000"/>
                <w:kern w:val="0"/>
                <w:sz w:val="22"/>
                <w:szCs w:val="22"/>
              </w:rPr>
              <w:lastRenderedPageBreak/>
              <w:t>010201</w:t>
            </w:r>
            <w:r w:rsidRPr="0014457C">
              <w:rPr>
                <w:rFonts w:cs="宋体" w:hint="eastAsia"/>
                <w:color w:val="000000"/>
                <w:kern w:val="0"/>
                <w:sz w:val="22"/>
                <w:szCs w:val="22"/>
              </w:rPr>
              <w:t>-</w:t>
            </w:r>
          </w:p>
        </w:tc>
        <w:tc>
          <w:tcPr>
            <w:tcW w:w="3544" w:type="dxa"/>
            <w:tcBorders>
              <w:top w:val="nil"/>
              <w:left w:val="nil"/>
              <w:bottom w:val="single" w:sz="4" w:space="0" w:color="auto"/>
              <w:right w:val="single" w:sz="4" w:space="0" w:color="auto"/>
            </w:tcBorders>
            <w:shd w:val="clear" w:color="auto" w:fill="auto"/>
            <w:noWrap/>
            <w:vAlign w:val="center"/>
            <w:hideMark/>
          </w:tcPr>
          <w:p w14:paraId="6F1E164D" w14:textId="7977C18C" w:rsidR="004E45BC" w:rsidRPr="0014457C" w:rsidRDefault="004E45BC" w:rsidP="00B52B3B">
            <w:pPr>
              <w:widowControl/>
              <w:spacing w:after="0"/>
              <w:ind w:left="0"/>
              <w:rPr>
                <w:rFonts w:cs="宋体"/>
                <w:color w:val="000000"/>
                <w:kern w:val="0"/>
                <w:sz w:val="22"/>
                <w:szCs w:val="22"/>
              </w:rPr>
            </w:pPr>
            <w:r w:rsidRPr="0014457C">
              <w:rPr>
                <w:rFonts w:cs="宋体" w:hint="eastAsia"/>
                <w:color w:val="000000"/>
                <w:kern w:val="0"/>
                <w:sz w:val="22"/>
                <w:szCs w:val="22"/>
              </w:rPr>
              <w:lastRenderedPageBreak/>
              <w:t>证券资金账户-</w:t>
            </w:r>
          </w:p>
        </w:tc>
      </w:tr>
    </w:tbl>
    <w:p w14:paraId="2DDC45C0" w14:textId="77777777" w:rsidR="004E45BC" w:rsidRPr="0014457C" w:rsidRDefault="004E45BC" w:rsidP="004E45BC">
      <w:pPr>
        <w:pStyle w:val="a7"/>
        <w:ind w:left="840"/>
      </w:pPr>
    </w:p>
    <w:p w14:paraId="6D88211D" w14:textId="2E175C09" w:rsidR="00CA4947" w:rsidRPr="0014457C" w:rsidRDefault="00ED62D0" w:rsidP="000F7953">
      <w:pPr>
        <w:pStyle w:val="a7"/>
        <w:numPr>
          <w:ilvl w:val="0"/>
          <w:numId w:val="23"/>
        </w:numPr>
      </w:pPr>
      <w:r w:rsidRPr="0014457C">
        <w:rPr>
          <w:rFonts w:hint="eastAsia"/>
        </w:rPr>
        <w:t>证券资金红利发放、基金收益</w:t>
      </w:r>
      <w:r w:rsidR="00CA4947" w:rsidRPr="0014457C">
        <w:rPr>
          <w:rFonts w:hint="eastAsia"/>
        </w:rPr>
        <w:t>补账</w:t>
      </w:r>
    </w:p>
    <w:p w14:paraId="51328FF9" w14:textId="5724B337" w:rsidR="00ED62D0" w:rsidRPr="0014457C" w:rsidRDefault="00ED62D0" w:rsidP="000F7953">
      <w:pPr>
        <w:pStyle w:val="a7"/>
        <w:numPr>
          <w:ilvl w:val="0"/>
          <w:numId w:val="24"/>
        </w:numPr>
      </w:pPr>
      <w:r w:rsidRPr="0014457C">
        <w:rPr>
          <w:rFonts w:hint="eastAsia"/>
        </w:rPr>
        <w:t>证券资金账户因股票红利发放、账户资金购买基金收益，</w:t>
      </w:r>
      <w:r w:rsidR="00C4153C" w:rsidRPr="0014457C">
        <w:rPr>
          <w:rFonts w:hint="eastAsia"/>
        </w:rPr>
        <w:t>往往会多出一些金额，需要运营人员根据交割单在系统中进行补账</w:t>
      </w:r>
    </w:p>
    <w:p w14:paraId="35FC2171" w14:textId="15761B9F" w:rsidR="00C4153C" w:rsidRPr="0014457C" w:rsidRDefault="00C4153C" w:rsidP="00C4153C">
      <w:pPr>
        <w:ind w:left="840"/>
      </w:pPr>
      <w:r w:rsidRPr="0014457C">
        <w:rPr>
          <w:rFonts w:hint="eastAsia"/>
        </w:rPr>
        <w:t>场景：某只股票红利发放13.7元，当日账户购买货币基金收益</w:t>
      </w:r>
      <w:r w:rsidR="0082655B" w:rsidRPr="0014457C">
        <w:rPr>
          <w:rFonts w:hint="eastAsia"/>
        </w:rPr>
        <w:t>0.3元</w:t>
      </w:r>
    </w:p>
    <w:p w14:paraId="7BA97F2F" w14:textId="77777777" w:rsidR="0082655B" w:rsidRPr="0014457C" w:rsidRDefault="0082655B" w:rsidP="0082655B">
      <w:pPr>
        <w:ind w:leftChars="95" w:left="228" w:firstLineChars="200" w:firstLine="480"/>
      </w:pPr>
      <w:r w:rsidRPr="0014457C">
        <w:rPr>
          <w:rFonts w:hint="eastAsia"/>
        </w:rPr>
        <w:t>【账户变动】</w:t>
      </w:r>
    </w:p>
    <w:tbl>
      <w:tblPr>
        <w:tblW w:w="8080" w:type="dxa"/>
        <w:tblInd w:w="959" w:type="dxa"/>
        <w:tblLook w:val="04A0" w:firstRow="1" w:lastRow="0" w:firstColumn="1" w:lastColumn="0" w:noHBand="0" w:noVBand="1"/>
      </w:tblPr>
      <w:tblGrid>
        <w:gridCol w:w="1559"/>
        <w:gridCol w:w="1134"/>
        <w:gridCol w:w="1843"/>
        <w:gridCol w:w="3544"/>
      </w:tblGrid>
      <w:tr w:rsidR="0082655B" w:rsidRPr="0014457C" w14:paraId="0CED9628"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12AAE"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64F31BF"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73452BE"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7D56FB24" w14:textId="77777777"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r>
      <w:tr w:rsidR="0082655B" w:rsidRPr="0014457C" w14:paraId="711FA452"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63C99" w14:textId="62F3CC6D"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股票分红转入</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16F78AC" w14:textId="78634207" w:rsidR="0082655B" w:rsidRPr="0014457C" w:rsidRDefault="0082655B" w:rsidP="0082655B">
            <w:pPr>
              <w:widowControl/>
              <w:spacing w:after="0"/>
              <w:ind w:left="0"/>
              <w:jc w:val="center"/>
              <w:rPr>
                <w:rFonts w:cs="宋体"/>
                <w:color w:val="000000"/>
                <w:kern w:val="0"/>
                <w:sz w:val="22"/>
                <w:szCs w:val="22"/>
              </w:rPr>
            </w:pPr>
            <w:r w:rsidRPr="0014457C">
              <w:rPr>
                <w:rFonts w:cs="宋体" w:hint="eastAsia"/>
                <w:color w:val="000000"/>
                <w:kern w:val="0"/>
                <w:sz w:val="22"/>
                <w:szCs w:val="22"/>
              </w:rPr>
              <w:t>13.7元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C753614" w14:textId="0C0141AF"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14:paraId="57A85DB4" w14:textId="212B8416"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r w:rsidR="0082655B" w:rsidRPr="0014457C" w14:paraId="63437D33" w14:textId="77777777" w:rsidTr="0082655B">
        <w:trPr>
          <w:trHeight w:val="27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6CD011" w14:textId="24A7F88C"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证券资金账户基金收益转入</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5F770EF7" w14:textId="6ED4347F"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7585FE0E" w14:textId="4102C73D" w:rsidR="0082655B" w:rsidRPr="0014457C" w:rsidRDefault="0082655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3544" w:type="dxa"/>
            <w:tcBorders>
              <w:top w:val="single" w:sz="4" w:space="0" w:color="auto"/>
              <w:left w:val="nil"/>
              <w:bottom w:val="single" w:sz="4" w:space="0" w:color="auto"/>
              <w:right w:val="single" w:sz="4" w:space="0" w:color="auto"/>
            </w:tcBorders>
            <w:shd w:val="clear" w:color="auto" w:fill="auto"/>
            <w:noWrap/>
            <w:vAlign w:val="center"/>
          </w:tcPr>
          <w:p w14:paraId="3070679B" w14:textId="54EB3752" w:rsidR="0082655B" w:rsidRPr="0014457C" w:rsidRDefault="0082655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r>
    </w:tbl>
    <w:p w14:paraId="3FDF7C1F" w14:textId="77777777" w:rsidR="0082655B" w:rsidRPr="0014457C" w:rsidRDefault="0082655B" w:rsidP="00C4153C">
      <w:pPr>
        <w:ind w:left="840"/>
      </w:pPr>
    </w:p>
    <w:p w14:paraId="67A8F34A" w14:textId="2A9B42A7" w:rsidR="00BC4943" w:rsidRPr="0014457C" w:rsidRDefault="00BC4943" w:rsidP="0083159E">
      <w:pPr>
        <w:pStyle w:val="4"/>
        <w:rPr>
          <w:rFonts w:eastAsia="微软雅黑"/>
        </w:rPr>
      </w:pPr>
      <w:r w:rsidRPr="0014457C">
        <w:rPr>
          <w:rFonts w:eastAsia="微软雅黑" w:hint="eastAsia"/>
        </w:rPr>
        <w:t>兜底账户管理</w:t>
      </w:r>
    </w:p>
    <w:p w14:paraId="03FA230B" w14:textId="1861EB23" w:rsidR="002E0034" w:rsidRPr="0014457C" w:rsidRDefault="002E0034" w:rsidP="002E0034">
      <w:pPr>
        <w:pStyle w:val="a7"/>
        <w:ind w:left="420"/>
      </w:pPr>
      <w:r w:rsidRPr="0014457C">
        <w:rPr>
          <w:rFonts w:hint="eastAsia"/>
        </w:rPr>
        <w:t>查询兜底账户当日可卖的股票数量及金额，可将股票的卖出改为自动卖出或人工卖出，卖出价格可调整为指定价格卖出、指定时间卖出，自动卖出功能一旦设置后，开盘时即将股票以市价卖出（跌停价）</w:t>
      </w:r>
    </w:p>
    <w:p w14:paraId="39E198FF" w14:textId="6E58607D" w:rsidR="00080BFA" w:rsidRPr="0014457C" w:rsidRDefault="00080BFA" w:rsidP="000F7953">
      <w:pPr>
        <w:pStyle w:val="a7"/>
        <w:numPr>
          <w:ilvl w:val="0"/>
          <w:numId w:val="25"/>
        </w:numPr>
      </w:pPr>
      <w:r w:rsidRPr="0014457C">
        <w:rPr>
          <w:rFonts w:hint="eastAsia"/>
        </w:rPr>
        <w:t>结算垫款资金查询</w:t>
      </w:r>
    </w:p>
    <w:p w14:paraId="38627115" w14:textId="5A178D69" w:rsidR="00080BFA" w:rsidRPr="0014457C" w:rsidRDefault="00080BFA" w:rsidP="002E0034">
      <w:pPr>
        <w:pStyle w:val="a7"/>
        <w:ind w:left="420"/>
      </w:pPr>
      <w:r w:rsidRPr="0014457C">
        <w:rPr>
          <w:rFonts w:hint="eastAsia"/>
        </w:rPr>
        <w:t>查询因兜底用户股票，向用户结算导致的垫款损失，或因用户损失超过保证金，超出部分由账户兜底的资金损失</w:t>
      </w:r>
    </w:p>
    <w:p w14:paraId="3399086C" w14:textId="4194487A" w:rsidR="00080BFA" w:rsidRPr="0014457C" w:rsidRDefault="00080BFA" w:rsidP="002E0034">
      <w:pPr>
        <w:pStyle w:val="a7"/>
        <w:ind w:left="420"/>
      </w:pPr>
      <w:r w:rsidRPr="0014457C">
        <w:t>查询条件</w:t>
      </w:r>
      <w:r w:rsidRPr="0014457C">
        <w:rPr>
          <w:rFonts w:hint="eastAsia"/>
        </w:rPr>
        <w:t>：</w:t>
      </w:r>
      <w:r w:rsidRPr="0014457C">
        <w:rPr>
          <w:rFonts w:hint="eastAsia"/>
        </w:rPr>
        <w:br/>
        <w:t>1、证券资金账户</w:t>
      </w:r>
    </w:p>
    <w:p w14:paraId="67455503" w14:textId="574CAD43" w:rsidR="00080BFA" w:rsidRPr="0014457C" w:rsidRDefault="00080BFA" w:rsidP="002E0034">
      <w:pPr>
        <w:pStyle w:val="a7"/>
        <w:ind w:left="420"/>
      </w:pPr>
      <w:r w:rsidRPr="0014457C">
        <w:rPr>
          <w:rFonts w:hint="eastAsia"/>
        </w:rPr>
        <w:t>2、查询时间</w:t>
      </w:r>
    </w:p>
    <w:p w14:paraId="70AD3CE5" w14:textId="35B5C6BA" w:rsidR="00080BFA" w:rsidRPr="0014457C" w:rsidRDefault="00080BFA" w:rsidP="002E0034">
      <w:pPr>
        <w:pStyle w:val="a7"/>
        <w:ind w:left="420"/>
      </w:pPr>
      <w:r w:rsidRPr="0014457C">
        <w:t>查询结果</w:t>
      </w:r>
    </w:p>
    <w:tbl>
      <w:tblPr>
        <w:tblW w:w="8901" w:type="dxa"/>
        <w:tblInd w:w="675" w:type="dxa"/>
        <w:tblLook w:val="04A0" w:firstRow="1" w:lastRow="0" w:firstColumn="1" w:lastColumn="0" w:noHBand="0" w:noVBand="1"/>
      </w:tblPr>
      <w:tblGrid>
        <w:gridCol w:w="1843"/>
        <w:gridCol w:w="1134"/>
        <w:gridCol w:w="1843"/>
        <w:gridCol w:w="2268"/>
        <w:gridCol w:w="1813"/>
      </w:tblGrid>
      <w:tr w:rsidR="004546EB" w:rsidRPr="0014457C" w14:paraId="4F0D27E7" w14:textId="07C83CDA"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426AD"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B4C967D"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6435F281"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4A52871"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c>
          <w:tcPr>
            <w:tcW w:w="1813" w:type="dxa"/>
            <w:tcBorders>
              <w:top w:val="single" w:sz="4" w:space="0" w:color="auto"/>
              <w:left w:val="nil"/>
              <w:bottom w:val="single" w:sz="4" w:space="0" w:color="auto"/>
              <w:right w:val="single" w:sz="4" w:space="0" w:color="auto"/>
            </w:tcBorders>
          </w:tcPr>
          <w:p w14:paraId="27D32B0C" w14:textId="44E1B3D1"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记账时间</w:t>
            </w:r>
          </w:p>
        </w:tc>
      </w:tr>
      <w:tr w:rsidR="004546EB" w:rsidRPr="0014457C" w14:paraId="008E5244" w14:textId="6B273982"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0B33E" w14:textId="0BDA580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平台亏损</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9A921B2"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13.7元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187E9125"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A92E5FF"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5AD61B5F" w14:textId="750B2BAF"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4546EB" w:rsidRPr="0014457C" w14:paraId="159FFF44" w14:textId="62E501F9"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69A05" w14:textId="1D230A59"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lastRenderedPageBreak/>
              <w:t>平台借出垫款</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7FAF2D"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E700BDF" w14:textId="77777777" w:rsidR="004546EB" w:rsidRPr="0014457C" w:rsidRDefault="004546EB" w:rsidP="00B52B3B">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7B84182A" w14:textId="77777777"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06898DF8" w14:textId="49763796" w:rsidR="004546EB" w:rsidRPr="0014457C" w:rsidRDefault="004546EB" w:rsidP="00B52B3B">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C609F" w:rsidRPr="0014457C" w14:paraId="1A5D1351"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2B65CB" w14:textId="77EB172F"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用户盈利划出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9ED1888"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7D2CF95"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D72471E"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41F2862" w14:textId="77777777" w:rsidR="003C609F" w:rsidRPr="0014457C" w:rsidRDefault="003C609F" w:rsidP="00B52B3B">
            <w:pPr>
              <w:widowControl/>
              <w:spacing w:after="0"/>
              <w:ind w:left="0"/>
              <w:rPr>
                <w:rFonts w:cs="宋体"/>
                <w:color w:val="000000"/>
                <w:kern w:val="0"/>
                <w:sz w:val="22"/>
                <w:szCs w:val="22"/>
              </w:rPr>
            </w:pPr>
          </w:p>
        </w:tc>
      </w:tr>
      <w:tr w:rsidR="003C609F" w:rsidRPr="0014457C" w14:paraId="5F44C1B6"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FEEE76" w14:textId="0E1FA317"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用户保证金抵扣</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70EF56B"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3E9C776"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A95DF8C"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02ADC3FF" w14:textId="77777777" w:rsidR="003C609F" w:rsidRPr="0014457C" w:rsidRDefault="003C609F" w:rsidP="00B52B3B">
            <w:pPr>
              <w:widowControl/>
              <w:spacing w:after="0"/>
              <w:ind w:left="0"/>
              <w:rPr>
                <w:rFonts w:cs="宋体"/>
                <w:color w:val="000000"/>
                <w:kern w:val="0"/>
                <w:sz w:val="22"/>
                <w:szCs w:val="22"/>
              </w:rPr>
            </w:pPr>
          </w:p>
        </w:tc>
      </w:tr>
      <w:tr w:rsidR="003C609F" w:rsidRPr="0014457C" w14:paraId="6FCBD2FD" w14:textId="77777777" w:rsidTr="004546EB">
        <w:trPr>
          <w:trHeight w:val="27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9EC54" w14:textId="78448663" w:rsidR="003C609F" w:rsidRPr="0014457C" w:rsidRDefault="003C609F" w:rsidP="00B52B3B">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059C0A0B" w14:textId="77777777" w:rsidR="003C609F" w:rsidRPr="0014457C" w:rsidRDefault="003C609F" w:rsidP="00B52B3B">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4E39EBF6" w14:textId="77777777" w:rsidR="003C609F" w:rsidRPr="0014457C" w:rsidRDefault="003C609F" w:rsidP="00B52B3B">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1F1E1D67" w14:textId="77777777" w:rsidR="003C609F" w:rsidRPr="0014457C" w:rsidRDefault="003C609F" w:rsidP="00B52B3B">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15AB482" w14:textId="77777777" w:rsidR="003C609F" w:rsidRPr="0014457C" w:rsidRDefault="003C609F" w:rsidP="00B52B3B">
            <w:pPr>
              <w:widowControl/>
              <w:spacing w:after="0"/>
              <w:ind w:left="0"/>
              <w:rPr>
                <w:rFonts w:cs="宋体"/>
                <w:color w:val="000000"/>
                <w:kern w:val="0"/>
                <w:sz w:val="22"/>
                <w:szCs w:val="22"/>
              </w:rPr>
            </w:pPr>
          </w:p>
        </w:tc>
      </w:tr>
    </w:tbl>
    <w:p w14:paraId="19959248" w14:textId="77777777" w:rsidR="00080BFA" w:rsidRPr="0014457C" w:rsidRDefault="00080BFA" w:rsidP="002E0034">
      <w:pPr>
        <w:pStyle w:val="a7"/>
        <w:ind w:left="420"/>
      </w:pPr>
    </w:p>
    <w:p w14:paraId="1386D9B8" w14:textId="77777777" w:rsidR="00EF4E0F" w:rsidRPr="0014457C" w:rsidRDefault="00EF4E0F" w:rsidP="00002BDC">
      <w:pPr>
        <w:ind w:left="0" w:firstLineChars="200" w:firstLine="480"/>
      </w:pPr>
      <w:r w:rsidRPr="0014457C">
        <w:rPr>
          <w:rFonts w:hint="eastAsia"/>
        </w:rPr>
        <w:t>【系统界面需求】</w:t>
      </w:r>
    </w:p>
    <w:p w14:paraId="372174C4" w14:textId="77777777" w:rsidR="00FB6916" w:rsidRPr="0014457C" w:rsidRDefault="007E040A" w:rsidP="00FB6916">
      <w:pPr>
        <w:ind w:left="0"/>
      </w:pPr>
      <w:r w:rsidRPr="0014457C">
        <w:rPr>
          <w:rFonts w:hint="eastAsia"/>
        </w:rPr>
        <w:t xml:space="preserve">    </w:t>
      </w:r>
      <w:r w:rsidR="00FB6916" w:rsidRPr="0014457C">
        <w:t>略</w:t>
      </w:r>
    </w:p>
    <w:p w14:paraId="0AB2E865" w14:textId="29F2D769" w:rsidR="002D19D7" w:rsidRPr="0014457C" w:rsidRDefault="002D19D7" w:rsidP="002D19D7">
      <w:pPr>
        <w:ind w:left="0"/>
      </w:pPr>
    </w:p>
    <w:p w14:paraId="595FC2D1" w14:textId="77777777" w:rsidR="007D18B6" w:rsidRPr="0014457C" w:rsidRDefault="007D18B6" w:rsidP="00EF4E0F">
      <w:pPr>
        <w:pStyle w:val="3"/>
        <w:rPr>
          <w:rFonts w:eastAsia="微软雅黑"/>
        </w:rPr>
      </w:pPr>
      <w:bookmarkStart w:id="417" w:name="_Toc293477893"/>
      <w:r w:rsidRPr="0014457C">
        <w:rPr>
          <w:rFonts w:eastAsia="微软雅黑" w:hint="eastAsia"/>
        </w:rPr>
        <w:t>用户服务</w:t>
      </w:r>
      <w:bookmarkEnd w:id="417"/>
    </w:p>
    <w:p w14:paraId="5C2EB889" w14:textId="4A7318EE" w:rsidR="007D18B6" w:rsidRPr="0014457C" w:rsidRDefault="009E3D7E" w:rsidP="009E3D7E">
      <w:pPr>
        <w:pStyle w:val="4"/>
        <w:rPr>
          <w:rFonts w:eastAsia="微软雅黑"/>
        </w:rPr>
      </w:pPr>
      <w:r w:rsidRPr="0014457C">
        <w:rPr>
          <w:rFonts w:eastAsia="微软雅黑" w:hint="eastAsia"/>
        </w:rPr>
        <w:t>用户信息资料查询</w:t>
      </w:r>
    </w:p>
    <w:p w14:paraId="58505CBD" w14:textId="77777777" w:rsidR="009E3D7E" w:rsidRPr="0014457C" w:rsidRDefault="009E3D7E" w:rsidP="009E3D7E"/>
    <w:p w14:paraId="648C9E3D" w14:textId="59F53D6E" w:rsidR="009E3D7E" w:rsidRPr="0014457C" w:rsidRDefault="009E3D7E" w:rsidP="000F7953">
      <w:pPr>
        <w:pStyle w:val="a7"/>
        <w:numPr>
          <w:ilvl w:val="0"/>
          <w:numId w:val="17"/>
        </w:numPr>
      </w:pPr>
      <w:r w:rsidRPr="0014457C">
        <w:rPr>
          <w:rFonts w:hint="eastAsia"/>
        </w:rPr>
        <w:t>用户基本资料查询</w:t>
      </w:r>
    </w:p>
    <w:p w14:paraId="633F96D9" w14:textId="0E2C76E3" w:rsidR="007453F7" w:rsidRPr="0014457C" w:rsidRDefault="007453F7" w:rsidP="007453F7">
      <w:pPr>
        <w:pStyle w:val="a7"/>
        <w:ind w:left="420"/>
      </w:pPr>
      <w:r w:rsidRPr="0014457C">
        <w:rPr>
          <w:rFonts w:hint="eastAsia"/>
        </w:rPr>
        <w:t>根据用户ID，即用户手机号，可查询到以下</w:t>
      </w:r>
      <w:r w:rsidR="00F82277" w:rsidRPr="0014457C">
        <w:rPr>
          <w:rFonts w:hint="eastAsia"/>
        </w:rPr>
        <w:t>用户基本</w:t>
      </w:r>
      <w:r w:rsidRPr="0014457C">
        <w:rPr>
          <w:rFonts w:hint="eastAsia"/>
        </w:rPr>
        <w:t>信息</w:t>
      </w:r>
    </w:p>
    <w:tbl>
      <w:tblPr>
        <w:tblStyle w:val="af6"/>
        <w:tblW w:w="0" w:type="auto"/>
        <w:tblInd w:w="227" w:type="dxa"/>
        <w:tblLook w:val="04A0" w:firstRow="1" w:lastRow="0" w:firstColumn="1" w:lastColumn="0" w:noHBand="0" w:noVBand="1"/>
      </w:tblPr>
      <w:tblGrid>
        <w:gridCol w:w="3127"/>
        <w:gridCol w:w="3111"/>
        <w:gridCol w:w="3111"/>
      </w:tblGrid>
      <w:tr w:rsidR="007453F7" w:rsidRPr="0014457C" w14:paraId="78242272" w14:textId="77777777" w:rsidTr="009A03F6">
        <w:tc>
          <w:tcPr>
            <w:tcW w:w="3127" w:type="dxa"/>
          </w:tcPr>
          <w:p w14:paraId="635F22BF" w14:textId="77777777" w:rsidR="007453F7" w:rsidRPr="0014457C" w:rsidRDefault="007453F7" w:rsidP="009A03F6">
            <w:pPr>
              <w:ind w:left="0"/>
            </w:pPr>
            <w:r w:rsidRPr="0014457C">
              <w:rPr>
                <w:rFonts w:hint="eastAsia"/>
              </w:rPr>
              <w:t>要素名称</w:t>
            </w:r>
          </w:p>
        </w:tc>
        <w:tc>
          <w:tcPr>
            <w:tcW w:w="3111" w:type="dxa"/>
          </w:tcPr>
          <w:p w14:paraId="53C4D95E" w14:textId="77777777" w:rsidR="007453F7" w:rsidRPr="0014457C" w:rsidRDefault="007453F7" w:rsidP="009A03F6">
            <w:pPr>
              <w:ind w:left="0"/>
            </w:pPr>
            <w:r w:rsidRPr="0014457C">
              <w:rPr>
                <w:rFonts w:hint="eastAsia"/>
              </w:rPr>
              <w:t>解释</w:t>
            </w:r>
          </w:p>
        </w:tc>
        <w:tc>
          <w:tcPr>
            <w:tcW w:w="3111" w:type="dxa"/>
          </w:tcPr>
          <w:p w14:paraId="41D3DF23" w14:textId="77777777" w:rsidR="007453F7" w:rsidRPr="0014457C" w:rsidRDefault="007453F7" w:rsidP="009A03F6">
            <w:pPr>
              <w:ind w:left="0"/>
            </w:pPr>
            <w:r w:rsidRPr="0014457C">
              <w:rPr>
                <w:rFonts w:hint="eastAsia"/>
              </w:rPr>
              <w:t>备注</w:t>
            </w:r>
          </w:p>
        </w:tc>
      </w:tr>
      <w:tr w:rsidR="007453F7" w:rsidRPr="0014457C" w14:paraId="27725594" w14:textId="77777777" w:rsidTr="009A03F6">
        <w:tc>
          <w:tcPr>
            <w:tcW w:w="3127" w:type="dxa"/>
          </w:tcPr>
          <w:p w14:paraId="1D4A5C5D" w14:textId="77777777" w:rsidR="007453F7" w:rsidRPr="0014457C" w:rsidRDefault="007453F7" w:rsidP="009A03F6">
            <w:pPr>
              <w:ind w:left="0"/>
            </w:pPr>
            <w:r w:rsidRPr="0014457C">
              <w:rPr>
                <w:rFonts w:hint="eastAsia"/>
              </w:rPr>
              <w:t>用户id</w:t>
            </w:r>
          </w:p>
        </w:tc>
        <w:tc>
          <w:tcPr>
            <w:tcW w:w="3111" w:type="dxa"/>
          </w:tcPr>
          <w:p w14:paraId="48C6134F" w14:textId="04A8E5A3" w:rsidR="007453F7" w:rsidRPr="0014457C" w:rsidRDefault="00283601" w:rsidP="009A03F6">
            <w:pPr>
              <w:ind w:left="0"/>
            </w:pPr>
            <w:r w:rsidRPr="0014457C">
              <w:t>用户手机号</w:t>
            </w:r>
          </w:p>
        </w:tc>
        <w:tc>
          <w:tcPr>
            <w:tcW w:w="3111" w:type="dxa"/>
          </w:tcPr>
          <w:p w14:paraId="71DF8806" w14:textId="77777777" w:rsidR="007453F7" w:rsidRPr="0014457C" w:rsidRDefault="007453F7" w:rsidP="009A03F6">
            <w:pPr>
              <w:ind w:left="0"/>
            </w:pPr>
          </w:p>
        </w:tc>
      </w:tr>
      <w:tr w:rsidR="007453F7" w:rsidRPr="0014457C" w14:paraId="7F0CCE67" w14:textId="77777777" w:rsidTr="009A03F6">
        <w:tc>
          <w:tcPr>
            <w:tcW w:w="3127" w:type="dxa"/>
          </w:tcPr>
          <w:p w14:paraId="6849CAEE" w14:textId="4467BFE7" w:rsidR="007453F7" w:rsidRPr="0014457C" w:rsidRDefault="007453F7" w:rsidP="009A03F6">
            <w:pPr>
              <w:ind w:left="0"/>
            </w:pPr>
            <w:r w:rsidRPr="0014457C">
              <w:rPr>
                <w:rFonts w:hint="eastAsia"/>
              </w:rPr>
              <w:t>用户银行卡</w:t>
            </w:r>
            <w:r w:rsidR="00283601" w:rsidRPr="0014457C">
              <w:rPr>
                <w:rFonts w:hint="eastAsia"/>
              </w:rPr>
              <w:t>信息</w:t>
            </w:r>
          </w:p>
        </w:tc>
        <w:tc>
          <w:tcPr>
            <w:tcW w:w="3111" w:type="dxa"/>
          </w:tcPr>
          <w:p w14:paraId="71FB0731" w14:textId="27BBEB9B" w:rsidR="007453F7" w:rsidRPr="0014457C" w:rsidRDefault="00386D2D" w:rsidP="00386D2D">
            <w:pPr>
              <w:ind w:left="0"/>
            </w:pPr>
            <w:r w:rsidRPr="0014457C">
              <w:t>完整</w:t>
            </w:r>
            <w:r w:rsidR="00283601" w:rsidRPr="0014457C">
              <w:t>卡号</w:t>
            </w:r>
          </w:p>
        </w:tc>
        <w:tc>
          <w:tcPr>
            <w:tcW w:w="3111" w:type="dxa"/>
          </w:tcPr>
          <w:p w14:paraId="464FD0DF" w14:textId="77777777" w:rsidR="007453F7" w:rsidRPr="0014457C" w:rsidRDefault="007453F7" w:rsidP="009A03F6">
            <w:pPr>
              <w:ind w:left="0"/>
            </w:pPr>
          </w:p>
        </w:tc>
      </w:tr>
      <w:tr w:rsidR="00F5543A" w:rsidRPr="0014457C" w14:paraId="0B3391CB" w14:textId="77777777" w:rsidTr="009A03F6">
        <w:tc>
          <w:tcPr>
            <w:tcW w:w="3127" w:type="dxa"/>
          </w:tcPr>
          <w:p w14:paraId="1D6308B3" w14:textId="28CE8637" w:rsidR="00F5543A" w:rsidRPr="0014457C" w:rsidRDefault="00283601" w:rsidP="009A03F6">
            <w:pPr>
              <w:ind w:left="0"/>
            </w:pPr>
            <w:r w:rsidRPr="0014457C">
              <w:rPr>
                <w:rFonts w:hint="eastAsia"/>
              </w:rPr>
              <w:t>用户银行卡认证情况</w:t>
            </w:r>
          </w:p>
        </w:tc>
        <w:tc>
          <w:tcPr>
            <w:tcW w:w="3111" w:type="dxa"/>
          </w:tcPr>
          <w:p w14:paraId="7B51764B" w14:textId="19E8A302" w:rsidR="00F5543A" w:rsidRPr="0014457C" w:rsidRDefault="00283601" w:rsidP="009A03F6">
            <w:pPr>
              <w:ind w:left="0"/>
            </w:pPr>
            <w:r w:rsidRPr="0014457C">
              <w:t>成功</w:t>
            </w:r>
            <w:r w:rsidRPr="0014457C">
              <w:rPr>
                <w:rFonts w:hint="eastAsia"/>
              </w:rPr>
              <w:t>/失败原因</w:t>
            </w:r>
          </w:p>
        </w:tc>
        <w:tc>
          <w:tcPr>
            <w:tcW w:w="3111" w:type="dxa"/>
          </w:tcPr>
          <w:p w14:paraId="7F340F15" w14:textId="77777777" w:rsidR="00F5543A" w:rsidRPr="0014457C" w:rsidRDefault="00F5543A" w:rsidP="009A03F6">
            <w:pPr>
              <w:ind w:left="0"/>
            </w:pPr>
          </w:p>
        </w:tc>
      </w:tr>
      <w:tr w:rsidR="007453F7" w:rsidRPr="0014457C" w14:paraId="41A970F1" w14:textId="77777777" w:rsidTr="009A03F6">
        <w:tc>
          <w:tcPr>
            <w:tcW w:w="3127" w:type="dxa"/>
          </w:tcPr>
          <w:p w14:paraId="29574BFE" w14:textId="77777777" w:rsidR="007453F7" w:rsidRPr="0014457C" w:rsidRDefault="007453F7" w:rsidP="009A03F6">
            <w:pPr>
              <w:ind w:left="0"/>
            </w:pPr>
            <w:r w:rsidRPr="0014457C">
              <w:rPr>
                <w:rFonts w:hint="eastAsia"/>
              </w:rPr>
              <w:t>用户实名认证情况</w:t>
            </w:r>
          </w:p>
        </w:tc>
        <w:tc>
          <w:tcPr>
            <w:tcW w:w="3111" w:type="dxa"/>
          </w:tcPr>
          <w:p w14:paraId="150B0B72" w14:textId="471685CA" w:rsidR="007453F7" w:rsidRPr="0014457C" w:rsidRDefault="007453F7" w:rsidP="009A03F6">
            <w:pPr>
              <w:ind w:left="0"/>
            </w:pPr>
            <w:r w:rsidRPr="0014457C">
              <w:rPr>
                <w:rFonts w:hint="eastAsia"/>
              </w:rPr>
              <w:t>认证通过/认证失败</w:t>
            </w:r>
            <w:r w:rsidR="00F82277" w:rsidRPr="0014457C">
              <w:rPr>
                <w:rFonts w:hint="eastAsia"/>
              </w:rPr>
              <w:t>原因</w:t>
            </w:r>
            <w:r w:rsidRPr="0014457C">
              <w:rPr>
                <w:rFonts w:hint="eastAsia"/>
              </w:rPr>
              <w:t>/未认证</w:t>
            </w:r>
          </w:p>
        </w:tc>
        <w:tc>
          <w:tcPr>
            <w:tcW w:w="3111" w:type="dxa"/>
          </w:tcPr>
          <w:p w14:paraId="63C2C26B" w14:textId="77777777" w:rsidR="007453F7" w:rsidRPr="0014457C" w:rsidRDefault="007453F7" w:rsidP="009A03F6">
            <w:pPr>
              <w:ind w:left="0"/>
            </w:pPr>
          </w:p>
        </w:tc>
      </w:tr>
      <w:tr w:rsidR="007453F7" w:rsidRPr="0014457C" w14:paraId="5F495EE9" w14:textId="77777777" w:rsidTr="009A03F6">
        <w:tc>
          <w:tcPr>
            <w:tcW w:w="3127" w:type="dxa"/>
          </w:tcPr>
          <w:p w14:paraId="1C5EA0E0" w14:textId="77777777" w:rsidR="007453F7" w:rsidRPr="0014457C" w:rsidRDefault="007453F7" w:rsidP="009A03F6">
            <w:pPr>
              <w:ind w:left="0"/>
            </w:pPr>
            <w:r w:rsidRPr="0014457C">
              <w:rPr>
                <w:rFonts w:hint="eastAsia"/>
              </w:rPr>
              <w:t>用户证件号</w:t>
            </w:r>
          </w:p>
        </w:tc>
        <w:tc>
          <w:tcPr>
            <w:tcW w:w="3111" w:type="dxa"/>
          </w:tcPr>
          <w:p w14:paraId="754E6440" w14:textId="77777777" w:rsidR="007453F7" w:rsidRPr="0014457C" w:rsidRDefault="007453F7" w:rsidP="009A03F6">
            <w:pPr>
              <w:ind w:left="0"/>
            </w:pPr>
            <w:r w:rsidRPr="0014457C">
              <w:rPr>
                <w:rFonts w:hint="eastAsia"/>
              </w:rPr>
              <w:t>脱敏处理</w:t>
            </w:r>
          </w:p>
        </w:tc>
        <w:tc>
          <w:tcPr>
            <w:tcW w:w="3111" w:type="dxa"/>
          </w:tcPr>
          <w:p w14:paraId="5B68D1E7" w14:textId="77777777" w:rsidR="007453F7" w:rsidRPr="0014457C" w:rsidRDefault="007453F7" w:rsidP="009A03F6">
            <w:pPr>
              <w:ind w:left="0"/>
            </w:pPr>
          </w:p>
        </w:tc>
      </w:tr>
      <w:tr w:rsidR="007453F7" w:rsidRPr="0014457C" w14:paraId="615ACE33" w14:textId="77777777" w:rsidTr="009A03F6">
        <w:tc>
          <w:tcPr>
            <w:tcW w:w="3127" w:type="dxa"/>
          </w:tcPr>
          <w:p w14:paraId="290051E8" w14:textId="77777777" w:rsidR="007453F7" w:rsidRPr="0014457C" w:rsidRDefault="007453F7" w:rsidP="009A03F6">
            <w:pPr>
              <w:ind w:left="0"/>
            </w:pPr>
            <w:r w:rsidRPr="0014457C">
              <w:rPr>
                <w:rFonts w:hint="eastAsia"/>
              </w:rPr>
              <w:t>用户姓名</w:t>
            </w:r>
          </w:p>
        </w:tc>
        <w:tc>
          <w:tcPr>
            <w:tcW w:w="3111" w:type="dxa"/>
          </w:tcPr>
          <w:p w14:paraId="0C52F326" w14:textId="60F23635" w:rsidR="007453F7" w:rsidRPr="0014457C" w:rsidRDefault="007453F7" w:rsidP="009A03F6">
            <w:pPr>
              <w:ind w:left="0"/>
            </w:pPr>
          </w:p>
        </w:tc>
        <w:tc>
          <w:tcPr>
            <w:tcW w:w="3111" w:type="dxa"/>
          </w:tcPr>
          <w:p w14:paraId="65469F51" w14:textId="77777777" w:rsidR="007453F7" w:rsidRPr="0014457C" w:rsidRDefault="007453F7" w:rsidP="009A03F6">
            <w:pPr>
              <w:ind w:left="0"/>
            </w:pPr>
          </w:p>
        </w:tc>
      </w:tr>
      <w:tr w:rsidR="007453F7" w:rsidRPr="0014457C" w14:paraId="7A25FCB7" w14:textId="77777777" w:rsidTr="009A03F6">
        <w:tc>
          <w:tcPr>
            <w:tcW w:w="3127" w:type="dxa"/>
          </w:tcPr>
          <w:p w14:paraId="73A56A51" w14:textId="77777777" w:rsidR="007453F7" w:rsidRPr="0014457C" w:rsidRDefault="007453F7" w:rsidP="009A03F6">
            <w:pPr>
              <w:ind w:left="0"/>
            </w:pPr>
            <w:r w:rsidRPr="0014457C">
              <w:rPr>
                <w:rFonts w:hint="eastAsia"/>
              </w:rPr>
              <w:t>用户昵称</w:t>
            </w:r>
          </w:p>
        </w:tc>
        <w:tc>
          <w:tcPr>
            <w:tcW w:w="3111" w:type="dxa"/>
          </w:tcPr>
          <w:p w14:paraId="2BECA5EE" w14:textId="77777777" w:rsidR="007453F7" w:rsidRPr="0014457C" w:rsidRDefault="007453F7" w:rsidP="009A03F6">
            <w:pPr>
              <w:ind w:left="0"/>
            </w:pPr>
          </w:p>
        </w:tc>
        <w:tc>
          <w:tcPr>
            <w:tcW w:w="3111" w:type="dxa"/>
          </w:tcPr>
          <w:p w14:paraId="30A662B8" w14:textId="77777777" w:rsidR="007453F7" w:rsidRPr="0014457C" w:rsidRDefault="007453F7" w:rsidP="009A03F6">
            <w:pPr>
              <w:ind w:left="0"/>
            </w:pPr>
          </w:p>
        </w:tc>
      </w:tr>
      <w:tr w:rsidR="00F82277" w:rsidRPr="0014457C" w14:paraId="4A01245C" w14:textId="77777777" w:rsidTr="009A03F6">
        <w:tc>
          <w:tcPr>
            <w:tcW w:w="3127" w:type="dxa"/>
          </w:tcPr>
          <w:p w14:paraId="3D4CB23F" w14:textId="0799BB6A" w:rsidR="00F82277" w:rsidRPr="0014457C" w:rsidRDefault="00F82277" w:rsidP="009A03F6">
            <w:pPr>
              <w:ind w:left="0"/>
            </w:pPr>
            <w:r w:rsidRPr="0014457C">
              <w:rPr>
                <w:rFonts w:hint="eastAsia"/>
              </w:rPr>
              <w:t>最近一次登录时间</w:t>
            </w:r>
          </w:p>
        </w:tc>
        <w:tc>
          <w:tcPr>
            <w:tcW w:w="3111" w:type="dxa"/>
          </w:tcPr>
          <w:p w14:paraId="2645ED0C" w14:textId="77777777" w:rsidR="00F82277" w:rsidRPr="0014457C" w:rsidRDefault="00F82277" w:rsidP="009A03F6">
            <w:pPr>
              <w:ind w:left="0"/>
            </w:pPr>
            <w:r w:rsidRPr="0014457C">
              <w:rPr>
                <w:rFonts w:hint="eastAsia"/>
              </w:rPr>
              <w:t>YYYY-MM-DD-HH-MM-SS</w:t>
            </w:r>
          </w:p>
          <w:p w14:paraId="425EEB82" w14:textId="1067E66C" w:rsidR="008C01B5" w:rsidRPr="0014457C" w:rsidRDefault="008C01B5" w:rsidP="009A03F6">
            <w:pPr>
              <w:ind w:left="0"/>
            </w:pPr>
            <w:r w:rsidRPr="0014457C">
              <w:rPr>
                <w:rFonts w:hint="eastAsia"/>
              </w:rPr>
              <w:lastRenderedPageBreak/>
              <w:t>点击展示</w:t>
            </w:r>
          </w:p>
        </w:tc>
        <w:tc>
          <w:tcPr>
            <w:tcW w:w="3111" w:type="dxa"/>
          </w:tcPr>
          <w:p w14:paraId="4E7DC526" w14:textId="77777777" w:rsidR="00F82277" w:rsidRPr="0014457C" w:rsidRDefault="00F82277" w:rsidP="009A03F6">
            <w:pPr>
              <w:ind w:left="0"/>
            </w:pPr>
          </w:p>
        </w:tc>
      </w:tr>
      <w:tr w:rsidR="008C01B5" w:rsidRPr="0014457C" w14:paraId="3FF347B2" w14:textId="77777777" w:rsidTr="009A03F6">
        <w:tc>
          <w:tcPr>
            <w:tcW w:w="3127" w:type="dxa"/>
          </w:tcPr>
          <w:p w14:paraId="5AF18E35" w14:textId="20E1B2A2" w:rsidR="008C01B5" w:rsidRPr="0014457C" w:rsidRDefault="008C01B5" w:rsidP="009A03F6">
            <w:pPr>
              <w:ind w:left="0"/>
            </w:pPr>
            <w:r w:rsidRPr="0014457C">
              <w:rPr>
                <w:rFonts w:hint="eastAsia"/>
              </w:rPr>
              <w:lastRenderedPageBreak/>
              <w:t>登录设备号</w:t>
            </w:r>
          </w:p>
        </w:tc>
        <w:tc>
          <w:tcPr>
            <w:tcW w:w="3111" w:type="dxa"/>
          </w:tcPr>
          <w:p w14:paraId="7FE97924" w14:textId="1DFA5C91" w:rsidR="008C01B5" w:rsidRPr="0014457C" w:rsidRDefault="008C01B5" w:rsidP="009A03F6">
            <w:pPr>
              <w:ind w:left="0"/>
            </w:pPr>
            <w:r w:rsidRPr="0014457C">
              <w:rPr>
                <w:rFonts w:hint="eastAsia"/>
              </w:rPr>
              <w:t>点击展示</w:t>
            </w:r>
          </w:p>
        </w:tc>
        <w:tc>
          <w:tcPr>
            <w:tcW w:w="3111" w:type="dxa"/>
          </w:tcPr>
          <w:p w14:paraId="3AD95DE1" w14:textId="77777777" w:rsidR="008C01B5" w:rsidRPr="0014457C" w:rsidRDefault="008C01B5" w:rsidP="009A03F6">
            <w:pPr>
              <w:ind w:left="0"/>
            </w:pPr>
          </w:p>
        </w:tc>
      </w:tr>
    </w:tbl>
    <w:p w14:paraId="0D8EAD79" w14:textId="77777777" w:rsidR="00F82277" w:rsidRPr="0014457C" w:rsidRDefault="00F82277" w:rsidP="00F82277">
      <w:pPr>
        <w:ind w:left="0" w:firstLineChars="100" w:firstLine="240"/>
      </w:pPr>
    </w:p>
    <w:p w14:paraId="728B5DAF" w14:textId="20FD5893" w:rsidR="00F82277" w:rsidRPr="0014457C" w:rsidRDefault="00F82277" w:rsidP="00F82277">
      <w:pPr>
        <w:ind w:left="0" w:firstLineChars="100" w:firstLine="240"/>
      </w:pPr>
      <w:r w:rsidRPr="0014457C">
        <w:rPr>
          <w:rFonts w:hint="eastAsia"/>
        </w:rPr>
        <w:t>根据用户ID，即用户手机号，可查询到以下用户</w:t>
      </w:r>
      <w:r w:rsidR="00AD26A9" w:rsidRPr="0014457C">
        <w:rPr>
          <w:rFonts w:hint="eastAsia"/>
        </w:rPr>
        <w:t>实盘信息</w:t>
      </w:r>
    </w:p>
    <w:tbl>
      <w:tblPr>
        <w:tblStyle w:val="af6"/>
        <w:tblW w:w="0" w:type="auto"/>
        <w:tblInd w:w="227" w:type="dxa"/>
        <w:tblLook w:val="04A0" w:firstRow="1" w:lastRow="0" w:firstColumn="1" w:lastColumn="0" w:noHBand="0" w:noVBand="1"/>
      </w:tblPr>
      <w:tblGrid>
        <w:gridCol w:w="3121"/>
        <w:gridCol w:w="3114"/>
        <w:gridCol w:w="3114"/>
      </w:tblGrid>
      <w:tr w:rsidR="00F82277" w:rsidRPr="0014457C" w14:paraId="4FAD9FF3" w14:textId="77777777" w:rsidTr="009A03F6">
        <w:tc>
          <w:tcPr>
            <w:tcW w:w="3121" w:type="dxa"/>
          </w:tcPr>
          <w:p w14:paraId="6795E6E7" w14:textId="77777777" w:rsidR="00F82277" w:rsidRPr="0014457C" w:rsidRDefault="00F82277" w:rsidP="009A03F6">
            <w:pPr>
              <w:ind w:left="0"/>
            </w:pPr>
            <w:r w:rsidRPr="0014457C">
              <w:rPr>
                <w:rFonts w:hint="eastAsia"/>
              </w:rPr>
              <w:t>用户id</w:t>
            </w:r>
          </w:p>
        </w:tc>
        <w:tc>
          <w:tcPr>
            <w:tcW w:w="3114" w:type="dxa"/>
          </w:tcPr>
          <w:p w14:paraId="7CC80E25" w14:textId="77777777" w:rsidR="00F82277" w:rsidRPr="0014457C" w:rsidRDefault="00F82277" w:rsidP="009A03F6">
            <w:pPr>
              <w:ind w:left="0"/>
            </w:pPr>
          </w:p>
        </w:tc>
        <w:tc>
          <w:tcPr>
            <w:tcW w:w="3114" w:type="dxa"/>
          </w:tcPr>
          <w:p w14:paraId="21D3A6AB" w14:textId="77777777" w:rsidR="00F82277" w:rsidRPr="0014457C" w:rsidRDefault="00F82277" w:rsidP="009A03F6">
            <w:pPr>
              <w:ind w:left="0"/>
            </w:pPr>
          </w:p>
        </w:tc>
      </w:tr>
      <w:tr w:rsidR="00F82277" w:rsidRPr="0014457C" w14:paraId="4EE7497D" w14:textId="77777777" w:rsidTr="009A03F6">
        <w:tc>
          <w:tcPr>
            <w:tcW w:w="3121" w:type="dxa"/>
          </w:tcPr>
          <w:p w14:paraId="52DDFF19" w14:textId="40A78C6E" w:rsidR="00F82277" w:rsidRPr="0014457C" w:rsidRDefault="00AD26A9" w:rsidP="009A03F6">
            <w:pPr>
              <w:ind w:left="0"/>
            </w:pPr>
            <w:r w:rsidRPr="0014457C">
              <w:rPr>
                <w:rFonts w:hint="eastAsia"/>
              </w:rPr>
              <w:t>实盘ID</w:t>
            </w:r>
          </w:p>
        </w:tc>
        <w:tc>
          <w:tcPr>
            <w:tcW w:w="3114" w:type="dxa"/>
          </w:tcPr>
          <w:p w14:paraId="29904969" w14:textId="3A5DD5D5" w:rsidR="00F82277" w:rsidRPr="0014457C" w:rsidRDefault="00AD26A9" w:rsidP="009A03F6">
            <w:pPr>
              <w:ind w:left="0"/>
            </w:pPr>
            <w:r w:rsidRPr="0014457C">
              <w:rPr>
                <w:rFonts w:hint="eastAsia"/>
              </w:rPr>
              <w:t>开仓的实盘id</w:t>
            </w:r>
          </w:p>
        </w:tc>
        <w:tc>
          <w:tcPr>
            <w:tcW w:w="3114" w:type="dxa"/>
          </w:tcPr>
          <w:p w14:paraId="1F5D0721" w14:textId="77777777" w:rsidR="00F82277" w:rsidRPr="0014457C" w:rsidRDefault="00F82277" w:rsidP="009A03F6">
            <w:pPr>
              <w:ind w:left="0"/>
            </w:pPr>
          </w:p>
        </w:tc>
      </w:tr>
      <w:tr w:rsidR="00F82277" w:rsidRPr="0014457C" w14:paraId="27CBBE19" w14:textId="77777777" w:rsidTr="009A03F6">
        <w:tc>
          <w:tcPr>
            <w:tcW w:w="3121" w:type="dxa"/>
          </w:tcPr>
          <w:p w14:paraId="19FB2BB6" w14:textId="235CEF61" w:rsidR="00F82277" w:rsidRPr="0014457C" w:rsidRDefault="00AD26A9" w:rsidP="009A03F6">
            <w:pPr>
              <w:ind w:left="0"/>
            </w:pPr>
            <w:r w:rsidRPr="0014457C">
              <w:rPr>
                <w:rFonts w:hint="eastAsia"/>
              </w:rPr>
              <w:t>实盘的总收益</w:t>
            </w:r>
          </w:p>
        </w:tc>
        <w:tc>
          <w:tcPr>
            <w:tcW w:w="3114" w:type="dxa"/>
          </w:tcPr>
          <w:p w14:paraId="53C89CCA" w14:textId="1F59FDF8" w:rsidR="00F82277" w:rsidRPr="0014457C" w:rsidRDefault="00AD26A9" w:rsidP="00AD26A9">
            <w:pPr>
              <w:ind w:left="0"/>
            </w:pPr>
            <w:r w:rsidRPr="0014457C">
              <w:rPr>
                <w:rFonts w:hint="eastAsia"/>
              </w:rPr>
              <w:t>该实盘的总收益</w:t>
            </w:r>
          </w:p>
        </w:tc>
        <w:tc>
          <w:tcPr>
            <w:tcW w:w="3114" w:type="dxa"/>
          </w:tcPr>
          <w:p w14:paraId="5233C9A6" w14:textId="77777777" w:rsidR="00F82277" w:rsidRPr="0014457C" w:rsidRDefault="00F82277" w:rsidP="009A03F6">
            <w:pPr>
              <w:ind w:left="0"/>
            </w:pPr>
          </w:p>
        </w:tc>
      </w:tr>
      <w:tr w:rsidR="00F82277" w:rsidRPr="0014457C" w14:paraId="29E777BE" w14:textId="77777777" w:rsidTr="009A03F6">
        <w:tc>
          <w:tcPr>
            <w:tcW w:w="3121" w:type="dxa"/>
          </w:tcPr>
          <w:p w14:paraId="4E4881EC" w14:textId="36E2B9A8" w:rsidR="00F82277" w:rsidRPr="0014457C" w:rsidRDefault="00AD26A9" w:rsidP="009A03F6">
            <w:pPr>
              <w:ind w:left="0"/>
            </w:pPr>
            <w:r w:rsidRPr="0014457C">
              <w:rPr>
                <w:rFonts w:hint="eastAsia"/>
              </w:rPr>
              <w:t>实盘</w:t>
            </w:r>
            <w:r w:rsidR="00F82277" w:rsidRPr="0014457C">
              <w:rPr>
                <w:rFonts w:hint="eastAsia"/>
              </w:rPr>
              <w:t>本月累计收益</w:t>
            </w:r>
          </w:p>
        </w:tc>
        <w:tc>
          <w:tcPr>
            <w:tcW w:w="3114" w:type="dxa"/>
          </w:tcPr>
          <w:p w14:paraId="4EAD2774" w14:textId="4790DCE0" w:rsidR="00F82277" w:rsidRPr="0014457C" w:rsidRDefault="00F82277" w:rsidP="009A03F6">
            <w:pPr>
              <w:ind w:left="0"/>
            </w:pPr>
          </w:p>
        </w:tc>
        <w:tc>
          <w:tcPr>
            <w:tcW w:w="3114" w:type="dxa"/>
          </w:tcPr>
          <w:p w14:paraId="63CF7C7B" w14:textId="77777777" w:rsidR="00F82277" w:rsidRPr="0014457C" w:rsidRDefault="00F82277" w:rsidP="009A03F6">
            <w:pPr>
              <w:ind w:left="0"/>
            </w:pPr>
          </w:p>
        </w:tc>
      </w:tr>
      <w:tr w:rsidR="00F82277" w:rsidRPr="0014457C" w14:paraId="783DA185" w14:textId="77777777" w:rsidTr="009A03F6">
        <w:tc>
          <w:tcPr>
            <w:tcW w:w="3121" w:type="dxa"/>
          </w:tcPr>
          <w:p w14:paraId="2FE96D92" w14:textId="1BDFC9B1" w:rsidR="00F82277" w:rsidRPr="0014457C" w:rsidRDefault="00AD26A9" w:rsidP="009A03F6">
            <w:pPr>
              <w:ind w:left="0"/>
            </w:pPr>
            <w:r w:rsidRPr="0014457C">
              <w:rPr>
                <w:rFonts w:hint="eastAsia"/>
              </w:rPr>
              <w:t>实盘</w:t>
            </w:r>
            <w:r w:rsidR="00F82277" w:rsidRPr="0014457C">
              <w:rPr>
                <w:rFonts w:hint="eastAsia"/>
              </w:rPr>
              <w:t>今年累计收益</w:t>
            </w:r>
          </w:p>
        </w:tc>
        <w:tc>
          <w:tcPr>
            <w:tcW w:w="3114" w:type="dxa"/>
          </w:tcPr>
          <w:p w14:paraId="291D40B3" w14:textId="270A937E" w:rsidR="00F82277" w:rsidRPr="0014457C" w:rsidRDefault="00F82277" w:rsidP="009A03F6">
            <w:pPr>
              <w:ind w:left="0"/>
            </w:pPr>
          </w:p>
        </w:tc>
        <w:tc>
          <w:tcPr>
            <w:tcW w:w="3114" w:type="dxa"/>
          </w:tcPr>
          <w:p w14:paraId="6247D184" w14:textId="77777777" w:rsidR="00F82277" w:rsidRPr="0014457C" w:rsidRDefault="00F82277" w:rsidP="009A03F6">
            <w:pPr>
              <w:ind w:left="0"/>
            </w:pPr>
          </w:p>
        </w:tc>
      </w:tr>
      <w:tr w:rsidR="00AD26A9" w:rsidRPr="0014457C" w14:paraId="04A45294" w14:textId="77777777" w:rsidTr="009A03F6">
        <w:tc>
          <w:tcPr>
            <w:tcW w:w="3121" w:type="dxa"/>
          </w:tcPr>
          <w:p w14:paraId="49F58429" w14:textId="53AE9F9E" w:rsidR="00AD26A9" w:rsidRPr="0014457C" w:rsidRDefault="00AD26A9" w:rsidP="009A03F6">
            <w:pPr>
              <w:ind w:left="0"/>
            </w:pPr>
            <w:r w:rsidRPr="0014457C">
              <w:rPr>
                <w:rFonts w:hint="eastAsia"/>
              </w:rPr>
              <w:t>实盘本周累计收益</w:t>
            </w:r>
          </w:p>
        </w:tc>
        <w:tc>
          <w:tcPr>
            <w:tcW w:w="3114" w:type="dxa"/>
          </w:tcPr>
          <w:p w14:paraId="6ADBED30" w14:textId="77777777" w:rsidR="00AD26A9" w:rsidRPr="0014457C" w:rsidRDefault="00AD26A9" w:rsidP="009A03F6">
            <w:pPr>
              <w:ind w:left="0"/>
            </w:pPr>
          </w:p>
        </w:tc>
        <w:tc>
          <w:tcPr>
            <w:tcW w:w="3114" w:type="dxa"/>
          </w:tcPr>
          <w:p w14:paraId="1227318B" w14:textId="77777777" w:rsidR="00AD26A9" w:rsidRPr="0014457C" w:rsidRDefault="00AD26A9" w:rsidP="009A03F6">
            <w:pPr>
              <w:ind w:left="0"/>
            </w:pPr>
          </w:p>
        </w:tc>
      </w:tr>
    </w:tbl>
    <w:p w14:paraId="1088FE2A" w14:textId="77777777" w:rsidR="00F82277" w:rsidRPr="0014457C" w:rsidRDefault="00F82277" w:rsidP="00634300">
      <w:pPr>
        <w:pStyle w:val="a7"/>
        <w:ind w:left="420"/>
      </w:pPr>
    </w:p>
    <w:p w14:paraId="78413DD8" w14:textId="334BF6C7" w:rsidR="00C227BF" w:rsidRPr="0014457C" w:rsidRDefault="00C227BF" w:rsidP="00C227BF">
      <w:pPr>
        <w:ind w:left="0" w:firstLineChars="100" w:firstLine="240"/>
      </w:pPr>
      <w:r w:rsidRPr="0014457C">
        <w:rPr>
          <w:rFonts w:hint="eastAsia"/>
        </w:rPr>
        <w:t>根据用户ID，即用户手机号，可查询该用户信息</w:t>
      </w:r>
    </w:p>
    <w:tbl>
      <w:tblPr>
        <w:tblStyle w:val="af6"/>
        <w:tblW w:w="0" w:type="auto"/>
        <w:tblInd w:w="227" w:type="dxa"/>
        <w:tblLook w:val="04A0" w:firstRow="1" w:lastRow="0" w:firstColumn="1" w:lastColumn="0" w:noHBand="0" w:noVBand="1"/>
      </w:tblPr>
      <w:tblGrid>
        <w:gridCol w:w="3121"/>
        <w:gridCol w:w="3114"/>
        <w:gridCol w:w="3114"/>
      </w:tblGrid>
      <w:tr w:rsidR="00C227BF" w:rsidRPr="0014457C" w14:paraId="2A346B16" w14:textId="77777777" w:rsidTr="00F65FE8">
        <w:tc>
          <w:tcPr>
            <w:tcW w:w="3121" w:type="dxa"/>
          </w:tcPr>
          <w:p w14:paraId="79EE89B1" w14:textId="77777777" w:rsidR="00C227BF" w:rsidRPr="0014457C" w:rsidRDefault="00C227BF" w:rsidP="00F65FE8">
            <w:pPr>
              <w:ind w:left="0"/>
            </w:pPr>
            <w:r w:rsidRPr="0014457C">
              <w:rPr>
                <w:rFonts w:hint="eastAsia"/>
              </w:rPr>
              <w:t>用户id</w:t>
            </w:r>
          </w:p>
        </w:tc>
        <w:tc>
          <w:tcPr>
            <w:tcW w:w="3114" w:type="dxa"/>
          </w:tcPr>
          <w:p w14:paraId="4F253FD0" w14:textId="77777777" w:rsidR="00C227BF" w:rsidRPr="0014457C" w:rsidRDefault="00C227BF" w:rsidP="00F65FE8">
            <w:pPr>
              <w:ind w:left="0"/>
            </w:pPr>
          </w:p>
        </w:tc>
        <w:tc>
          <w:tcPr>
            <w:tcW w:w="3114" w:type="dxa"/>
          </w:tcPr>
          <w:p w14:paraId="630DF9C8" w14:textId="77777777" w:rsidR="00C227BF" w:rsidRPr="0014457C" w:rsidRDefault="00C227BF" w:rsidP="00F65FE8">
            <w:pPr>
              <w:ind w:left="0"/>
            </w:pPr>
          </w:p>
        </w:tc>
      </w:tr>
      <w:tr w:rsidR="00C227BF" w:rsidRPr="0014457C" w14:paraId="019662A9" w14:textId="77777777" w:rsidTr="00F65FE8">
        <w:tc>
          <w:tcPr>
            <w:tcW w:w="3121" w:type="dxa"/>
          </w:tcPr>
          <w:p w14:paraId="37FD0761" w14:textId="5BEB0ED3" w:rsidR="00C227BF" w:rsidRPr="0014457C" w:rsidRDefault="00C227BF" w:rsidP="00F65FE8">
            <w:pPr>
              <w:ind w:left="0"/>
            </w:pPr>
            <w:r w:rsidRPr="0014457C">
              <w:rPr>
                <w:rFonts w:hint="eastAsia"/>
              </w:rPr>
              <w:t>实盘数量</w:t>
            </w:r>
          </w:p>
        </w:tc>
        <w:tc>
          <w:tcPr>
            <w:tcW w:w="3114" w:type="dxa"/>
          </w:tcPr>
          <w:p w14:paraId="0110ECA8" w14:textId="3E073BB8" w:rsidR="00C227BF" w:rsidRPr="0014457C" w:rsidRDefault="00C227BF" w:rsidP="00F65FE8">
            <w:pPr>
              <w:ind w:left="0"/>
            </w:pPr>
            <w:r w:rsidRPr="0014457C">
              <w:rPr>
                <w:rFonts w:hint="eastAsia"/>
              </w:rPr>
              <w:t>开通过的实盘数量</w:t>
            </w:r>
          </w:p>
        </w:tc>
        <w:tc>
          <w:tcPr>
            <w:tcW w:w="3114" w:type="dxa"/>
          </w:tcPr>
          <w:p w14:paraId="0153A966" w14:textId="77777777" w:rsidR="00C227BF" w:rsidRPr="0014457C" w:rsidRDefault="00C227BF" w:rsidP="00F65FE8">
            <w:pPr>
              <w:ind w:left="0"/>
            </w:pPr>
          </w:p>
        </w:tc>
      </w:tr>
      <w:tr w:rsidR="00C227BF" w:rsidRPr="0014457C" w14:paraId="0DA51F1E" w14:textId="77777777" w:rsidTr="00F65FE8">
        <w:tc>
          <w:tcPr>
            <w:tcW w:w="3121" w:type="dxa"/>
          </w:tcPr>
          <w:p w14:paraId="015399A4" w14:textId="0BDF6069" w:rsidR="00C227BF" w:rsidRPr="0014457C" w:rsidRDefault="00C227BF" w:rsidP="00F65FE8">
            <w:pPr>
              <w:ind w:left="0"/>
            </w:pPr>
            <w:r w:rsidRPr="0014457C">
              <w:rPr>
                <w:rFonts w:hint="eastAsia"/>
              </w:rPr>
              <w:t>累计总收益</w:t>
            </w:r>
          </w:p>
        </w:tc>
        <w:tc>
          <w:tcPr>
            <w:tcW w:w="3114" w:type="dxa"/>
          </w:tcPr>
          <w:p w14:paraId="7F39E22A" w14:textId="4F7C4F3A" w:rsidR="00C227BF" w:rsidRPr="0014457C" w:rsidRDefault="00C227BF" w:rsidP="00F65FE8">
            <w:pPr>
              <w:ind w:left="0"/>
            </w:pPr>
            <w:r w:rsidRPr="0014457C">
              <w:rPr>
                <w:rFonts w:hint="eastAsia"/>
              </w:rPr>
              <w:t>该用户的总收益</w:t>
            </w:r>
          </w:p>
        </w:tc>
        <w:tc>
          <w:tcPr>
            <w:tcW w:w="3114" w:type="dxa"/>
          </w:tcPr>
          <w:p w14:paraId="6AA66CB4" w14:textId="77777777" w:rsidR="00C227BF" w:rsidRPr="0014457C" w:rsidRDefault="00C227BF" w:rsidP="00F65FE8">
            <w:pPr>
              <w:ind w:left="0"/>
            </w:pPr>
          </w:p>
        </w:tc>
      </w:tr>
      <w:tr w:rsidR="00C227BF" w:rsidRPr="0014457C" w14:paraId="3748D518" w14:textId="77777777" w:rsidTr="00F65FE8">
        <w:tc>
          <w:tcPr>
            <w:tcW w:w="3121" w:type="dxa"/>
          </w:tcPr>
          <w:p w14:paraId="12A780B1" w14:textId="13825D8F" w:rsidR="00C227BF" w:rsidRPr="0014457C" w:rsidRDefault="00C227BF" w:rsidP="00F65FE8">
            <w:pPr>
              <w:ind w:left="0"/>
            </w:pPr>
            <w:r w:rsidRPr="0014457C">
              <w:rPr>
                <w:rFonts w:hint="eastAsia"/>
              </w:rPr>
              <w:t>本月累计收益</w:t>
            </w:r>
          </w:p>
        </w:tc>
        <w:tc>
          <w:tcPr>
            <w:tcW w:w="3114" w:type="dxa"/>
          </w:tcPr>
          <w:p w14:paraId="3F00C205" w14:textId="3E73669B" w:rsidR="00C227BF" w:rsidRPr="0014457C" w:rsidRDefault="00C227BF" w:rsidP="00F65FE8">
            <w:pPr>
              <w:ind w:left="0"/>
            </w:pPr>
            <w:r w:rsidRPr="0014457C">
              <w:rPr>
                <w:rFonts w:hint="eastAsia"/>
              </w:rPr>
              <w:t>本月累计实盘收益</w:t>
            </w:r>
          </w:p>
        </w:tc>
        <w:tc>
          <w:tcPr>
            <w:tcW w:w="3114" w:type="dxa"/>
          </w:tcPr>
          <w:p w14:paraId="1B200ABE" w14:textId="77777777" w:rsidR="00C227BF" w:rsidRPr="0014457C" w:rsidRDefault="00C227BF" w:rsidP="00F65FE8">
            <w:pPr>
              <w:ind w:left="0"/>
            </w:pPr>
          </w:p>
        </w:tc>
      </w:tr>
      <w:tr w:rsidR="00C227BF" w:rsidRPr="0014457C" w14:paraId="65247C0E" w14:textId="77777777" w:rsidTr="00F65FE8">
        <w:tc>
          <w:tcPr>
            <w:tcW w:w="3121" w:type="dxa"/>
          </w:tcPr>
          <w:p w14:paraId="0023CACC" w14:textId="0B4C0062" w:rsidR="00C227BF" w:rsidRPr="0014457C" w:rsidRDefault="00C227BF" w:rsidP="00F65FE8">
            <w:pPr>
              <w:ind w:left="0"/>
            </w:pPr>
            <w:r w:rsidRPr="0014457C">
              <w:rPr>
                <w:rFonts w:hint="eastAsia"/>
              </w:rPr>
              <w:t>今年累计收益</w:t>
            </w:r>
          </w:p>
        </w:tc>
        <w:tc>
          <w:tcPr>
            <w:tcW w:w="3114" w:type="dxa"/>
          </w:tcPr>
          <w:p w14:paraId="782795C0" w14:textId="21A4BDD4" w:rsidR="00C227BF" w:rsidRPr="0014457C" w:rsidRDefault="00C227BF" w:rsidP="00F65FE8">
            <w:pPr>
              <w:ind w:left="0"/>
            </w:pPr>
            <w:r w:rsidRPr="0014457C">
              <w:rPr>
                <w:rFonts w:hint="eastAsia"/>
              </w:rPr>
              <w:t>本年累计实盘收益</w:t>
            </w:r>
          </w:p>
        </w:tc>
        <w:tc>
          <w:tcPr>
            <w:tcW w:w="3114" w:type="dxa"/>
          </w:tcPr>
          <w:p w14:paraId="21A8D5F2" w14:textId="77777777" w:rsidR="00C227BF" w:rsidRPr="0014457C" w:rsidRDefault="00C227BF" w:rsidP="00F65FE8">
            <w:pPr>
              <w:ind w:left="0"/>
            </w:pPr>
          </w:p>
        </w:tc>
      </w:tr>
      <w:tr w:rsidR="00C227BF" w:rsidRPr="0014457C" w14:paraId="442127FB" w14:textId="77777777" w:rsidTr="00F65FE8">
        <w:tc>
          <w:tcPr>
            <w:tcW w:w="3121" w:type="dxa"/>
          </w:tcPr>
          <w:p w14:paraId="43B80871" w14:textId="7DB76360" w:rsidR="00C227BF" w:rsidRPr="0014457C" w:rsidRDefault="00C227BF" w:rsidP="00F65FE8">
            <w:pPr>
              <w:ind w:left="0"/>
            </w:pPr>
            <w:r w:rsidRPr="0014457C">
              <w:rPr>
                <w:rFonts w:hint="eastAsia"/>
              </w:rPr>
              <w:t>本周累计收益</w:t>
            </w:r>
          </w:p>
        </w:tc>
        <w:tc>
          <w:tcPr>
            <w:tcW w:w="3114" w:type="dxa"/>
          </w:tcPr>
          <w:p w14:paraId="0628AB59" w14:textId="2974AEFC" w:rsidR="00C227BF" w:rsidRPr="0014457C" w:rsidRDefault="00C227BF" w:rsidP="00F65FE8">
            <w:pPr>
              <w:ind w:left="0"/>
            </w:pPr>
            <w:r w:rsidRPr="0014457C">
              <w:rPr>
                <w:rFonts w:hint="eastAsia"/>
              </w:rPr>
              <w:t>本周累计实盘收益</w:t>
            </w:r>
          </w:p>
        </w:tc>
        <w:tc>
          <w:tcPr>
            <w:tcW w:w="3114" w:type="dxa"/>
          </w:tcPr>
          <w:p w14:paraId="61423612" w14:textId="77777777" w:rsidR="00C227BF" w:rsidRPr="0014457C" w:rsidRDefault="00C227BF" w:rsidP="00F65FE8">
            <w:pPr>
              <w:ind w:left="0"/>
            </w:pPr>
          </w:p>
        </w:tc>
      </w:tr>
    </w:tbl>
    <w:p w14:paraId="5795C3C0" w14:textId="77777777" w:rsidR="00C227BF" w:rsidRPr="0014457C" w:rsidRDefault="00C227BF" w:rsidP="001D13BE">
      <w:pPr>
        <w:ind w:left="0"/>
      </w:pPr>
    </w:p>
    <w:p w14:paraId="4025DD5E" w14:textId="26DDA4A8" w:rsidR="00BC4943" w:rsidRPr="0014457C" w:rsidRDefault="00BC4943" w:rsidP="00AF6BF7">
      <w:pPr>
        <w:pStyle w:val="4"/>
        <w:rPr>
          <w:rFonts w:eastAsia="微软雅黑"/>
        </w:rPr>
      </w:pPr>
      <w:r w:rsidRPr="0014457C">
        <w:rPr>
          <w:rFonts w:eastAsia="微软雅黑" w:hint="eastAsia"/>
        </w:rPr>
        <w:t>短信发送查询</w:t>
      </w:r>
    </w:p>
    <w:p w14:paraId="2423EB9C" w14:textId="09BBC259" w:rsidR="00AF6BF7" w:rsidRPr="0014457C" w:rsidRDefault="00AF6BF7" w:rsidP="00AF6BF7">
      <w:r w:rsidRPr="0014457C">
        <w:rPr>
          <w:rFonts w:hint="eastAsia"/>
        </w:rPr>
        <w:t>查询当日发信的所有短信列表，包括以下信息</w:t>
      </w:r>
    </w:p>
    <w:tbl>
      <w:tblPr>
        <w:tblStyle w:val="af6"/>
        <w:tblW w:w="0" w:type="auto"/>
        <w:tblInd w:w="227" w:type="dxa"/>
        <w:tblLook w:val="04A0" w:firstRow="1" w:lastRow="0" w:firstColumn="1" w:lastColumn="0" w:noHBand="0" w:noVBand="1"/>
      </w:tblPr>
      <w:tblGrid>
        <w:gridCol w:w="3127"/>
        <w:gridCol w:w="3111"/>
        <w:gridCol w:w="3111"/>
      </w:tblGrid>
      <w:tr w:rsidR="00AF6BF7" w:rsidRPr="0014457C" w14:paraId="5142D399" w14:textId="77777777" w:rsidTr="009A03F6">
        <w:tc>
          <w:tcPr>
            <w:tcW w:w="3127" w:type="dxa"/>
          </w:tcPr>
          <w:p w14:paraId="4D1D923E" w14:textId="77777777" w:rsidR="00AF6BF7" w:rsidRPr="0014457C" w:rsidRDefault="00AF6BF7" w:rsidP="009A03F6">
            <w:pPr>
              <w:ind w:left="0"/>
            </w:pPr>
            <w:r w:rsidRPr="0014457C">
              <w:rPr>
                <w:rFonts w:hint="eastAsia"/>
              </w:rPr>
              <w:t>要素名称</w:t>
            </w:r>
          </w:p>
        </w:tc>
        <w:tc>
          <w:tcPr>
            <w:tcW w:w="3111" w:type="dxa"/>
          </w:tcPr>
          <w:p w14:paraId="02802B25" w14:textId="77777777" w:rsidR="00AF6BF7" w:rsidRPr="0014457C" w:rsidRDefault="00AF6BF7" w:rsidP="009A03F6">
            <w:pPr>
              <w:ind w:left="0"/>
            </w:pPr>
            <w:r w:rsidRPr="0014457C">
              <w:rPr>
                <w:rFonts w:hint="eastAsia"/>
              </w:rPr>
              <w:t>解释</w:t>
            </w:r>
          </w:p>
        </w:tc>
        <w:tc>
          <w:tcPr>
            <w:tcW w:w="3111" w:type="dxa"/>
          </w:tcPr>
          <w:p w14:paraId="0A03DD06" w14:textId="77777777" w:rsidR="00AF6BF7" w:rsidRPr="0014457C" w:rsidRDefault="00AF6BF7" w:rsidP="009A03F6">
            <w:pPr>
              <w:ind w:left="0"/>
            </w:pPr>
            <w:r w:rsidRPr="0014457C">
              <w:rPr>
                <w:rFonts w:hint="eastAsia"/>
              </w:rPr>
              <w:t>备注</w:t>
            </w:r>
          </w:p>
        </w:tc>
      </w:tr>
      <w:tr w:rsidR="00AF6BF7" w:rsidRPr="0014457C" w14:paraId="10981534" w14:textId="77777777" w:rsidTr="009A03F6">
        <w:tc>
          <w:tcPr>
            <w:tcW w:w="3127" w:type="dxa"/>
          </w:tcPr>
          <w:p w14:paraId="0BBC69B2" w14:textId="77777777" w:rsidR="00AF6BF7" w:rsidRPr="0014457C" w:rsidRDefault="00AF6BF7" w:rsidP="009A03F6">
            <w:pPr>
              <w:ind w:left="0"/>
            </w:pPr>
            <w:r w:rsidRPr="0014457C">
              <w:rPr>
                <w:rFonts w:hint="eastAsia"/>
              </w:rPr>
              <w:t>用户id</w:t>
            </w:r>
          </w:p>
        </w:tc>
        <w:tc>
          <w:tcPr>
            <w:tcW w:w="3111" w:type="dxa"/>
          </w:tcPr>
          <w:p w14:paraId="562F830A" w14:textId="77777777" w:rsidR="00AF6BF7" w:rsidRPr="0014457C" w:rsidRDefault="00AF6BF7" w:rsidP="009A03F6">
            <w:pPr>
              <w:ind w:left="0"/>
            </w:pPr>
            <w:r w:rsidRPr="0014457C">
              <w:t>用户手机号</w:t>
            </w:r>
          </w:p>
        </w:tc>
        <w:tc>
          <w:tcPr>
            <w:tcW w:w="3111" w:type="dxa"/>
          </w:tcPr>
          <w:p w14:paraId="77C30B5E" w14:textId="77777777" w:rsidR="00AF6BF7" w:rsidRPr="0014457C" w:rsidRDefault="00AF6BF7" w:rsidP="009A03F6">
            <w:pPr>
              <w:ind w:left="0"/>
            </w:pPr>
          </w:p>
        </w:tc>
      </w:tr>
      <w:tr w:rsidR="00AF6BF7" w:rsidRPr="0014457C" w14:paraId="24426A4D" w14:textId="77777777" w:rsidTr="009A03F6">
        <w:tc>
          <w:tcPr>
            <w:tcW w:w="3127" w:type="dxa"/>
          </w:tcPr>
          <w:p w14:paraId="1B5F94B7" w14:textId="2677C160" w:rsidR="00AF6BF7" w:rsidRPr="0014457C" w:rsidRDefault="00AF6BF7" w:rsidP="009A03F6">
            <w:pPr>
              <w:ind w:left="0"/>
            </w:pPr>
            <w:r w:rsidRPr="0014457C">
              <w:rPr>
                <w:rFonts w:hint="eastAsia"/>
              </w:rPr>
              <w:lastRenderedPageBreak/>
              <w:t>发送时间</w:t>
            </w:r>
          </w:p>
        </w:tc>
        <w:tc>
          <w:tcPr>
            <w:tcW w:w="3111" w:type="dxa"/>
          </w:tcPr>
          <w:p w14:paraId="3CD902C1" w14:textId="77777777" w:rsidR="00AF6BF7" w:rsidRPr="0014457C" w:rsidRDefault="00AF6BF7" w:rsidP="009A03F6">
            <w:pPr>
              <w:ind w:left="0"/>
            </w:pPr>
          </w:p>
        </w:tc>
        <w:tc>
          <w:tcPr>
            <w:tcW w:w="3111" w:type="dxa"/>
          </w:tcPr>
          <w:p w14:paraId="6C4B6A85" w14:textId="77777777" w:rsidR="00AF6BF7" w:rsidRPr="0014457C" w:rsidRDefault="00AF6BF7" w:rsidP="009A03F6">
            <w:pPr>
              <w:ind w:left="0"/>
            </w:pPr>
          </w:p>
        </w:tc>
      </w:tr>
      <w:tr w:rsidR="00AF6BF7" w:rsidRPr="0014457C" w14:paraId="0B91F229" w14:textId="77777777" w:rsidTr="009A03F6">
        <w:tc>
          <w:tcPr>
            <w:tcW w:w="3127" w:type="dxa"/>
          </w:tcPr>
          <w:p w14:paraId="3B1AC86A" w14:textId="230A883E" w:rsidR="00AF6BF7" w:rsidRPr="0014457C" w:rsidRDefault="00AF6BF7" w:rsidP="009A03F6">
            <w:pPr>
              <w:ind w:left="0"/>
            </w:pPr>
            <w:r w:rsidRPr="0014457C">
              <w:rPr>
                <w:rFonts w:hint="eastAsia"/>
              </w:rPr>
              <w:t>发送内容</w:t>
            </w:r>
          </w:p>
        </w:tc>
        <w:tc>
          <w:tcPr>
            <w:tcW w:w="3111" w:type="dxa"/>
          </w:tcPr>
          <w:p w14:paraId="0D8762B4" w14:textId="345A3A22" w:rsidR="00AF6BF7" w:rsidRPr="0014457C" w:rsidRDefault="00533219" w:rsidP="009A03F6">
            <w:pPr>
              <w:ind w:left="0"/>
            </w:pPr>
            <w:r w:rsidRPr="0014457C">
              <w:rPr>
                <w:rFonts w:hint="eastAsia"/>
              </w:rPr>
              <w:t>OTP数字需要掩码</w:t>
            </w:r>
          </w:p>
        </w:tc>
        <w:tc>
          <w:tcPr>
            <w:tcW w:w="3111" w:type="dxa"/>
          </w:tcPr>
          <w:p w14:paraId="1DE23EDA" w14:textId="77777777" w:rsidR="00AF6BF7" w:rsidRPr="0014457C" w:rsidRDefault="00AF6BF7" w:rsidP="009A03F6">
            <w:pPr>
              <w:ind w:left="0"/>
            </w:pPr>
          </w:p>
        </w:tc>
      </w:tr>
      <w:tr w:rsidR="00AF6BF7" w:rsidRPr="0014457C" w14:paraId="4971F298" w14:textId="77777777" w:rsidTr="009A03F6">
        <w:tc>
          <w:tcPr>
            <w:tcW w:w="3127" w:type="dxa"/>
          </w:tcPr>
          <w:p w14:paraId="421D891F" w14:textId="1DAB79AF" w:rsidR="00AF6BF7" w:rsidRPr="0014457C" w:rsidRDefault="00AF6BF7" w:rsidP="009A03F6">
            <w:pPr>
              <w:ind w:left="0"/>
            </w:pPr>
            <w:r w:rsidRPr="0014457C">
              <w:rPr>
                <w:rFonts w:hint="eastAsia"/>
              </w:rPr>
              <w:t>是否成功</w:t>
            </w:r>
          </w:p>
        </w:tc>
        <w:tc>
          <w:tcPr>
            <w:tcW w:w="3111" w:type="dxa"/>
          </w:tcPr>
          <w:p w14:paraId="022250EB" w14:textId="390FCFAA" w:rsidR="00AF6BF7" w:rsidRPr="0014457C" w:rsidRDefault="0059027C" w:rsidP="009A03F6">
            <w:pPr>
              <w:ind w:left="0"/>
            </w:pPr>
            <w:r w:rsidRPr="0014457C">
              <w:rPr>
                <w:highlight w:val="yellow"/>
              </w:rPr>
              <w:t>需要运营人员点击查询</w:t>
            </w:r>
            <w:r w:rsidR="002D7726" w:rsidRPr="0014457C">
              <w:rPr>
                <w:highlight w:val="yellow"/>
              </w:rPr>
              <w:t>才能</w:t>
            </w:r>
            <w:r w:rsidR="002D7726" w:rsidRPr="0014457C">
              <w:rPr>
                <w:rFonts w:hint="eastAsia"/>
                <w:highlight w:val="yellow"/>
              </w:rPr>
              <w:t>获得</w:t>
            </w:r>
            <w:r w:rsidR="002D7726" w:rsidRPr="0014457C">
              <w:rPr>
                <w:highlight w:val="yellow"/>
              </w:rPr>
              <w:t>结果</w:t>
            </w:r>
          </w:p>
        </w:tc>
        <w:tc>
          <w:tcPr>
            <w:tcW w:w="3111" w:type="dxa"/>
          </w:tcPr>
          <w:p w14:paraId="7986F500" w14:textId="77777777" w:rsidR="00AF6BF7" w:rsidRPr="0014457C" w:rsidRDefault="00AF6BF7" w:rsidP="009A03F6">
            <w:pPr>
              <w:ind w:left="0"/>
            </w:pPr>
          </w:p>
        </w:tc>
      </w:tr>
      <w:tr w:rsidR="00AF6BF7" w:rsidRPr="0014457C" w14:paraId="6849968A" w14:textId="77777777" w:rsidTr="009A03F6">
        <w:tc>
          <w:tcPr>
            <w:tcW w:w="3127" w:type="dxa"/>
          </w:tcPr>
          <w:p w14:paraId="5219AE61" w14:textId="151657C5" w:rsidR="00AF6BF7" w:rsidRPr="0014457C" w:rsidRDefault="00AF6BF7" w:rsidP="009A03F6">
            <w:pPr>
              <w:ind w:left="0"/>
            </w:pPr>
            <w:r w:rsidRPr="0014457C">
              <w:rPr>
                <w:rFonts w:hint="eastAsia"/>
              </w:rPr>
              <w:t>发送通道</w:t>
            </w:r>
          </w:p>
        </w:tc>
        <w:tc>
          <w:tcPr>
            <w:tcW w:w="3111" w:type="dxa"/>
          </w:tcPr>
          <w:p w14:paraId="3E4392EF" w14:textId="77777777" w:rsidR="00AF6BF7" w:rsidRPr="0014457C" w:rsidRDefault="00AF6BF7" w:rsidP="009A03F6">
            <w:pPr>
              <w:ind w:left="0"/>
            </w:pPr>
          </w:p>
        </w:tc>
        <w:tc>
          <w:tcPr>
            <w:tcW w:w="3111" w:type="dxa"/>
          </w:tcPr>
          <w:p w14:paraId="4168B08B" w14:textId="77777777" w:rsidR="00AF6BF7" w:rsidRPr="0014457C" w:rsidRDefault="00AF6BF7" w:rsidP="009A03F6">
            <w:pPr>
              <w:ind w:left="0"/>
            </w:pPr>
          </w:p>
        </w:tc>
      </w:tr>
    </w:tbl>
    <w:p w14:paraId="41259B70" w14:textId="77777777" w:rsidR="00AF6BF7" w:rsidRPr="0014457C" w:rsidRDefault="00AF6BF7" w:rsidP="00AF6BF7"/>
    <w:p w14:paraId="031B75CD" w14:textId="68A5F144" w:rsidR="00AF6BF7" w:rsidRPr="0014457C" w:rsidRDefault="00AF6BF7" w:rsidP="00AF6BF7">
      <w:r w:rsidRPr="0014457C">
        <w:rPr>
          <w:rFonts w:hint="eastAsia"/>
        </w:rPr>
        <w:t>并提供不同发送渠道的短信发送数量及发送成功比例统计</w:t>
      </w:r>
    </w:p>
    <w:tbl>
      <w:tblPr>
        <w:tblStyle w:val="af6"/>
        <w:tblW w:w="0" w:type="auto"/>
        <w:tblInd w:w="227" w:type="dxa"/>
        <w:tblLook w:val="04A0" w:firstRow="1" w:lastRow="0" w:firstColumn="1" w:lastColumn="0" w:noHBand="0" w:noVBand="1"/>
      </w:tblPr>
      <w:tblGrid>
        <w:gridCol w:w="3127"/>
        <w:gridCol w:w="3111"/>
        <w:gridCol w:w="3111"/>
      </w:tblGrid>
      <w:tr w:rsidR="00181A7E" w:rsidRPr="0014457C" w14:paraId="136DD3DE" w14:textId="77777777" w:rsidTr="009A03F6">
        <w:tc>
          <w:tcPr>
            <w:tcW w:w="3127" w:type="dxa"/>
          </w:tcPr>
          <w:p w14:paraId="60F6D709" w14:textId="77777777" w:rsidR="00181A7E" w:rsidRPr="0014457C" w:rsidRDefault="00181A7E" w:rsidP="009A03F6">
            <w:pPr>
              <w:ind w:left="0"/>
            </w:pPr>
            <w:r w:rsidRPr="0014457C">
              <w:rPr>
                <w:rFonts w:hint="eastAsia"/>
              </w:rPr>
              <w:t>要素名称</w:t>
            </w:r>
          </w:p>
        </w:tc>
        <w:tc>
          <w:tcPr>
            <w:tcW w:w="3111" w:type="dxa"/>
          </w:tcPr>
          <w:p w14:paraId="78A45DEA" w14:textId="77777777" w:rsidR="00181A7E" w:rsidRPr="0014457C" w:rsidRDefault="00181A7E" w:rsidP="009A03F6">
            <w:pPr>
              <w:ind w:left="0"/>
            </w:pPr>
            <w:r w:rsidRPr="0014457C">
              <w:rPr>
                <w:rFonts w:hint="eastAsia"/>
              </w:rPr>
              <w:t>解释</w:t>
            </w:r>
          </w:p>
        </w:tc>
        <w:tc>
          <w:tcPr>
            <w:tcW w:w="3111" w:type="dxa"/>
          </w:tcPr>
          <w:p w14:paraId="54B3DE8E" w14:textId="77777777" w:rsidR="00181A7E" w:rsidRPr="0014457C" w:rsidRDefault="00181A7E" w:rsidP="009A03F6">
            <w:pPr>
              <w:ind w:left="0"/>
            </w:pPr>
            <w:r w:rsidRPr="0014457C">
              <w:rPr>
                <w:rFonts w:hint="eastAsia"/>
              </w:rPr>
              <w:t>备注</w:t>
            </w:r>
          </w:p>
        </w:tc>
      </w:tr>
      <w:tr w:rsidR="00181A7E" w:rsidRPr="0014457C" w14:paraId="509F80CF" w14:textId="77777777" w:rsidTr="009A03F6">
        <w:tc>
          <w:tcPr>
            <w:tcW w:w="3127" w:type="dxa"/>
          </w:tcPr>
          <w:p w14:paraId="77659CCC" w14:textId="30C724F4" w:rsidR="00181A7E" w:rsidRPr="0014457C" w:rsidRDefault="00181A7E" w:rsidP="009A03F6">
            <w:pPr>
              <w:ind w:left="0"/>
            </w:pPr>
            <w:r w:rsidRPr="0014457C">
              <w:rPr>
                <w:rFonts w:hint="eastAsia"/>
              </w:rPr>
              <w:t>发送通道</w:t>
            </w:r>
          </w:p>
        </w:tc>
        <w:tc>
          <w:tcPr>
            <w:tcW w:w="3111" w:type="dxa"/>
          </w:tcPr>
          <w:p w14:paraId="103D444F" w14:textId="14D70CE0" w:rsidR="00181A7E" w:rsidRPr="0014457C" w:rsidRDefault="00181A7E" w:rsidP="009A03F6">
            <w:pPr>
              <w:ind w:left="0"/>
            </w:pPr>
            <w:r w:rsidRPr="0014457C">
              <w:rPr>
                <w:rFonts w:hint="eastAsia"/>
              </w:rPr>
              <w:t>短信</w:t>
            </w:r>
            <w:r w:rsidRPr="0014457C">
              <w:t>发送通道</w:t>
            </w:r>
          </w:p>
        </w:tc>
        <w:tc>
          <w:tcPr>
            <w:tcW w:w="3111" w:type="dxa"/>
          </w:tcPr>
          <w:p w14:paraId="19724A77" w14:textId="77777777" w:rsidR="00181A7E" w:rsidRPr="0014457C" w:rsidRDefault="00181A7E" w:rsidP="009A03F6">
            <w:pPr>
              <w:ind w:left="0"/>
            </w:pPr>
          </w:p>
        </w:tc>
      </w:tr>
      <w:tr w:rsidR="00181A7E" w:rsidRPr="0014457C" w14:paraId="2AF36EE3" w14:textId="77777777" w:rsidTr="009A03F6">
        <w:tc>
          <w:tcPr>
            <w:tcW w:w="3127" w:type="dxa"/>
          </w:tcPr>
          <w:p w14:paraId="7F820D91" w14:textId="743D35DD" w:rsidR="00181A7E" w:rsidRPr="0014457C" w:rsidRDefault="00181A7E" w:rsidP="009A03F6">
            <w:pPr>
              <w:ind w:left="0"/>
            </w:pPr>
            <w:r w:rsidRPr="0014457C">
              <w:rPr>
                <w:rFonts w:hint="eastAsia"/>
              </w:rPr>
              <w:t>发送时间段</w:t>
            </w:r>
          </w:p>
        </w:tc>
        <w:tc>
          <w:tcPr>
            <w:tcW w:w="3111" w:type="dxa"/>
          </w:tcPr>
          <w:p w14:paraId="3B4F669E" w14:textId="4AB5F762" w:rsidR="00181A7E" w:rsidRPr="0014457C" w:rsidRDefault="003A6541" w:rsidP="009A03F6">
            <w:pPr>
              <w:ind w:left="0"/>
            </w:pPr>
            <w:r w:rsidRPr="0014457C">
              <w:t>以日为单位跨时间段查询</w:t>
            </w:r>
          </w:p>
        </w:tc>
        <w:tc>
          <w:tcPr>
            <w:tcW w:w="3111" w:type="dxa"/>
          </w:tcPr>
          <w:p w14:paraId="7020874C" w14:textId="77777777" w:rsidR="00181A7E" w:rsidRPr="0014457C" w:rsidRDefault="00181A7E" w:rsidP="009A03F6">
            <w:pPr>
              <w:ind w:left="0"/>
            </w:pPr>
          </w:p>
        </w:tc>
      </w:tr>
      <w:tr w:rsidR="00181A7E" w:rsidRPr="0014457C" w14:paraId="797D4174" w14:textId="77777777" w:rsidTr="009A03F6">
        <w:tc>
          <w:tcPr>
            <w:tcW w:w="3127" w:type="dxa"/>
          </w:tcPr>
          <w:p w14:paraId="73BFBB5A" w14:textId="396D8F6D" w:rsidR="00181A7E" w:rsidRPr="0014457C" w:rsidRDefault="00181A7E" w:rsidP="009A03F6">
            <w:pPr>
              <w:ind w:left="0"/>
            </w:pPr>
            <w:r w:rsidRPr="0014457C">
              <w:rPr>
                <w:rFonts w:hint="eastAsia"/>
              </w:rPr>
              <w:t>发送总笔数</w:t>
            </w:r>
          </w:p>
        </w:tc>
        <w:tc>
          <w:tcPr>
            <w:tcW w:w="3111" w:type="dxa"/>
          </w:tcPr>
          <w:p w14:paraId="1D836C80" w14:textId="77777777" w:rsidR="00181A7E" w:rsidRPr="0014457C" w:rsidRDefault="00181A7E" w:rsidP="009A03F6">
            <w:pPr>
              <w:ind w:left="0"/>
            </w:pPr>
          </w:p>
        </w:tc>
        <w:tc>
          <w:tcPr>
            <w:tcW w:w="3111" w:type="dxa"/>
          </w:tcPr>
          <w:p w14:paraId="55E62744" w14:textId="77777777" w:rsidR="00181A7E" w:rsidRPr="0014457C" w:rsidRDefault="00181A7E" w:rsidP="009A03F6">
            <w:pPr>
              <w:ind w:left="0"/>
            </w:pPr>
          </w:p>
        </w:tc>
      </w:tr>
      <w:tr w:rsidR="00181A7E" w:rsidRPr="0014457C" w14:paraId="26E6AFD4" w14:textId="77777777" w:rsidTr="009A03F6">
        <w:tc>
          <w:tcPr>
            <w:tcW w:w="3127" w:type="dxa"/>
          </w:tcPr>
          <w:p w14:paraId="645E2090" w14:textId="3231A467" w:rsidR="00181A7E" w:rsidRPr="0014457C" w:rsidRDefault="00181A7E" w:rsidP="009A03F6">
            <w:pPr>
              <w:ind w:left="0"/>
            </w:pPr>
            <w:r w:rsidRPr="0014457C">
              <w:rPr>
                <w:rFonts w:hint="eastAsia"/>
              </w:rPr>
              <w:t>发送成功笔数</w:t>
            </w:r>
          </w:p>
        </w:tc>
        <w:tc>
          <w:tcPr>
            <w:tcW w:w="3111" w:type="dxa"/>
          </w:tcPr>
          <w:p w14:paraId="0A1412BA" w14:textId="77777777" w:rsidR="00181A7E" w:rsidRPr="0014457C" w:rsidRDefault="00181A7E" w:rsidP="009A03F6">
            <w:pPr>
              <w:ind w:left="0"/>
            </w:pPr>
          </w:p>
        </w:tc>
        <w:tc>
          <w:tcPr>
            <w:tcW w:w="3111" w:type="dxa"/>
          </w:tcPr>
          <w:p w14:paraId="3F1F17F4" w14:textId="77777777" w:rsidR="00181A7E" w:rsidRPr="0014457C" w:rsidRDefault="00181A7E" w:rsidP="009A03F6">
            <w:pPr>
              <w:ind w:left="0"/>
            </w:pPr>
          </w:p>
        </w:tc>
      </w:tr>
    </w:tbl>
    <w:p w14:paraId="11128C40" w14:textId="77777777" w:rsidR="00AF6BF7" w:rsidRPr="0014457C" w:rsidRDefault="00AF6BF7" w:rsidP="00AF6BF7"/>
    <w:p w14:paraId="60A207E5" w14:textId="77777777" w:rsidR="00634300" w:rsidRPr="0014457C" w:rsidRDefault="00634300" w:rsidP="00634300">
      <w:pPr>
        <w:pStyle w:val="4"/>
        <w:rPr>
          <w:rFonts w:eastAsia="微软雅黑"/>
        </w:rPr>
      </w:pPr>
      <w:r w:rsidRPr="0014457C">
        <w:rPr>
          <w:rFonts w:eastAsia="微软雅黑" w:hint="eastAsia"/>
        </w:rPr>
        <w:t>用户资金帐户查询</w:t>
      </w:r>
    </w:p>
    <w:tbl>
      <w:tblPr>
        <w:tblStyle w:val="af6"/>
        <w:tblW w:w="0" w:type="auto"/>
        <w:tblInd w:w="227" w:type="dxa"/>
        <w:tblLook w:val="04A0" w:firstRow="1" w:lastRow="0" w:firstColumn="1" w:lastColumn="0" w:noHBand="0" w:noVBand="1"/>
      </w:tblPr>
      <w:tblGrid>
        <w:gridCol w:w="3117"/>
        <w:gridCol w:w="3116"/>
        <w:gridCol w:w="3116"/>
      </w:tblGrid>
      <w:tr w:rsidR="00634300" w:rsidRPr="0014457C" w14:paraId="1DFF1ACF" w14:textId="77777777" w:rsidTr="009A03F6">
        <w:tc>
          <w:tcPr>
            <w:tcW w:w="3117" w:type="dxa"/>
          </w:tcPr>
          <w:p w14:paraId="4315C23E" w14:textId="77777777" w:rsidR="00634300" w:rsidRPr="0014457C" w:rsidRDefault="00634300" w:rsidP="009A03F6">
            <w:pPr>
              <w:ind w:left="0"/>
            </w:pPr>
            <w:r w:rsidRPr="0014457C">
              <w:rPr>
                <w:rFonts w:hint="eastAsia"/>
              </w:rPr>
              <w:t>要素名称</w:t>
            </w:r>
          </w:p>
        </w:tc>
        <w:tc>
          <w:tcPr>
            <w:tcW w:w="3116" w:type="dxa"/>
          </w:tcPr>
          <w:p w14:paraId="34C9AD80" w14:textId="77777777" w:rsidR="00634300" w:rsidRPr="0014457C" w:rsidRDefault="00634300" w:rsidP="009A03F6">
            <w:pPr>
              <w:ind w:left="0"/>
            </w:pPr>
            <w:r w:rsidRPr="0014457C">
              <w:rPr>
                <w:rFonts w:hint="eastAsia"/>
              </w:rPr>
              <w:t>解释</w:t>
            </w:r>
          </w:p>
        </w:tc>
        <w:tc>
          <w:tcPr>
            <w:tcW w:w="3116" w:type="dxa"/>
          </w:tcPr>
          <w:p w14:paraId="3811CD55" w14:textId="77777777" w:rsidR="00634300" w:rsidRPr="0014457C" w:rsidRDefault="00634300" w:rsidP="009A03F6">
            <w:pPr>
              <w:ind w:left="0"/>
            </w:pPr>
            <w:r w:rsidRPr="0014457C">
              <w:rPr>
                <w:rFonts w:hint="eastAsia"/>
              </w:rPr>
              <w:t>备注</w:t>
            </w:r>
          </w:p>
        </w:tc>
      </w:tr>
      <w:tr w:rsidR="00634300" w:rsidRPr="0014457C" w14:paraId="24DFAE88" w14:textId="77777777" w:rsidTr="009A03F6">
        <w:tc>
          <w:tcPr>
            <w:tcW w:w="3117" w:type="dxa"/>
          </w:tcPr>
          <w:p w14:paraId="5EB44460" w14:textId="77777777" w:rsidR="00634300" w:rsidRPr="0014457C" w:rsidRDefault="00634300" w:rsidP="009A03F6">
            <w:pPr>
              <w:ind w:left="0"/>
            </w:pPr>
            <w:r w:rsidRPr="0014457C">
              <w:rPr>
                <w:rFonts w:hint="eastAsia"/>
              </w:rPr>
              <w:t>用户id</w:t>
            </w:r>
          </w:p>
        </w:tc>
        <w:tc>
          <w:tcPr>
            <w:tcW w:w="3116" w:type="dxa"/>
          </w:tcPr>
          <w:p w14:paraId="44AFF429" w14:textId="77777777" w:rsidR="00634300" w:rsidRPr="0014457C" w:rsidRDefault="00634300" w:rsidP="009A03F6">
            <w:pPr>
              <w:ind w:left="0"/>
            </w:pPr>
          </w:p>
        </w:tc>
        <w:tc>
          <w:tcPr>
            <w:tcW w:w="3116" w:type="dxa"/>
          </w:tcPr>
          <w:p w14:paraId="2D36A834" w14:textId="77777777" w:rsidR="00634300" w:rsidRPr="0014457C" w:rsidRDefault="00634300" w:rsidP="009A03F6">
            <w:pPr>
              <w:ind w:left="0"/>
            </w:pPr>
          </w:p>
        </w:tc>
      </w:tr>
      <w:tr w:rsidR="00634300" w:rsidRPr="0014457C" w14:paraId="5563C138" w14:textId="77777777" w:rsidTr="009A03F6">
        <w:tc>
          <w:tcPr>
            <w:tcW w:w="3117" w:type="dxa"/>
          </w:tcPr>
          <w:p w14:paraId="34375081" w14:textId="4D8A5970" w:rsidR="00634300" w:rsidRPr="0014457C" w:rsidRDefault="00634300" w:rsidP="00F65FE8">
            <w:pPr>
              <w:ind w:left="0"/>
            </w:pPr>
            <w:r w:rsidRPr="0014457C">
              <w:rPr>
                <w:rFonts w:hint="eastAsia"/>
              </w:rPr>
              <w:t>用户</w:t>
            </w:r>
            <w:r w:rsidR="00F65FE8" w:rsidRPr="0014457C">
              <w:rPr>
                <w:rFonts w:hint="eastAsia"/>
              </w:rPr>
              <w:t>保证金</w:t>
            </w:r>
            <w:r w:rsidRPr="0014457C">
              <w:rPr>
                <w:rFonts w:hint="eastAsia"/>
              </w:rPr>
              <w:t>余额</w:t>
            </w:r>
          </w:p>
        </w:tc>
        <w:tc>
          <w:tcPr>
            <w:tcW w:w="3116" w:type="dxa"/>
          </w:tcPr>
          <w:p w14:paraId="49182813" w14:textId="77777777" w:rsidR="00634300" w:rsidRPr="0014457C" w:rsidRDefault="00634300" w:rsidP="009A03F6">
            <w:pPr>
              <w:ind w:left="0"/>
            </w:pPr>
          </w:p>
        </w:tc>
        <w:tc>
          <w:tcPr>
            <w:tcW w:w="3116" w:type="dxa"/>
          </w:tcPr>
          <w:p w14:paraId="3EC6381F" w14:textId="77777777" w:rsidR="00634300" w:rsidRPr="0014457C" w:rsidRDefault="00634300" w:rsidP="009A03F6">
            <w:pPr>
              <w:ind w:left="0"/>
            </w:pPr>
          </w:p>
        </w:tc>
      </w:tr>
      <w:tr w:rsidR="00B46345" w:rsidRPr="0014457C" w14:paraId="47D0CD6C" w14:textId="77777777" w:rsidTr="009A03F6">
        <w:tc>
          <w:tcPr>
            <w:tcW w:w="3117" w:type="dxa"/>
          </w:tcPr>
          <w:p w14:paraId="5432CF54" w14:textId="42C58A50" w:rsidR="00B46345" w:rsidRPr="0014457C" w:rsidRDefault="00F65FE8" w:rsidP="009A03F6">
            <w:pPr>
              <w:ind w:left="0"/>
            </w:pPr>
            <w:r w:rsidRPr="0014457C">
              <w:rPr>
                <w:rFonts w:hint="eastAsia"/>
              </w:rPr>
              <w:t>用户保证金</w:t>
            </w:r>
            <w:r w:rsidR="00B46345" w:rsidRPr="0014457C">
              <w:rPr>
                <w:rFonts w:hint="eastAsia"/>
              </w:rPr>
              <w:t>可用余额</w:t>
            </w:r>
          </w:p>
        </w:tc>
        <w:tc>
          <w:tcPr>
            <w:tcW w:w="3116" w:type="dxa"/>
          </w:tcPr>
          <w:p w14:paraId="3C48AC32" w14:textId="77777777" w:rsidR="00B46345" w:rsidRPr="0014457C" w:rsidRDefault="00B46345" w:rsidP="009A03F6">
            <w:pPr>
              <w:ind w:left="0"/>
            </w:pPr>
          </w:p>
        </w:tc>
        <w:tc>
          <w:tcPr>
            <w:tcW w:w="3116" w:type="dxa"/>
          </w:tcPr>
          <w:p w14:paraId="4B02DC78" w14:textId="77777777" w:rsidR="00B46345" w:rsidRPr="0014457C" w:rsidRDefault="00B46345" w:rsidP="009A03F6">
            <w:pPr>
              <w:ind w:left="0"/>
            </w:pPr>
          </w:p>
        </w:tc>
      </w:tr>
      <w:tr w:rsidR="00634300" w:rsidRPr="0014457C" w14:paraId="532F990C" w14:textId="77777777" w:rsidTr="009A03F6">
        <w:tc>
          <w:tcPr>
            <w:tcW w:w="3117" w:type="dxa"/>
          </w:tcPr>
          <w:p w14:paraId="6EF877E1" w14:textId="3BEBED38" w:rsidR="00634300" w:rsidRPr="0014457C" w:rsidRDefault="00634300" w:rsidP="00F65FE8">
            <w:pPr>
              <w:ind w:left="0"/>
            </w:pPr>
            <w:r w:rsidRPr="0014457C">
              <w:rPr>
                <w:rFonts w:hint="eastAsia"/>
              </w:rPr>
              <w:t>用户资金冻结</w:t>
            </w:r>
            <w:r w:rsidR="00F65FE8" w:rsidRPr="0014457C">
              <w:rPr>
                <w:rFonts w:hint="eastAsia"/>
              </w:rPr>
              <w:t>保证金</w:t>
            </w:r>
            <w:r w:rsidRPr="0014457C">
              <w:rPr>
                <w:rFonts w:hint="eastAsia"/>
              </w:rPr>
              <w:t>余额</w:t>
            </w:r>
          </w:p>
        </w:tc>
        <w:tc>
          <w:tcPr>
            <w:tcW w:w="3116" w:type="dxa"/>
          </w:tcPr>
          <w:p w14:paraId="4D1BDA37" w14:textId="77777777" w:rsidR="00634300" w:rsidRPr="0014457C" w:rsidRDefault="00634300" w:rsidP="009A03F6">
            <w:pPr>
              <w:ind w:left="0"/>
            </w:pPr>
          </w:p>
        </w:tc>
        <w:tc>
          <w:tcPr>
            <w:tcW w:w="3116" w:type="dxa"/>
          </w:tcPr>
          <w:p w14:paraId="408F43FA" w14:textId="77777777" w:rsidR="00634300" w:rsidRPr="0014457C" w:rsidRDefault="00634300" w:rsidP="009A03F6">
            <w:pPr>
              <w:ind w:left="0"/>
            </w:pPr>
          </w:p>
        </w:tc>
      </w:tr>
    </w:tbl>
    <w:p w14:paraId="640F4948" w14:textId="77777777" w:rsidR="00634300" w:rsidRPr="0014457C" w:rsidRDefault="00634300" w:rsidP="00634300"/>
    <w:p w14:paraId="397B4CE3" w14:textId="77777777" w:rsidR="00634300" w:rsidRPr="0014457C" w:rsidRDefault="00634300" w:rsidP="00634300">
      <w:pPr>
        <w:pStyle w:val="4"/>
        <w:rPr>
          <w:rFonts w:eastAsia="微软雅黑"/>
        </w:rPr>
      </w:pPr>
      <w:r w:rsidRPr="0014457C">
        <w:rPr>
          <w:rFonts w:eastAsia="微软雅黑" w:hint="eastAsia"/>
        </w:rPr>
        <w:t>用户资金帐户交易查询</w:t>
      </w:r>
    </w:p>
    <w:p w14:paraId="226046A5" w14:textId="4ECB30D6" w:rsidR="00634300" w:rsidRPr="0014457C" w:rsidRDefault="00634300" w:rsidP="00634300">
      <w:r w:rsidRPr="0014457C">
        <w:rPr>
          <w:rFonts w:hint="eastAsia"/>
        </w:rPr>
        <w:t>用于资金托管帐户交易查询、资金托管帐户交易对账</w:t>
      </w:r>
    </w:p>
    <w:tbl>
      <w:tblPr>
        <w:tblStyle w:val="af6"/>
        <w:tblW w:w="0" w:type="auto"/>
        <w:tblInd w:w="227" w:type="dxa"/>
        <w:tblLook w:val="04A0" w:firstRow="1" w:lastRow="0" w:firstColumn="1" w:lastColumn="0" w:noHBand="0" w:noVBand="1"/>
      </w:tblPr>
      <w:tblGrid>
        <w:gridCol w:w="3114"/>
        <w:gridCol w:w="3121"/>
        <w:gridCol w:w="3114"/>
      </w:tblGrid>
      <w:tr w:rsidR="00116FC8" w:rsidRPr="0014457C" w14:paraId="7423BD2B" w14:textId="77777777" w:rsidTr="009A03F6">
        <w:tc>
          <w:tcPr>
            <w:tcW w:w="3192" w:type="dxa"/>
          </w:tcPr>
          <w:p w14:paraId="6282F33E" w14:textId="77777777" w:rsidR="00634300" w:rsidRPr="0014457C" w:rsidRDefault="00634300" w:rsidP="009A03F6">
            <w:pPr>
              <w:ind w:left="0"/>
            </w:pPr>
            <w:r w:rsidRPr="0014457C">
              <w:rPr>
                <w:rFonts w:hint="eastAsia"/>
              </w:rPr>
              <w:t>要素名称</w:t>
            </w:r>
          </w:p>
        </w:tc>
        <w:tc>
          <w:tcPr>
            <w:tcW w:w="3192" w:type="dxa"/>
          </w:tcPr>
          <w:p w14:paraId="54BA806B" w14:textId="77777777" w:rsidR="00634300" w:rsidRPr="0014457C" w:rsidRDefault="00634300" w:rsidP="009A03F6">
            <w:pPr>
              <w:ind w:left="0"/>
            </w:pPr>
            <w:r w:rsidRPr="0014457C">
              <w:rPr>
                <w:rFonts w:hint="eastAsia"/>
              </w:rPr>
              <w:t>解释</w:t>
            </w:r>
          </w:p>
        </w:tc>
        <w:tc>
          <w:tcPr>
            <w:tcW w:w="3192" w:type="dxa"/>
          </w:tcPr>
          <w:p w14:paraId="11DD5C1F" w14:textId="77777777" w:rsidR="00634300" w:rsidRPr="0014457C" w:rsidRDefault="00634300" w:rsidP="009A03F6">
            <w:pPr>
              <w:ind w:left="0"/>
            </w:pPr>
            <w:r w:rsidRPr="0014457C">
              <w:rPr>
                <w:rFonts w:hint="eastAsia"/>
              </w:rPr>
              <w:t>备注</w:t>
            </w:r>
          </w:p>
        </w:tc>
      </w:tr>
      <w:tr w:rsidR="00116FC8" w:rsidRPr="0014457C" w14:paraId="54A1699F" w14:textId="77777777" w:rsidTr="009A03F6">
        <w:tc>
          <w:tcPr>
            <w:tcW w:w="3192" w:type="dxa"/>
          </w:tcPr>
          <w:p w14:paraId="1A1D0566" w14:textId="5737DED0" w:rsidR="00634300" w:rsidRPr="0014457C" w:rsidRDefault="00634300" w:rsidP="009A03F6">
            <w:pPr>
              <w:ind w:left="0"/>
            </w:pPr>
            <w:r w:rsidRPr="0014457C">
              <w:rPr>
                <w:rFonts w:hint="eastAsia"/>
              </w:rPr>
              <w:t>用户</w:t>
            </w:r>
            <w:r w:rsidR="00B46345" w:rsidRPr="0014457C">
              <w:rPr>
                <w:rFonts w:hint="eastAsia"/>
              </w:rPr>
              <w:t>id</w:t>
            </w:r>
          </w:p>
        </w:tc>
        <w:tc>
          <w:tcPr>
            <w:tcW w:w="3192" w:type="dxa"/>
          </w:tcPr>
          <w:p w14:paraId="6664C762" w14:textId="4D42B5CC" w:rsidR="00634300" w:rsidRPr="0014457C" w:rsidRDefault="00116FC8" w:rsidP="009A03F6">
            <w:pPr>
              <w:ind w:left="0"/>
            </w:pPr>
            <w:r w:rsidRPr="0014457C">
              <w:rPr>
                <w:rFonts w:hint="eastAsia"/>
              </w:rPr>
              <w:t>投呗</w:t>
            </w:r>
            <w:r w:rsidR="00634300" w:rsidRPr="0014457C">
              <w:rPr>
                <w:rFonts w:hint="eastAsia"/>
              </w:rPr>
              <w:t>用户id</w:t>
            </w:r>
          </w:p>
        </w:tc>
        <w:tc>
          <w:tcPr>
            <w:tcW w:w="3192" w:type="dxa"/>
          </w:tcPr>
          <w:p w14:paraId="4341F6AF" w14:textId="77777777" w:rsidR="00634300" w:rsidRPr="0014457C" w:rsidRDefault="00634300" w:rsidP="009A03F6">
            <w:pPr>
              <w:ind w:left="0"/>
            </w:pPr>
          </w:p>
        </w:tc>
      </w:tr>
      <w:tr w:rsidR="00116FC8" w:rsidRPr="0014457C" w14:paraId="4DAC0DDC" w14:textId="77777777" w:rsidTr="009A03F6">
        <w:tc>
          <w:tcPr>
            <w:tcW w:w="3192" w:type="dxa"/>
          </w:tcPr>
          <w:p w14:paraId="4F5DCEA1" w14:textId="77777777" w:rsidR="00634300" w:rsidRPr="0014457C" w:rsidRDefault="00634300" w:rsidP="009A03F6">
            <w:pPr>
              <w:ind w:left="0"/>
            </w:pPr>
            <w:r w:rsidRPr="0014457C">
              <w:rPr>
                <w:rFonts w:hint="eastAsia"/>
              </w:rPr>
              <w:lastRenderedPageBreak/>
              <w:t>用户资金托管帐户账号</w:t>
            </w:r>
          </w:p>
        </w:tc>
        <w:tc>
          <w:tcPr>
            <w:tcW w:w="3192" w:type="dxa"/>
          </w:tcPr>
          <w:p w14:paraId="5CCCD678" w14:textId="5981B6C7" w:rsidR="00634300" w:rsidRPr="0014457C" w:rsidRDefault="00116FC8" w:rsidP="009A03F6">
            <w:pPr>
              <w:ind w:left="0"/>
            </w:pPr>
            <w:r w:rsidRPr="0014457C">
              <w:rPr>
                <w:rFonts w:hint="eastAsia"/>
              </w:rPr>
              <w:t>三方平台的</w:t>
            </w:r>
            <w:r w:rsidR="00634300" w:rsidRPr="0014457C">
              <w:rPr>
                <w:rFonts w:hint="eastAsia"/>
              </w:rPr>
              <w:t>开户号</w:t>
            </w:r>
          </w:p>
        </w:tc>
        <w:tc>
          <w:tcPr>
            <w:tcW w:w="3192" w:type="dxa"/>
          </w:tcPr>
          <w:p w14:paraId="394CAD95" w14:textId="77777777" w:rsidR="00634300" w:rsidRPr="0014457C" w:rsidRDefault="00634300" w:rsidP="009A03F6">
            <w:pPr>
              <w:ind w:left="0"/>
            </w:pPr>
          </w:p>
        </w:tc>
      </w:tr>
      <w:tr w:rsidR="00116FC8" w:rsidRPr="0014457C" w14:paraId="3D612D1D" w14:textId="77777777" w:rsidTr="009A03F6">
        <w:tc>
          <w:tcPr>
            <w:tcW w:w="3192" w:type="dxa"/>
          </w:tcPr>
          <w:p w14:paraId="5C9C9DDE" w14:textId="77777777" w:rsidR="00634300" w:rsidRPr="0014457C" w:rsidRDefault="00634300" w:rsidP="009A03F6">
            <w:pPr>
              <w:ind w:left="0"/>
            </w:pPr>
            <w:r w:rsidRPr="0014457C">
              <w:rPr>
                <w:rFonts w:hint="eastAsia"/>
              </w:rPr>
              <w:t>资金托管帐户交易流水号</w:t>
            </w:r>
          </w:p>
        </w:tc>
        <w:tc>
          <w:tcPr>
            <w:tcW w:w="3192" w:type="dxa"/>
          </w:tcPr>
          <w:p w14:paraId="7F612B88" w14:textId="77777777" w:rsidR="00634300" w:rsidRPr="0014457C" w:rsidRDefault="00634300" w:rsidP="009A03F6">
            <w:pPr>
              <w:ind w:left="0"/>
            </w:pPr>
          </w:p>
        </w:tc>
        <w:tc>
          <w:tcPr>
            <w:tcW w:w="3192" w:type="dxa"/>
          </w:tcPr>
          <w:p w14:paraId="4DCFF119" w14:textId="77777777" w:rsidR="00634300" w:rsidRPr="0014457C" w:rsidRDefault="00634300" w:rsidP="009A03F6">
            <w:pPr>
              <w:ind w:left="0"/>
            </w:pPr>
          </w:p>
        </w:tc>
      </w:tr>
      <w:tr w:rsidR="00116FC8" w:rsidRPr="0014457C" w14:paraId="22B6FBCC" w14:textId="77777777" w:rsidTr="009A03F6">
        <w:tc>
          <w:tcPr>
            <w:tcW w:w="3192" w:type="dxa"/>
          </w:tcPr>
          <w:p w14:paraId="540C93FD" w14:textId="77777777" w:rsidR="00634300" w:rsidRPr="0014457C" w:rsidRDefault="00634300" w:rsidP="009A03F6">
            <w:pPr>
              <w:ind w:left="0"/>
            </w:pPr>
            <w:r w:rsidRPr="0014457C">
              <w:rPr>
                <w:rFonts w:hint="eastAsia"/>
              </w:rPr>
              <w:t>时间</w:t>
            </w:r>
          </w:p>
        </w:tc>
        <w:tc>
          <w:tcPr>
            <w:tcW w:w="3192" w:type="dxa"/>
          </w:tcPr>
          <w:p w14:paraId="019644AE" w14:textId="742FE70F" w:rsidR="00634300" w:rsidRPr="0014457C" w:rsidRDefault="00634300" w:rsidP="009A03F6">
            <w:pPr>
              <w:ind w:left="0"/>
            </w:pPr>
            <w:r w:rsidRPr="0014457C">
              <w:rPr>
                <w:rFonts w:hint="eastAsia"/>
              </w:rPr>
              <w:t>交易发生时间</w:t>
            </w:r>
            <w:r w:rsidR="00D60DEF" w:rsidRPr="0014457C">
              <w:rPr>
                <w:rFonts w:hint="eastAsia"/>
              </w:rPr>
              <w:t>，</w:t>
            </w:r>
            <w:r w:rsidR="008E0E10" w:rsidRPr="0014457C">
              <w:rPr>
                <w:rFonts w:hint="eastAsia"/>
              </w:rPr>
              <w:t>倒序</w:t>
            </w:r>
          </w:p>
        </w:tc>
        <w:tc>
          <w:tcPr>
            <w:tcW w:w="3192" w:type="dxa"/>
          </w:tcPr>
          <w:p w14:paraId="7CD56CAC" w14:textId="77777777" w:rsidR="00634300" w:rsidRPr="0014457C" w:rsidRDefault="00634300" w:rsidP="009A03F6">
            <w:pPr>
              <w:ind w:left="0"/>
            </w:pPr>
          </w:p>
        </w:tc>
      </w:tr>
      <w:tr w:rsidR="00116FC8" w:rsidRPr="0014457C" w14:paraId="5EA0D976" w14:textId="77777777" w:rsidTr="009A03F6">
        <w:tc>
          <w:tcPr>
            <w:tcW w:w="3192" w:type="dxa"/>
          </w:tcPr>
          <w:p w14:paraId="60E682F8" w14:textId="77777777" w:rsidR="00634300" w:rsidRPr="0014457C" w:rsidRDefault="00634300" w:rsidP="009A03F6">
            <w:pPr>
              <w:ind w:left="0"/>
            </w:pPr>
            <w:r w:rsidRPr="0014457C">
              <w:rPr>
                <w:rFonts w:hint="eastAsia"/>
              </w:rPr>
              <w:t>交易名称</w:t>
            </w:r>
          </w:p>
        </w:tc>
        <w:tc>
          <w:tcPr>
            <w:tcW w:w="3192" w:type="dxa"/>
          </w:tcPr>
          <w:p w14:paraId="063B5756" w14:textId="77777777" w:rsidR="00634300" w:rsidRPr="0014457C" w:rsidRDefault="00634300" w:rsidP="009A03F6">
            <w:pPr>
              <w:ind w:left="0"/>
            </w:pPr>
          </w:p>
        </w:tc>
        <w:tc>
          <w:tcPr>
            <w:tcW w:w="3192" w:type="dxa"/>
          </w:tcPr>
          <w:p w14:paraId="2D923FA8" w14:textId="77777777" w:rsidR="00634300" w:rsidRPr="0014457C" w:rsidRDefault="00634300" w:rsidP="009A03F6">
            <w:pPr>
              <w:ind w:left="0"/>
            </w:pPr>
          </w:p>
        </w:tc>
      </w:tr>
      <w:tr w:rsidR="00116FC8" w:rsidRPr="0014457C" w14:paraId="492DDFD0" w14:textId="77777777" w:rsidTr="009A03F6">
        <w:tc>
          <w:tcPr>
            <w:tcW w:w="3192" w:type="dxa"/>
          </w:tcPr>
          <w:p w14:paraId="5BC35E01" w14:textId="77777777" w:rsidR="00634300" w:rsidRPr="0014457C" w:rsidRDefault="00634300" w:rsidP="009A03F6">
            <w:pPr>
              <w:ind w:left="0"/>
            </w:pPr>
            <w:r w:rsidRPr="0014457C">
              <w:rPr>
                <w:rFonts w:hint="eastAsia"/>
              </w:rPr>
              <w:t>交易状态</w:t>
            </w:r>
          </w:p>
        </w:tc>
        <w:tc>
          <w:tcPr>
            <w:tcW w:w="3192" w:type="dxa"/>
          </w:tcPr>
          <w:p w14:paraId="70FA39E8" w14:textId="77777777" w:rsidR="00634300" w:rsidRPr="0014457C" w:rsidRDefault="00634300" w:rsidP="009A03F6">
            <w:pPr>
              <w:ind w:left="0"/>
            </w:pPr>
            <w:r w:rsidRPr="0014457C">
              <w:rPr>
                <w:rFonts w:hint="eastAsia"/>
              </w:rPr>
              <w:t>成功/失败/未知</w:t>
            </w:r>
          </w:p>
        </w:tc>
        <w:tc>
          <w:tcPr>
            <w:tcW w:w="3192" w:type="dxa"/>
          </w:tcPr>
          <w:p w14:paraId="4A8C688D" w14:textId="77777777" w:rsidR="00634300" w:rsidRPr="0014457C" w:rsidRDefault="00634300" w:rsidP="009A03F6">
            <w:pPr>
              <w:ind w:left="0"/>
            </w:pPr>
            <w:r w:rsidRPr="0014457C">
              <w:rPr>
                <w:rFonts w:hint="eastAsia"/>
              </w:rPr>
              <w:t>未收到回调应答交易前交易状态均为未知</w:t>
            </w:r>
          </w:p>
          <w:p w14:paraId="0793B906" w14:textId="77777777" w:rsidR="00634300" w:rsidRPr="0014457C" w:rsidRDefault="00634300" w:rsidP="009A03F6">
            <w:pPr>
              <w:ind w:left="0"/>
            </w:pPr>
            <w:r w:rsidRPr="0014457C">
              <w:rPr>
                <w:rFonts w:hint="eastAsia"/>
              </w:rPr>
              <w:t>收到回调应答交易后交易状态更新为成功或失败</w:t>
            </w:r>
          </w:p>
        </w:tc>
      </w:tr>
      <w:tr w:rsidR="00116FC8" w:rsidRPr="0014457C" w14:paraId="23C0455B" w14:textId="77777777" w:rsidTr="009A03F6">
        <w:tc>
          <w:tcPr>
            <w:tcW w:w="3192" w:type="dxa"/>
          </w:tcPr>
          <w:p w14:paraId="7FF01715" w14:textId="77777777" w:rsidR="00634300" w:rsidRPr="0014457C" w:rsidRDefault="00634300" w:rsidP="009A03F6">
            <w:pPr>
              <w:ind w:left="0"/>
            </w:pPr>
            <w:r w:rsidRPr="0014457C">
              <w:rPr>
                <w:rFonts w:hint="eastAsia"/>
              </w:rPr>
              <w:t>交易金额</w:t>
            </w:r>
          </w:p>
        </w:tc>
        <w:tc>
          <w:tcPr>
            <w:tcW w:w="3192" w:type="dxa"/>
          </w:tcPr>
          <w:p w14:paraId="38B28FBE" w14:textId="77777777" w:rsidR="00634300" w:rsidRPr="0014457C" w:rsidRDefault="00634300" w:rsidP="009A03F6">
            <w:pPr>
              <w:ind w:left="0"/>
            </w:pPr>
          </w:p>
        </w:tc>
        <w:tc>
          <w:tcPr>
            <w:tcW w:w="3192" w:type="dxa"/>
          </w:tcPr>
          <w:p w14:paraId="35414351" w14:textId="77777777" w:rsidR="00634300" w:rsidRPr="0014457C" w:rsidRDefault="00634300" w:rsidP="009A03F6">
            <w:pPr>
              <w:ind w:left="0"/>
            </w:pPr>
          </w:p>
        </w:tc>
      </w:tr>
      <w:tr w:rsidR="00116FC8" w:rsidRPr="0014457C" w14:paraId="15B90BC9" w14:textId="77777777" w:rsidTr="009A03F6">
        <w:tc>
          <w:tcPr>
            <w:tcW w:w="3192" w:type="dxa"/>
          </w:tcPr>
          <w:p w14:paraId="2231801D" w14:textId="604DDE83" w:rsidR="00634300" w:rsidRPr="0014457C" w:rsidRDefault="00634300" w:rsidP="00116FC8">
            <w:pPr>
              <w:ind w:left="0"/>
            </w:pPr>
            <w:r w:rsidRPr="0014457C">
              <w:rPr>
                <w:rFonts w:hint="eastAsia"/>
              </w:rPr>
              <w:t>交易发生后用户资金帐户余额</w:t>
            </w:r>
          </w:p>
        </w:tc>
        <w:tc>
          <w:tcPr>
            <w:tcW w:w="3192" w:type="dxa"/>
          </w:tcPr>
          <w:p w14:paraId="600C9A05" w14:textId="77777777" w:rsidR="00634300" w:rsidRPr="0014457C" w:rsidRDefault="00634300" w:rsidP="009A03F6">
            <w:pPr>
              <w:ind w:left="0"/>
            </w:pPr>
          </w:p>
        </w:tc>
        <w:tc>
          <w:tcPr>
            <w:tcW w:w="3192" w:type="dxa"/>
          </w:tcPr>
          <w:p w14:paraId="5E7DA894" w14:textId="77777777" w:rsidR="00634300" w:rsidRPr="0014457C" w:rsidRDefault="00634300" w:rsidP="009A03F6">
            <w:pPr>
              <w:ind w:left="0"/>
            </w:pPr>
          </w:p>
        </w:tc>
      </w:tr>
      <w:tr w:rsidR="00116FC8" w:rsidRPr="0014457C" w14:paraId="4886816C" w14:textId="77777777" w:rsidTr="009A03F6">
        <w:tc>
          <w:tcPr>
            <w:tcW w:w="3192" w:type="dxa"/>
          </w:tcPr>
          <w:p w14:paraId="7705E593" w14:textId="77777777" w:rsidR="00634300" w:rsidRPr="0014457C" w:rsidRDefault="00634300" w:rsidP="009A03F6">
            <w:pPr>
              <w:ind w:left="0"/>
            </w:pPr>
            <w:r w:rsidRPr="0014457C">
              <w:rPr>
                <w:rFonts w:hint="eastAsia"/>
              </w:rPr>
              <w:t>交易发生后用户资金帐户冻结金额</w:t>
            </w:r>
          </w:p>
        </w:tc>
        <w:tc>
          <w:tcPr>
            <w:tcW w:w="3192" w:type="dxa"/>
          </w:tcPr>
          <w:p w14:paraId="38452426" w14:textId="4F920118" w:rsidR="00634300" w:rsidRPr="0014457C" w:rsidRDefault="00116FC8" w:rsidP="009A03F6">
            <w:pPr>
              <w:ind w:left="0"/>
            </w:pPr>
            <w:r w:rsidRPr="0014457C">
              <w:rPr>
                <w:rFonts w:hint="eastAsia"/>
              </w:rPr>
              <w:t>申请实盘后</w:t>
            </w:r>
          </w:p>
        </w:tc>
        <w:tc>
          <w:tcPr>
            <w:tcW w:w="3192" w:type="dxa"/>
          </w:tcPr>
          <w:p w14:paraId="4F88A749" w14:textId="77777777" w:rsidR="00634300" w:rsidRPr="0014457C" w:rsidRDefault="00634300" w:rsidP="009A03F6">
            <w:pPr>
              <w:ind w:left="0"/>
            </w:pPr>
          </w:p>
        </w:tc>
      </w:tr>
      <w:tr w:rsidR="00116FC8" w:rsidRPr="0014457C" w14:paraId="13F99538" w14:textId="77777777" w:rsidTr="009A03F6">
        <w:tc>
          <w:tcPr>
            <w:tcW w:w="3192" w:type="dxa"/>
          </w:tcPr>
          <w:p w14:paraId="6B1FE745" w14:textId="77777777" w:rsidR="00634300" w:rsidRPr="0014457C" w:rsidRDefault="00634300" w:rsidP="009A03F6">
            <w:pPr>
              <w:ind w:left="0"/>
            </w:pPr>
            <w:r w:rsidRPr="0014457C">
              <w:rPr>
                <w:rFonts w:hint="eastAsia"/>
              </w:rPr>
              <w:t>交易发生后用户资金帐户收益金额</w:t>
            </w:r>
          </w:p>
        </w:tc>
        <w:tc>
          <w:tcPr>
            <w:tcW w:w="3192" w:type="dxa"/>
          </w:tcPr>
          <w:p w14:paraId="41F83681" w14:textId="0F4A7B3F" w:rsidR="00634300" w:rsidRPr="0014457C" w:rsidRDefault="00116FC8" w:rsidP="009A03F6">
            <w:pPr>
              <w:ind w:left="0"/>
            </w:pPr>
            <w:r w:rsidRPr="0014457C">
              <w:rPr>
                <w:rFonts w:hint="eastAsia"/>
              </w:rPr>
              <w:t>实盘结算后</w:t>
            </w:r>
          </w:p>
        </w:tc>
        <w:tc>
          <w:tcPr>
            <w:tcW w:w="3192" w:type="dxa"/>
          </w:tcPr>
          <w:p w14:paraId="6A4FD70A" w14:textId="77777777" w:rsidR="00634300" w:rsidRPr="0014457C" w:rsidRDefault="00634300" w:rsidP="009A03F6">
            <w:pPr>
              <w:ind w:left="0"/>
            </w:pPr>
          </w:p>
        </w:tc>
      </w:tr>
      <w:tr w:rsidR="00116FC8" w:rsidRPr="0014457C" w14:paraId="5EE14F6C" w14:textId="77777777" w:rsidTr="009A03F6">
        <w:tc>
          <w:tcPr>
            <w:tcW w:w="3192" w:type="dxa"/>
          </w:tcPr>
          <w:p w14:paraId="016B68E5" w14:textId="0551DDD5" w:rsidR="009E6667" w:rsidRPr="0014457C" w:rsidRDefault="009E6667" w:rsidP="00116FC8">
            <w:pPr>
              <w:ind w:left="0"/>
            </w:pPr>
            <w:r w:rsidRPr="0014457C">
              <w:rPr>
                <w:rFonts w:hint="eastAsia"/>
              </w:rPr>
              <w:t>关联</w:t>
            </w:r>
            <w:r w:rsidR="00116FC8" w:rsidRPr="0014457C">
              <w:rPr>
                <w:rFonts w:hint="eastAsia"/>
              </w:rPr>
              <w:t>实盘</w:t>
            </w:r>
            <w:r w:rsidRPr="0014457C">
              <w:rPr>
                <w:rFonts w:hint="eastAsia"/>
              </w:rPr>
              <w:t>账户交易订单号</w:t>
            </w:r>
          </w:p>
        </w:tc>
        <w:tc>
          <w:tcPr>
            <w:tcW w:w="3192" w:type="dxa"/>
          </w:tcPr>
          <w:p w14:paraId="10A3D669" w14:textId="2FA16FEF" w:rsidR="009E6667" w:rsidRPr="0014457C" w:rsidRDefault="00116FC8" w:rsidP="009A03F6">
            <w:pPr>
              <w:ind w:left="0"/>
            </w:pPr>
            <w:r w:rsidRPr="0014457C">
              <w:rPr>
                <w:rFonts w:hint="eastAsia"/>
              </w:rPr>
              <w:t>申请实盘、实盘结算等</w:t>
            </w:r>
          </w:p>
        </w:tc>
        <w:tc>
          <w:tcPr>
            <w:tcW w:w="3192" w:type="dxa"/>
          </w:tcPr>
          <w:p w14:paraId="78653CFB" w14:textId="77777777" w:rsidR="009E6667" w:rsidRPr="0014457C" w:rsidRDefault="009E6667" w:rsidP="009A03F6">
            <w:pPr>
              <w:ind w:left="0"/>
            </w:pPr>
          </w:p>
        </w:tc>
      </w:tr>
    </w:tbl>
    <w:p w14:paraId="68DE3F1C" w14:textId="77777777" w:rsidR="00634300" w:rsidRPr="0014457C" w:rsidRDefault="00634300" w:rsidP="00634300"/>
    <w:p w14:paraId="156BC747" w14:textId="43CA8852" w:rsidR="00B46345" w:rsidRPr="0014457C" w:rsidRDefault="00B46345" w:rsidP="00634300">
      <w:r w:rsidRPr="0014457C">
        <w:rPr>
          <w:rFonts w:hint="eastAsia"/>
        </w:rPr>
        <w:t>对于交易状态为未知或失败的交易可点击</w:t>
      </w:r>
      <w:r w:rsidR="001B2BF0" w:rsidRPr="0014457C">
        <w:rPr>
          <w:rFonts w:hint="eastAsia"/>
        </w:rPr>
        <w:t>“交易确认”按钮，触发后台重发原交易进行确认并补账，如果获得交易应答则系统更新状态，对于失败或仍然未明状态的交易，运营人员应记录下用户联系方式后联系</w:t>
      </w:r>
      <w:r w:rsidR="00116FC8" w:rsidRPr="0014457C">
        <w:rPr>
          <w:rFonts w:hint="eastAsia"/>
        </w:rPr>
        <w:t>三方支付</w:t>
      </w:r>
      <w:r w:rsidR="007C4D9A" w:rsidRPr="0014457C">
        <w:rPr>
          <w:rFonts w:hint="eastAsia"/>
        </w:rPr>
        <w:t>运营人员（</w:t>
      </w:r>
      <w:r w:rsidR="00116FC8" w:rsidRPr="0014457C">
        <w:rPr>
          <w:rFonts w:hint="eastAsia"/>
        </w:rPr>
        <w:t>电话待定</w:t>
      </w:r>
      <w:r w:rsidR="007C4D9A" w:rsidRPr="0014457C">
        <w:rPr>
          <w:rFonts w:hint="eastAsia"/>
        </w:rPr>
        <w:t>？），了解到交易不能成功的原因后再向用户反馈。</w:t>
      </w:r>
    </w:p>
    <w:p w14:paraId="5617D620" w14:textId="77777777" w:rsidR="00176A1A" w:rsidRPr="0014457C" w:rsidRDefault="00176A1A" w:rsidP="00634300"/>
    <w:p w14:paraId="783A7202" w14:textId="77777777" w:rsidR="00740188" w:rsidRPr="0014457C" w:rsidRDefault="00740188" w:rsidP="00634300"/>
    <w:p w14:paraId="7534BDBF" w14:textId="77777777" w:rsidR="00740188" w:rsidRPr="0014457C" w:rsidRDefault="00740188" w:rsidP="00634300"/>
    <w:p w14:paraId="2627E0F6" w14:textId="657DB4C8" w:rsidR="009E3D7E" w:rsidRPr="0014457C" w:rsidRDefault="000D033B" w:rsidP="000D033B">
      <w:pPr>
        <w:pStyle w:val="4"/>
        <w:rPr>
          <w:rFonts w:eastAsia="微软雅黑"/>
        </w:rPr>
      </w:pPr>
      <w:r w:rsidRPr="0014457C">
        <w:rPr>
          <w:rFonts w:eastAsia="微软雅黑" w:hint="eastAsia"/>
        </w:rPr>
        <w:t>用户实盘</w:t>
      </w:r>
      <w:r w:rsidR="009E3D7E" w:rsidRPr="0014457C">
        <w:rPr>
          <w:rFonts w:eastAsia="微软雅黑" w:hint="eastAsia"/>
        </w:rPr>
        <w:t>信息查询</w:t>
      </w:r>
    </w:p>
    <w:p w14:paraId="1EC9176F" w14:textId="77777777" w:rsidR="000D033B" w:rsidRPr="0014457C" w:rsidRDefault="000D033B" w:rsidP="00A16B99"/>
    <w:p w14:paraId="4C2B2FC7" w14:textId="2E992016" w:rsidR="000D033B" w:rsidRPr="0014457C" w:rsidRDefault="000D033B" w:rsidP="000D033B">
      <w:r w:rsidRPr="0014457C">
        <w:rPr>
          <w:rFonts w:hint="eastAsia"/>
        </w:rPr>
        <w:lastRenderedPageBreak/>
        <w:t>可查询用户的实盘子账户列表，信息如下</w:t>
      </w:r>
    </w:p>
    <w:tbl>
      <w:tblPr>
        <w:tblStyle w:val="af6"/>
        <w:tblW w:w="0" w:type="auto"/>
        <w:tblInd w:w="227" w:type="dxa"/>
        <w:tblLook w:val="04A0" w:firstRow="1" w:lastRow="0" w:firstColumn="1" w:lastColumn="0" w:noHBand="0" w:noVBand="1"/>
      </w:tblPr>
      <w:tblGrid>
        <w:gridCol w:w="3114"/>
        <w:gridCol w:w="3121"/>
        <w:gridCol w:w="3114"/>
      </w:tblGrid>
      <w:tr w:rsidR="000D033B" w:rsidRPr="0014457C" w14:paraId="36850822" w14:textId="77777777" w:rsidTr="002039F2">
        <w:tc>
          <w:tcPr>
            <w:tcW w:w="3114" w:type="dxa"/>
          </w:tcPr>
          <w:p w14:paraId="2FD4D131" w14:textId="77777777" w:rsidR="000D033B" w:rsidRPr="0014457C" w:rsidRDefault="000D033B" w:rsidP="002039F2">
            <w:pPr>
              <w:ind w:left="0"/>
            </w:pPr>
            <w:r w:rsidRPr="0014457C">
              <w:rPr>
                <w:rFonts w:hint="eastAsia"/>
              </w:rPr>
              <w:t>信息名称</w:t>
            </w:r>
          </w:p>
        </w:tc>
        <w:tc>
          <w:tcPr>
            <w:tcW w:w="3121" w:type="dxa"/>
          </w:tcPr>
          <w:p w14:paraId="126A0DDC" w14:textId="77777777" w:rsidR="000D033B" w:rsidRPr="0014457C" w:rsidRDefault="000D033B" w:rsidP="002039F2">
            <w:pPr>
              <w:ind w:left="0"/>
            </w:pPr>
            <w:r w:rsidRPr="0014457C">
              <w:rPr>
                <w:rFonts w:hint="eastAsia"/>
              </w:rPr>
              <w:t>解释</w:t>
            </w:r>
          </w:p>
        </w:tc>
        <w:tc>
          <w:tcPr>
            <w:tcW w:w="3114" w:type="dxa"/>
          </w:tcPr>
          <w:p w14:paraId="09A26839" w14:textId="77777777" w:rsidR="000D033B" w:rsidRPr="0014457C" w:rsidRDefault="000D033B" w:rsidP="002039F2">
            <w:pPr>
              <w:ind w:left="0"/>
            </w:pPr>
            <w:r w:rsidRPr="0014457C">
              <w:rPr>
                <w:rFonts w:hint="eastAsia"/>
              </w:rPr>
              <w:t>备注</w:t>
            </w:r>
          </w:p>
        </w:tc>
      </w:tr>
      <w:tr w:rsidR="000D033B" w:rsidRPr="0014457C" w14:paraId="1A2123AA" w14:textId="77777777" w:rsidTr="002039F2">
        <w:tc>
          <w:tcPr>
            <w:tcW w:w="3114" w:type="dxa"/>
          </w:tcPr>
          <w:p w14:paraId="2895C763" w14:textId="77777777" w:rsidR="000D033B" w:rsidRPr="0014457C" w:rsidRDefault="000D033B" w:rsidP="002039F2">
            <w:pPr>
              <w:ind w:left="0"/>
            </w:pPr>
            <w:r w:rsidRPr="0014457C">
              <w:rPr>
                <w:rFonts w:hint="eastAsia"/>
              </w:rPr>
              <w:t>用户平台id</w:t>
            </w:r>
          </w:p>
        </w:tc>
        <w:tc>
          <w:tcPr>
            <w:tcW w:w="3121" w:type="dxa"/>
          </w:tcPr>
          <w:p w14:paraId="150EDBF0" w14:textId="77777777" w:rsidR="000D033B" w:rsidRPr="0014457C" w:rsidRDefault="000D033B" w:rsidP="002039F2">
            <w:pPr>
              <w:ind w:left="0"/>
            </w:pPr>
            <w:r w:rsidRPr="0014457C">
              <w:rPr>
                <w:rFonts w:hint="eastAsia"/>
              </w:rPr>
              <w:t>投呗平台用户id</w:t>
            </w:r>
          </w:p>
        </w:tc>
        <w:tc>
          <w:tcPr>
            <w:tcW w:w="3114" w:type="dxa"/>
          </w:tcPr>
          <w:p w14:paraId="761837C9" w14:textId="77777777" w:rsidR="000D033B" w:rsidRPr="0014457C" w:rsidRDefault="000D033B" w:rsidP="002039F2">
            <w:pPr>
              <w:ind w:left="0"/>
            </w:pPr>
          </w:p>
        </w:tc>
      </w:tr>
      <w:tr w:rsidR="000D033B" w:rsidRPr="0014457C" w14:paraId="48FDF6EE" w14:textId="77777777" w:rsidTr="002039F2">
        <w:tc>
          <w:tcPr>
            <w:tcW w:w="3114" w:type="dxa"/>
          </w:tcPr>
          <w:p w14:paraId="0461FE2A" w14:textId="77777777" w:rsidR="000D033B" w:rsidRPr="0014457C" w:rsidRDefault="000D033B" w:rsidP="002039F2">
            <w:pPr>
              <w:ind w:left="0"/>
            </w:pPr>
            <w:r w:rsidRPr="0014457C">
              <w:rPr>
                <w:rFonts w:hint="eastAsia"/>
              </w:rPr>
              <w:t>用户实盘帐号</w:t>
            </w:r>
          </w:p>
        </w:tc>
        <w:tc>
          <w:tcPr>
            <w:tcW w:w="3121" w:type="dxa"/>
          </w:tcPr>
          <w:p w14:paraId="3E6036B9" w14:textId="77777777" w:rsidR="000D033B" w:rsidRPr="0014457C" w:rsidRDefault="000D033B" w:rsidP="002039F2">
            <w:pPr>
              <w:ind w:left="0"/>
            </w:pPr>
            <w:r w:rsidRPr="0014457C">
              <w:rPr>
                <w:rFonts w:hint="eastAsia"/>
              </w:rPr>
              <w:t>实盘ID</w:t>
            </w:r>
          </w:p>
        </w:tc>
        <w:tc>
          <w:tcPr>
            <w:tcW w:w="3114" w:type="dxa"/>
          </w:tcPr>
          <w:p w14:paraId="0C202A28" w14:textId="77777777" w:rsidR="000D033B" w:rsidRPr="0014457C" w:rsidRDefault="000D033B" w:rsidP="002039F2">
            <w:pPr>
              <w:ind w:left="0"/>
            </w:pPr>
          </w:p>
        </w:tc>
      </w:tr>
      <w:tr w:rsidR="000D033B" w:rsidRPr="0014457C" w14:paraId="189621B9" w14:textId="77777777" w:rsidTr="002039F2">
        <w:tc>
          <w:tcPr>
            <w:tcW w:w="3114" w:type="dxa"/>
          </w:tcPr>
          <w:p w14:paraId="51F6DD5B" w14:textId="0C4F13EB" w:rsidR="000D033B" w:rsidRPr="0014457C" w:rsidRDefault="000D033B" w:rsidP="002039F2">
            <w:pPr>
              <w:ind w:left="0"/>
            </w:pPr>
            <w:r w:rsidRPr="0014457C">
              <w:rPr>
                <w:rFonts w:hint="eastAsia"/>
              </w:rPr>
              <w:t>当前持仓</w:t>
            </w:r>
          </w:p>
        </w:tc>
        <w:tc>
          <w:tcPr>
            <w:tcW w:w="3121" w:type="dxa"/>
          </w:tcPr>
          <w:p w14:paraId="0696BE2F" w14:textId="5EBB0E42" w:rsidR="000D033B" w:rsidRPr="0014457C" w:rsidRDefault="000D033B" w:rsidP="002039F2">
            <w:pPr>
              <w:ind w:left="0"/>
            </w:pPr>
            <w:r w:rsidRPr="0014457C">
              <w:t>X</w:t>
            </w:r>
            <w:r w:rsidRPr="0014457C">
              <w:rPr>
                <w:rFonts w:hint="eastAsia"/>
              </w:rPr>
              <w:t>只</w:t>
            </w:r>
          </w:p>
        </w:tc>
        <w:tc>
          <w:tcPr>
            <w:tcW w:w="3114" w:type="dxa"/>
          </w:tcPr>
          <w:p w14:paraId="600AC78C" w14:textId="77777777" w:rsidR="000D033B" w:rsidRPr="0014457C" w:rsidRDefault="000D033B" w:rsidP="002039F2">
            <w:pPr>
              <w:ind w:left="0"/>
            </w:pPr>
          </w:p>
        </w:tc>
      </w:tr>
      <w:tr w:rsidR="000D033B" w:rsidRPr="0014457C" w14:paraId="647BEBCC" w14:textId="77777777" w:rsidTr="002039F2">
        <w:tc>
          <w:tcPr>
            <w:tcW w:w="3114" w:type="dxa"/>
          </w:tcPr>
          <w:p w14:paraId="52988435" w14:textId="4A52FC23" w:rsidR="000D033B" w:rsidRPr="0014457C" w:rsidRDefault="000D033B" w:rsidP="002039F2">
            <w:pPr>
              <w:ind w:left="0"/>
            </w:pPr>
            <w:r w:rsidRPr="0014457C">
              <w:rPr>
                <w:rFonts w:hint="eastAsia"/>
              </w:rPr>
              <w:t>总收益</w:t>
            </w:r>
          </w:p>
        </w:tc>
        <w:tc>
          <w:tcPr>
            <w:tcW w:w="3121" w:type="dxa"/>
          </w:tcPr>
          <w:p w14:paraId="4014C277" w14:textId="7F8391D4" w:rsidR="000D033B" w:rsidRPr="0014457C" w:rsidRDefault="000D033B" w:rsidP="002039F2">
            <w:pPr>
              <w:ind w:left="0"/>
            </w:pPr>
            <w:r w:rsidRPr="0014457C">
              <w:t>X</w:t>
            </w:r>
            <w:r w:rsidRPr="0014457C">
              <w:rPr>
                <w:rFonts w:hint="eastAsia"/>
              </w:rPr>
              <w:t>x</w:t>
            </w:r>
          </w:p>
        </w:tc>
        <w:tc>
          <w:tcPr>
            <w:tcW w:w="3114" w:type="dxa"/>
          </w:tcPr>
          <w:p w14:paraId="77752791" w14:textId="77777777" w:rsidR="000D033B" w:rsidRPr="0014457C" w:rsidRDefault="000D033B" w:rsidP="002039F2">
            <w:pPr>
              <w:ind w:left="0"/>
            </w:pPr>
          </w:p>
        </w:tc>
      </w:tr>
      <w:tr w:rsidR="000D033B" w:rsidRPr="0014457C" w14:paraId="59D3A472" w14:textId="77777777" w:rsidTr="002039F2">
        <w:tc>
          <w:tcPr>
            <w:tcW w:w="3114" w:type="dxa"/>
          </w:tcPr>
          <w:p w14:paraId="0111D059" w14:textId="61A22BBA" w:rsidR="000D033B" w:rsidRPr="0014457C" w:rsidRDefault="000D033B" w:rsidP="002039F2">
            <w:pPr>
              <w:ind w:left="0"/>
            </w:pPr>
            <w:r w:rsidRPr="0014457C">
              <w:rPr>
                <w:rFonts w:hint="eastAsia"/>
              </w:rPr>
              <w:t>总收益率</w:t>
            </w:r>
          </w:p>
        </w:tc>
        <w:tc>
          <w:tcPr>
            <w:tcW w:w="3121" w:type="dxa"/>
          </w:tcPr>
          <w:p w14:paraId="237294A4" w14:textId="57EB3C4D" w:rsidR="000D033B" w:rsidRPr="0014457C" w:rsidRDefault="000D033B" w:rsidP="002039F2">
            <w:pPr>
              <w:ind w:left="0"/>
            </w:pPr>
            <w:r w:rsidRPr="0014457C">
              <w:t>X</w:t>
            </w:r>
            <w:r w:rsidRPr="0014457C">
              <w:rPr>
                <w:rFonts w:hint="eastAsia"/>
              </w:rPr>
              <w:t>xx</w:t>
            </w:r>
          </w:p>
        </w:tc>
        <w:tc>
          <w:tcPr>
            <w:tcW w:w="3114" w:type="dxa"/>
          </w:tcPr>
          <w:p w14:paraId="7DBD14CB" w14:textId="77777777" w:rsidR="000D033B" w:rsidRPr="0014457C" w:rsidRDefault="000D033B" w:rsidP="002039F2">
            <w:pPr>
              <w:ind w:left="0"/>
            </w:pPr>
          </w:p>
        </w:tc>
      </w:tr>
      <w:tr w:rsidR="000D033B" w:rsidRPr="0014457C" w14:paraId="2A06BE0C" w14:textId="77777777" w:rsidTr="002039F2">
        <w:tc>
          <w:tcPr>
            <w:tcW w:w="3114" w:type="dxa"/>
          </w:tcPr>
          <w:p w14:paraId="275892D7" w14:textId="3373DE0E" w:rsidR="000D033B" w:rsidRPr="0014457C" w:rsidRDefault="000D033B" w:rsidP="002039F2">
            <w:pPr>
              <w:ind w:left="0"/>
            </w:pPr>
            <w:r w:rsidRPr="0014457C">
              <w:rPr>
                <w:rFonts w:hint="eastAsia"/>
              </w:rPr>
              <w:t>是否达到风险预警</w:t>
            </w:r>
          </w:p>
        </w:tc>
        <w:tc>
          <w:tcPr>
            <w:tcW w:w="3121" w:type="dxa"/>
          </w:tcPr>
          <w:p w14:paraId="0C060B64" w14:textId="63E71EBC" w:rsidR="000D033B" w:rsidRPr="0014457C" w:rsidRDefault="000D033B" w:rsidP="002039F2">
            <w:pPr>
              <w:ind w:left="0"/>
            </w:pPr>
            <w:r w:rsidRPr="0014457C">
              <w:rPr>
                <w:rFonts w:hint="eastAsia"/>
              </w:rPr>
              <w:t>是否  5%风险预警  7%平仓</w:t>
            </w:r>
          </w:p>
        </w:tc>
        <w:tc>
          <w:tcPr>
            <w:tcW w:w="3114" w:type="dxa"/>
          </w:tcPr>
          <w:p w14:paraId="5EEFA12A" w14:textId="77777777" w:rsidR="000D033B" w:rsidRPr="0014457C" w:rsidRDefault="000D033B" w:rsidP="002039F2">
            <w:pPr>
              <w:ind w:left="0"/>
            </w:pPr>
          </w:p>
        </w:tc>
      </w:tr>
      <w:tr w:rsidR="009C25D5" w:rsidRPr="0014457C" w14:paraId="21C896BF" w14:textId="77777777" w:rsidTr="002039F2">
        <w:tc>
          <w:tcPr>
            <w:tcW w:w="3114" w:type="dxa"/>
          </w:tcPr>
          <w:p w14:paraId="42AFC9E2" w14:textId="26E56E6D" w:rsidR="009C25D5" w:rsidRPr="0014457C" w:rsidRDefault="009C25D5" w:rsidP="002039F2">
            <w:pPr>
              <w:ind w:left="0"/>
            </w:pPr>
            <w:r w:rsidRPr="0014457C">
              <w:rPr>
                <w:rFonts w:hint="eastAsia"/>
              </w:rPr>
              <w:t>平仓比例</w:t>
            </w:r>
          </w:p>
        </w:tc>
        <w:tc>
          <w:tcPr>
            <w:tcW w:w="3121" w:type="dxa"/>
          </w:tcPr>
          <w:p w14:paraId="6CE0BA8A" w14:textId="4727F593" w:rsidR="009C25D5" w:rsidRPr="0014457C" w:rsidRDefault="009C25D5" w:rsidP="002039F2">
            <w:pPr>
              <w:ind w:left="0"/>
            </w:pPr>
            <w:r w:rsidRPr="0014457C">
              <w:rPr>
                <w:rFonts w:hint="eastAsia"/>
              </w:rPr>
              <w:t>7%</w:t>
            </w:r>
          </w:p>
        </w:tc>
        <w:tc>
          <w:tcPr>
            <w:tcW w:w="3114" w:type="dxa"/>
          </w:tcPr>
          <w:p w14:paraId="04613F5D" w14:textId="77777777" w:rsidR="009C25D5" w:rsidRPr="0014457C" w:rsidRDefault="009C25D5" w:rsidP="002039F2">
            <w:pPr>
              <w:ind w:left="0"/>
            </w:pPr>
          </w:p>
        </w:tc>
      </w:tr>
      <w:tr w:rsidR="009C25D5" w:rsidRPr="0014457C" w14:paraId="1607E5E9" w14:textId="77777777" w:rsidTr="002039F2">
        <w:tc>
          <w:tcPr>
            <w:tcW w:w="3114" w:type="dxa"/>
          </w:tcPr>
          <w:p w14:paraId="18903816" w14:textId="4FA97350" w:rsidR="009C25D5" w:rsidRPr="0014457C" w:rsidRDefault="009C25D5" w:rsidP="002039F2">
            <w:pPr>
              <w:ind w:left="0"/>
            </w:pPr>
            <w:r w:rsidRPr="0014457C">
              <w:rPr>
                <w:rFonts w:hint="eastAsia"/>
              </w:rPr>
              <w:t>配资额度</w:t>
            </w:r>
          </w:p>
        </w:tc>
        <w:tc>
          <w:tcPr>
            <w:tcW w:w="3121" w:type="dxa"/>
          </w:tcPr>
          <w:p w14:paraId="6FC463FA" w14:textId="181047A4" w:rsidR="009C25D5" w:rsidRPr="0014457C" w:rsidRDefault="009C25D5" w:rsidP="002039F2">
            <w:pPr>
              <w:ind w:left="0"/>
            </w:pPr>
            <w:r w:rsidRPr="0014457C">
              <w:rPr>
                <w:rFonts w:hint="eastAsia"/>
              </w:rPr>
              <w:t>10000</w:t>
            </w:r>
          </w:p>
        </w:tc>
        <w:tc>
          <w:tcPr>
            <w:tcW w:w="3114" w:type="dxa"/>
          </w:tcPr>
          <w:p w14:paraId="5C3C72AB" w14:textId="77777777" w:rsidR="009C25D5" w:rsidRPr="0014457C" w:rsidRDefault="009C25D5" w:rsidP="002039F2">
            <w:pPr>
              <w:ind w:left="0"/>
            </w:pPr>
          </w:p>
        </w:tc>
      </w:tr>
      <w:tr w:rsidR="009C25D5" w:rsidRPr="0014457C" w14:paraId="785C097F" w14:textId="77777777" w:rsidTr="002039F2">
        <w:tc>
          <w:tcPr>
            <w:tcW w:w="3114" w:type="dxa"/>
          </w:tcPr>
          <w:p w14:paraId="4457FD02" w14:textId="7DE53895" w:rsidR="009C25D5" w:rsidRPr="0014457C" w:rsidRDefault="009C25D5" w:rsidP="002039F2">
            <w:pPr>
              <w:ind w:left="0"/>
            </w:pPr>
            <w:r w:rsidRPr="0014457C">
              <w:rPr>
                <w:rFonts w:hint="eastAsia"/>
              </w:rPr>
              <w:t>保证金</w:t>
            </w:r>
          </w:p>
        </w:tc>
        <w:tc>
          <w:tcPr>
            <w:tcW w:w="3121" w:type="dxa"/>
          </w:tcPr>
          <w:p w14:paraId="7E920C57" w14:textId="71DC74CF" w:rsidR="009C25D5" w:rsidRPr="0014457C" w:rsidRDefault="009C25D5" w:rsidP="002039F2">
            <w:pPr>
              <w:ind w:left="0"/>
            </w:pPr>
            <w:r w:rsidRPr="0014457C">
              <w:rPr>
                <w:rFonts w:hint="eastAsia"/>
              </w:rPr>
              <w:t>2000</w:t>
            </w:r>
          </w:p>
        </w:tc>
        <w:tc>
          <w:tcPr>
            <w:tcW w:w="3114" w:type="dxa"/>
          </w:tcPr>
          <w:p w14:paraId="43F064E9" w14:textId="77777777" w:rsidR="009C25D5" w:rsidRPr="0014457C" w:rsidRDefault="009C25D5" w:rsidP="002039F2">
            <w:pPr>
              <w:ind w:left="0"/>
            </w:pPr>
          </w:p>
        </w:tc>
      </w:tr>
      <w:tr w:rsidR="009C25D5" w:rsidRPr="0014457C" w14:paraId="48894787" w14:textId="77777777" w:rsidTr="002039F2">
        <w:tc>
          <w:tcPr>
            <w:tcW w:w="3114" w:type="dxa"/>
          </w:tcPr>
          <w:p w14:paraId="35704424" w14:textId="282D5272" w:rsidR="009C25D5" w:rsidRPr="0014457C" w:rsidRDefault="009C25D5" w:rsidP="002039F2">
            <w:pPr>
              <w:ind w:left="0"/>
            </w:pPr>
            <w:r w:rsidRPr="0014457C">
              <w:rPr>
                <w:rFonts w:hint="eastAsia"/>
              </w:rPr>
              <w:t>开仓时间</w:t>
            </w:r>
          </w:p>
        </w:tc>
        <w:tc>
          <w:tcPr>
            <w:tcW w:w="3121" w:type="dxa"/>
          </w:tcPr>
          <w:p w14:paraId="2EF2F8FD" w14:textId="054A569C" w:rsidR="009C25D5" w:rsidRPr="0014457C" w:rsidRDefault="009C25D5" w:rsidP="002039F2">
            <w:pPr>
              <w:ind w:left="0"/>
            </w:pPr>
            <w:r w:rsidRPr="0014457C">
              <w:t>X</w:t>
            </w:r>
            <w:r w:rsidRPr="0014457C">
              <w:rPr>
                <w:rFonts w:hint="eastAsia"/>
              </w:rPr>
              <w:t>xx</w:t>
            </w:r>
          </w:p>
        </w:tc>
        <w:tc>
          <w:tcPr>
            <w:tcW w:w="3114" w:type="dxa"/>
          </w:tcPr>
          <w:p w14:paraId="3A46C891" w14:textId="77777777" w:rsidR="009C25D5" w:rsidRPr="0014457C" w:rsidRDefault="009C25D5" w:rsidP="002039F2">
            <w:pPr>
              <w:ind w:left="0"/>
            </w:pPr>
          </w:p>
        </w:tc>
      </w:tr>
      <w:tr w:rsidR="009C25D5" w:rsidRPr="0014457C" w14:paraId="77AB182D" w14:textId="77777777" w:rsidTr="002039F2">
        <w:tc>
          <w:tcPr>
            <w:tcW w:w="3114" w:type="dxa"/>
          </w:tcPr>
          <w:p w14:paraId="1A3359C1" w14:textId="72E2CBDE" w:rsidR="009C25D5" w:rsidRPr="0014457C" w:rsidRDefault="009C25D5" w:rsidP="002039F2">
            <w:pPr>
              <w:ind w:left="0"/>
            </w:pPr>
            <w:r w:rsidRPr="0014457C">
              <w:rPr>
                <w:rFonts w:hint="eastAsia"/>
              </w:rPr>
              <w:t>已续期天数</w:t>
            </w:r>
          </w:p>
        </w:tc>
        <w:tc>
          <w:tcPr>
            <w:tcW w:w="3121" w:type="dxa"/>
          </w:tcPr>
          <w:p w14:paraId="3F070AB1" w14:textId="465ED53A" w:rsidR="009C25D5" w:rsidRPr="0014457C" w:rsidRDefault="009C25D5" w:rsidP="002039F2">
            <w:pPr>
              <w:ind w:left="0"/>
            </w:pPr>
            <w:r w:rsidRPr="0014457C">
              <w:t>X</w:t>
            </w:r>
            <w:r w:rsidRPr="0014457C">
              <w:rPr>
                <w:rFonts w:hint="eastAsia"/>
              </w:rPr>
              <w:t>天</w:t>
            </w:r>
          </w:p>
        </w:tc>
        <w:tc>
          <w:tcPr>
            <w:tcW w:w="3114" w:type="dxa"/>
          </w:tcPr>
          <w:p w14:paraId="0C321061" w14:textId="77777777" w:rsidR="009C25D5" w:rsidRPr="0014457C" w:rsidRDefault="009C25D5" w:rsidP="002039F2">
            <w:pPr>
              <w:ind w:left="0"/>
            </w:pPr>
          </w:p>
        </w:tc>
      </w:tr>
      <w:tr w:rsidR="009C25D5" w:rsidRPr="0014457C" w14:paraId="39E1A34F" w14:textId="77777777" w:rsidTr="002039F2">
        <w:tc>
          <w:tcPr>
            <w:tcW w:w="3114" w:type="dxa"/>
          </w:tcPr>
          <w:p w14:paraId="6C855718" w14:textId="04B0298F" w:rsidR="009C25D5" w:rsidRPr="0014457C" w:rsidRDefault="009C25D5" w:rsidP="002039F2">
            <w:pPr>
              <w:ind w:left="0"/>
            </w:pPr>
            <w:r w:rsidRPr="0014457C">
              <w:rPr>
                <w:rFonts w:hint="eastAsia"/>
              </w:rPr>
              <w:t>累计账户管理费收入</w:t>
            </w:r>
          </w:p>
        </w:tc>
        <w:tc>
          <w:tcPr>
            <w:tcW w:w="3121" w:type="dxa"/>
          </w:tcPr>
          <w:p w14:paraId="526B2B9A" w14:textId="0BE61C8B" w:rsidR="009C25D5" w:rsidRPr="0014457C" w:rsidRDefault="009C25D5" w:rsidP="002039F2">
            <w:pPr>
              <w:ind w:left="0"/>
            </w:pPr>
            <w:r w:rsidRPr="0014457C">
              <w:t>X</w:t>
            </w:r>
            <w:r w:rsidRPr="0014457C">
              <w:rPr>
                <w:rFonts w:hint="eastAsia"/>
              </w:rPr>
              <w:t>x元</w:t>
            </w:r>
          </w:p>
        </w:tc>
        <w:tc>
          <w:tcPr>
            <w:tcW w:w="3114" w:type="dxa"/>
          </w:tcPr>
          <w:p w14:paraId="7474A4C2" w14:textId="77777777" w:rsidR="009C25D5" w:rsidRPr="0014457C" w:rsidRDefault="009C25D5" w:rsidP="002039F2">
            <w:pPr>
              <w:ind w:left="0"/>
            </w:pPr>
          </w:p>
        </w:tc>
      </w:tr>
      <w:tr w:rsidR="009C25D5" w:rsidRPr="0014457C" w14:paraId="313D6EF6" w14:textId="77777777" w:rsidTr="002039F2">
        <w:tc>
          <w:tcPr>
            <w:tcW w:w="3114" w:type="dxa"/>
          </w:tcPr>
          <w:p w14:paraId="62FA2BEC" w14:textId="1C859FB8" w:rsidR="009C25D5" w:rsidRPr="0014457C" w:rsidRDefault="009C25D5" w:rsidP="002039F2">
            <w:pPr>
              <w:ind w:left="0"/>
            </w:pPr>
            <w:r w:rsidRPr="0014457C">
              <w:rPr>
                <w:rFonts w:hint="eastAsia"/>
              </w:rPr>
              <w:t>累计交易佣金</w:t>
            </w:r>
          </w:p>
        </w:tc>
        <w:tc>
          <w:tcPr>
            <w:tcW w:w="3121" w:type="dxa"/>
          </w:tcPr>
          <w:p w14:paraId="3273EE1A" w14:textId="77777777" w:rsidR="009C25D5" w:rsidRPr="0014457C" w:rsidRDefault="009C25D5" w:rsidP="002039F2">
            <w:pPr>
              <w:ind w:left="0"/>
            </w:pPr>
          </w:p>
        </w:tc>
        <w:tc>
          <w:tcPr>
            <w:tcW w:w="3114" w:type="dxa"/>
          </w:tcPr>
          <w:p w14:paraId="24822E78" w14:textId="77777777" w:rsidR="009C25D5" w:rsidRPr="0014457C" w:rsidRDefault="009C25D5" w:rsidP="002039F2">
            <w:pPr>
              <w:ind w:left="0"/>
            </w:pPr>
          </w:p>
        </w:tc>
      </w:tr>
    </w:tbl>
    <w:p w14:paraId="2394C615" w14:textId="77777777" w:rsidR="000D033B" w:rsidRPr="0014457C" w:rsidRDefault="000D033B" w:rsidP="008E45CF">
      <w:pPr>
        <w:ind w:left="0"/>
      </w:pPr>
    </w:p>
    <w:p w14:paraId="1D7FD56B" w14:textId="77777777" w:rsidR="000D033B" w:rsidRPr="0014457C" w:rsidRDefault="000D033B" w:rsidP="00A16B99"/>
    <w:p w14:paraId="28A12D09" w14:textId="4B592DC3" w:rsidR="00A16B99" w:rsidRPr="0014457C" w:rsidRDefault="00A16B99" w:rsidP="00A16B99">
      <w:r w:rsidRPr="0014457C">
        <w:rPr>
          <w:rFonts w:hint="eastAsia"/>
        </w:rPr>
        <w:t>可查询用户的</w:t>
      </w:r>
      <w:r w:rsidR="000D033B" w:rsidRPr="0014457C">
        <w:rPr>
          <w:rFonts w:hint="eastAsia"/>
        </w:rPr>
        <w:t>实盘</w:t>
      </w:r>
      <w:r w:rsidRPr="0014457C">
        <w:rPr>
          <w:rFonts w:hint="eastAsia"/>
        </w:rPr>
        <w:t>子账户下的持仓信息，持仓信息如下</w:t>
      </w:r>
    </w:p>
    <w:tbl>
      <w:tblPr>
        <w:tblStyle w:val="af6"/>
        <w:tblW w:w="0" w:type="auto"/>
        <w:tblInd w:w="227" w:type="dxa"/>
        <w:tblLook w:val="04A0" w:firstRow="1" w:lastRow="0" w:firstColumn="1" w:lastColumn="0" w:noHBand="0" w:noVBand="1"/>
      </w:tblPr>
      <w:tblGrid>
        <w:gridCol w:w="3114"/>
        <w:gridCol w:w="3121"/>
        <w:gridCol w:w="3114"/>
      </w:tblGrid>
      <w:tr w:rsidR="00A16B99" w:rsidRPr="0014457C" w14:paraId="71FB6F93" w14:textId="77777777" w:rsidTr="009A03F6">
        <w:tc>
          <w:tcPr>
            <w:tcW w:w="3114" w:type="dxa"/>
          </w:tcPr>
          <w:p w14:paraId="4A497734" w14:textId="77777777" w:rsidR="00A16B99" w:rsidRPr="0014457C" w:rsidRDefault="00A16B99" w:rsidP="009A03F6">
            <w:pPr>
              <w:ind w:left="0"/>
            </w:pPr>
            <w:r w:rsidRPr="0014457C">
              <w:rPr>
                <w:rFonts w:hint="eastAsia"/>
              </w:rPr>
              <w:t>信息名称</w:t>
            </w:r>
          </w:p>
        </w:tc>
        <w:tc>
          <w:tcPr>
            <w:tcW w:w="3121" w:type="dxa"/>
          </w:tcPr>
          <w:p w14:paraId="7F6EE3EC" w14:textId="77777777" w:rsidR="00A16B99" w:rsidRPr="0014457C" w:rsidRDefault="00A16B99" w:rsidP="009A03F6">
            <w:pPr>
              <w:ind w:left="0"/>
            </w:pPr>
            <w:r w:rsidRPr="0014457C">
              <w:rPr>
                <w:rFonts w:hint="eastAsia"/>
              </w:rPr>
              <w:t>解释</w:t>
            </w:r>
          </w:p>
        </w:tc>
        <w:tc>
          <w:tcPr>
            <w:tcW w:w="3114" w:type="dxa"/>
          </w:tcPr>
          <w:p w14:paraId="5C2AD35D" w14:textId="77777777" w:rsidR="00A16B99" w:rsidRPr="0014457C" w:rsidRDefault="00A16B99" w:rsidP="009A03F6">
            <w:pPr>
              <w:ind w:left="0"/>
            </w:pPr>
            <w:r w:rsidRPr="0014457C">
              <w:rPr>
                <w:rFonts w:hint="eastAsia"/>
              </w:rPr>
              <w:t>备注</w:t>
            </w:r>
          </w:p>
        </w:tc>
      </w:tr>
      <w:tr w:rsidR="00A16B99" w:rsidRPr="0014457C" w14:paraId="601FDA28" w14:textId="77777777" w:rsidTr="009A03F6">
        <w:tc>
          <w:tcPr>
            <w:tcW w:w="3114" w:type="dxa"/>
          </w:tcPr>
          <w:p w14:paraId="55F43D9B" w14:textId="77777777" w:rsidR="00A16B99" w:rsidRPr="0014457C" w:rsidRDefault="00A16B99" w:rsidP="009A03F6">
            <w:pPr>
              <w:ind w:left="0"/>
            </w:pPr>
            <w:r w:rsidRPr="0014457C">
              <w:rPr>
                <w:rFonts w:hint="eastAsia"/>
              </w:rPr>
              <w:t>用户平台id</w:t>
            </w:r>
          </w:p>
        </w:tc>
        <w:tc>
          <w:tcPr>
            <w:tcW w:w="3121" w:type="dxa"/>
          </w:tcPr>
          <w:p w14:paraId="15EC5008" w14:textId="18362152" w:rsidR="00A16B99" w:rsidRPr="0014457C" w:rsidRDefault="000D033B" w:rsidP="009A03F6">
            <w:pPr>
              <w:ind w:left="0"/>
            </w:pPr>
            <w:r w:rsidRPr="0014457C">
              <w:rPr>
                <w:rFonts w:hint="eastAsia"/>
              </w:rPr>
              <w:t>投呗</w:t>
            </w:r>
            <w:r w:rsidR="00A16B99" w:rsidRPr="0014457C">
              <w:rPr>
                <w:rFonts w:hint="eastAsia"/>
              </w:rPr>
              <w:t>平台用户id</w:t>
            </w:r>
          </w:p>
        </w:tc>
        <w:tc>
          <w:tcPr>
            <w:tcW w:w="3114" w:type="dxa"/>
          </w:tcPr>
          <w:p w14:paraId="25C70BE3" w14:textId="77777777" w:rsidR="00A16B99" w:rsidRPr="0014457C" w:rsidRDefault="00A16B99" w:rsidP="009A03F6">
            <w:pPr>
              <w:ind w:left="0"/>
            </w:pPr>
          </w:p>
        </w:tc>
      </w:tr>
      <w:tr w:rsidR="00A16B99" w:rsidRPr="0014457C" w14:paraId="76BF07E0" w14:textId="77777777" w:rsidTr="009A03F6">
        <w:tc>
          <w:tcPr>
            <w:tcW w:w="3114" w:type="dxa"/>
          </w:tcPr>
          <w:p w14:paraId="41011071" w14:textId="5AE70D39" w:rsidR="00A16B99" w:rsidRPr="0014457C" w:rsidRDefault="000D033B" w:rsidP="009A03F6">
            <w:pPr>
              <w:ind w:left="0"/>
            </w:pPr>
            <w:r w:rsidRPr="0014457C">
              <w:rPr>
                <w:rFonts w:hint="eastAsia"/>
              </w:rPr>
              <w:t>用户实盘</w:t>
            </w:r>
            <w:r w:rsidR="00A16B99" w:rsidRPr="0014457C">
              <w:rPr>
                <w:rFonts w:hint="eastAsia"/>
              </w:rPr>
              <w:t>帐号</w:t>
            </w:r>
          </w:p>
        </w:tc>
        <w:tc>
          <w:tcPr>
            <w:tcW w:w="3121" w:type="dxa"/>
          </w:tcPr>
          <w:p w14:paraId="60E085B5" w14:textId="4961CBC2" w:rsidR="00A16B99" w:rsidRPr="0014457C" w:rsidRDefault="000D033B" w:rsidP="009A03F6">
            <w:pPr>
              <w:ind w:left="0"/>
            </w:pPr>
            <w:r w:rsidRPr="0014457C">
              <w:rPr>
                <w:rFonts w:hint="eastAsia"/>
              </w:rPr>
              <w:t>实盘ID</w:t>
            </w:r>
          </w:p>
        </w:tc>
        <w:tc>
          <w:tcPr>
            <w:tcW w:w="3114" w:type="dxa"/>
          </w:tcPr>
          <w:p w14:paraId="2076559C" w14:textId="77777777" w:rsidR="00A16B99" w:rsidRPr="0014457C" w:rsidRDefault="00A16B99" w:rsidP="009A03F6">
            <w:pPr>
              <w:ind w:left="0"/>
            </w:pPr>
          </w:p>
        </w:tc>
      </w:tr>
      <w:tr w:rsidR="00A16B99" w:rsidRPr="0014457C" w14:paraId="27AF0EF9" w14:textId="77777777" w:rsidTr="009A03F6">
        <w:tc>
          <w:tcPr>
            <w:tcW w:w="3114" w:type="dxa"/>
          </w:tcPr>
          <w:p w14:paraId="199E2426" w14:textId="77777777" w:rsidR="00A16B99" w:rsidRPr="0014457C" w:rsidRDefault="00A16B99" w:rsidP="009A03F6">
            <w:pPr>
              <w:ind w:left="0"/>
            </w:pPr>
            <w:r w:rsidRPr="0014457C">
              <w:rPr>
                <w:rFonts w:hint="eastAsia"/>
              </w:rPr>
              <w:t>持仓股票代码</w:t>
            </w:r>
          </w:p>
        </w:tc>
        <w:tc>
          <w:tcPr>
            <w:tcW w:w="3121" w:type="dxa"/>
          </w:tcPr>
          <w:p w14:paraId="62DD7E60" w14:textId="77777777" w:rsidR="00A16B99" w:rsidRPr="0014457C" w:rsidRDefault="00A16B99" w:rsidP="009A03F6">
            <w:pPr>
              <w:ind w:left="0"/>
            </w:pPr>
          </w:p>
        </w:tc>
        <w:tc>
          <w:tcPr>
            <w:tcW w:w="3114" w:type="dxa"/>
          </w:tcPr>
          <w:p w14:paraId="66460808" w14:textId="77777777" w:rsidR="00A16B99" w:rsidRPr="0014457C" w:rsidRDefault="00A16B99" w:rsidP="009A03F6">
            <w:pPr>
              <w:ind w:left="0"/>
            </w:pPr>
          </w:p>
        </w:tc>
      </w:tr>
      <w:tr w:rsidR="00A16B99" w:rsidRPr="0014457C" w14:paraId="59E981C8" w14:textId="77777777" w:rsidTr="009A03F6">
        <w:tc>
          <w:tcPr>
            <w:tcW w:w="3114" w:type="dxa"/>
          </w:tcPr>
          <w:p w14:paraId="01DE27CC" w14:textId="77777777" w:rsidR="00A16B99" w:rsidRPr="0014457C" w:rsidRDefault="00A16B99" w:rsidP="009A03F6">
            <w:pPr>
              <w:ind w:left="0"/>
            </w:pPr>
            <w:r w:rsidRPr="0014457C">
              <w:rPr>
                <w:rFonts w:hint="eastAsia"/>
              </w:rPr>
              <w:lastRenderedPageBreak/>
              <w:t>持仓股票名称</w:t>
            </w:r>
          </w:p>
        </w:tc>
        <w:tc>
          <w:tcPr>
            <w:tcW w:w="3121" w:type="dxa"/>
          </w:tcPr>
          <w:p w14:paraId="42A97F92" w14:textId="77777777" w:rsidR="00A16B99" w:rsidRPr="0014457C" w:rsidRDefault="00A16B99" w:rsidP="009A03F6">
            <w:pPr>
              <w:ind w:left="0"/>
            </w:pPr>
          </w:p>
        </w:tc>
        <w:tc>
          <w:tcPr>
            <w:tcW w:w="3114" w:type="dxa"/>
          </w:tcPr>
          <w:p w14:paraId="7B8FE24C" w14:textId="77777777" w:rsidR="00A16B99" w:rsidRPr="0014457C" w:rsidRDefault="00A16B99" w:rsidP="009A03F6">
            <w:pPr>
              <w:ind w:left="0"/>
            </w:pPr>
          </w:p>
        </w:tc>
      </w:tr>
      <w:tr w:rsidR="00A16B99" w:rsidRPr="0014457C" w14:paraId="50EF3FAF" w14:textId="77777777" w:rsidTr="009A03F6">
        <w:tc>
          <w:tcPr>
            <w:tcW w:w="3114" w:type="dxa"/>
          </w:tcPr>
          <w:p w14:paraId="503012DC" w14:textId="70119991" w:rsidR="00A16B99" w:rsidRPr="0014457C" w:rsidRDefault="00A16B99" w:rsidP="009A03F6">
            <w:pPr>
              <w:ind w:left="0"/>
            </w:pPr>
            <w:r w:rsidRPr="0014457C">
              <w:rPr>
                <w:rFonts w:hint="eastAsia"/>
              </w:rPr>
              <w:t>股票买入价格</w:t>
            </w:r>
          </w:p>
        </w:tc>
        <w:tc>
          <w:tcPr>
            <w:tcW w:w="3121" w:type="dxa"/>
          </w:tcPr>
          <w:p w14:paraId="5F505D55" w14:textId="77777777" w:rsidR="00A16B99" w:rsidRPr="0014457C" w:rsidRDefault="00A16B99" w:rsidP="009A03F6">
            <w:pPr>
              <w:ind w:left="0"/>
            </w:pPr>
          </w:p>
        </w:tc>
        <w:tc>
          <w:tcPr>
            <w:tcW w:w="3114" w:type="dxa"/>
          </w:tcPr>
          <w:p w14:paraId="291976CC" w14:textId="77777777" w:rsidR="00A16B99" w:rsidRPr="0014457C" w:rsidRDefault="00A16B99" w:rsidP="009A03F6">
            <w:pPr>
              <w:ind w:left="0"/>
            </w:pPr>
          </w:p>
        </w:tc>
      </w:tr>
      <w:tr w:rsidR="00A16B99" w:rsidRPr="0014457C" w14:paraId="7ADF4C10" w14:textId="77777777" w:rsidTr="009A03F6">
        <w:tc>
          <w:tcPr>
            <w:tcW w:w="3114" w:type="dxa"/>
          </w:tcPr>
          <w:p w14:paraId="6E24BF61" w14:textId="77777777" w:rsidR="00A16B99" w:rsidRPr="0014457C" w:rsidRDefault="00A16B99" w:rsidP="009A03F6">
            <w:pPr>
              <w:ind w:left="0"/>
            </w:pPr>
            <w:r w:rsidRPr="0014457C">
              <w:rPr>
                <w:rFonts w:hint="eastAsia"/>
              </w:rPr>
              <w:t>持股数量</w:t>
            </w:r>
          </w:p>
        </w:tc>
        <w:tc>
          <w:tcPr>
            <w:tcW w:w="3121" w:type="dxa"/>
          </w:tcPr>
          <w:p w14:paraId="12CED165" w14:textId="77777777" w:rsidR="00A16B99" w:rsidRPr="0014457C" w:rsidRDefault="00A16B99" w:rsidP="009A03F6">
            <w:pPr>
              <w:ind w:left="0"/>
            </w:pPr>
          </w:p>
        </w:tc>
        <w:tc>
          <w:tcPr>
            <w:tcW w:w="3114" w:type="dxa"/>
          </w:tcPr>
          <w:p w14:paraId="2343CB69" w14:textId="77777777" w:rsidR="00A16B99" w:rsidRPr="0014457C" w:rsidRDefault="00A16B99" w:rsidP="009A03F6">
            <w:pPr>
              <w:ind w:left="0"/>
            </w:pPr>
          </w:p>
        </w:tc>
      </w:tr>
      <w:tr w:rsidR="00A16B99" w:rsidRPr="0014457C" w14:paraId="460940AB" w14:textId="77777777" w:rsidTr="009A03F6">
        <w:tc>
          <w:tcPr>
            <w:tcW w:w="3114" w:type="dxa"/>
          </w:tcPr>
          <w:p w14:paraId="0B1A1C2F" w14:textId="7704DA83" w:rsidR="00A16B99" w:rsidRPr="0014457C" w:rsidRDefault="00A16B99" w:rsidP="009A03F6">
            <w:pPr>
              <w:ind w:left="0"/>
            </w:pPr>
            <w:r w:rsidRPr="0014457C">
              <w:rPr>
                <w:rFonts w:hint="eastAsia"/>
              </w:rPr>
              <w:t>预分配股数量</w:t>
            </w:r>
          </w:p>
        </w:tc>
        <w:tc>
          <w:tcPr>
            <w:tcW w:w="3121" w:type="dxa"/>
          </w:tcPr>
          <w:p w14:paraId="03B7DB6B" w14:textId="77777777" w:rsidR="00A16B99" w:rsidRPr="0014457C" w:rsidRDefault="00A16B99" w:rsidP="009A03F6">
            <w:pPr>
              <w:ind w:left="0"/>
            </w:pPr>
          </w:p>
        </w:tc>
        <w:tc>
          <w:tcPr>
            <w:tcW w:w="3114" w:type="dxa"/>
          </w:tcPr>
          <w:p w14:paraId="3F694F05" w14:textId="77777777" w:rsidR="00A16B99" w:rsidRPr="0014457C" w:rsidRDefault="00A16B99" w:rsidP="009A03F6">
            <w:pPr>
              <w:ind w:left="0"/>
            </w:pPr>
          </w:p>
        </w:tc>
      </w:tr>
      <w:tr w:rsidR="00A16B99" w:rsidRPr="0014457C" w14:paraId="3F29C44C" w14:textId="77777777" w:rsidTr="009A03F6">
        <w:tc>
          <w:tcPr>
            <w:tcW w:w="3114" w:type="dxa"/>
          </w:tcPr>
          <w:p w14:paraId="1DC0284F" w14:textId="77777777" w:rsidR="00A16B99" w:rsidRPr="0014457C" w:rsidRDefault="00A16B99" w:rsidP="009A03F6">
            <w:pPr>
              <w:ind w:left="0"/>
            </w:pPr>
            <w:r w:rsidRPr="0014457C">
              <w:rPr>
                <w:rFonts w:hint="eastAsia"/>
              </w:rPr>
              <w:t>股票买卖明细</w:t>
            </w:r>
          </w:p>
        </w:tc>
        <w:tc>
          <w:tcPr>
            <w:tcW w:w="3121" w:type="dxa"/>
          </w:tcPr>
          <w:p w14:paraId="6FD712D9" w14:textId="77777777" w:rsidR="00A16B99" w:rsidRPr="0014457C" w:rsidRDefault="00A16B99" w:rsidP="009A03F6">
            <w:pPr>
              <w:ind w:left="0"/>
            </w:pPr>
            <w:r w:rsidRPr="0014457C">
              <w:rPr>
                <w:rFonts w:hint="eastAsia"/>
              </w:rPr>
              <w:t>见以下《股票买卖明细》</w:t>
            </w:r>
          </w:p>
        </w:tc>
        <w:tc>
          <w:tcPr>
            <w:tcW w:w="3114" w:type="dxa"/>
          </w:tcPr>
          <w:p w14:paraId="28FAF8DB" w14:textId="77777777" w:rsidR="00A16B99" w:rsidRPr="0014457C" w:rsidRDefault="00A16B99" w:rsidP="009A03F6">
            <w:pPr>
              <w:ind w:left="0"/>
            </w:pPr>
          </w:p>
        </w:tc>
      </w:tr>
    </w:tbl>
    <w:p w14:paraId="405C702D" w14:textId="77777777" w:rsidR="00A16B99" w:rsidRPr="0014457C" w:rsidRDefault="00A16B99" w:rsidP="003C609F">
      <w:pPr>
        <w:pStyle w:val="4"/>
        <w:rPr>
          <w:rFonts w:eastAsia="微软雅黑"/>
        </w:rPr>
      </w:pPr>
      <w:r w:rsidRPr="0014457C">
        <w:rPr>
          <w:rFonts w:eastAsia="微软雅黑" w:hint="eastAsia"/>
        </w:rPr>
        <w:t>股票买卖明细</w:t>
      </w:r>
    </w:p>
    <w:tbl>
      <w:tblPr>
        <w:tblStyle w:val="af6"/>
        <w:tblW w:w="0" w:type="auto"/>
        <w:tblInd w:w="227" w:type="dxa"/>
        <w:tblLook w:val="04A0" w:firstRow="1" w:lastRow="0" w:firstColumn="1" w:lastColumn="0" w:noHBand="0" w:noVBand="1"/>
      </w:tblPr>
      <w:tblGrid>
        <w:gridCol w:w="3114"/>
        <w:gridCol w:w="3121"/>
        <w:gridCol w:w="3114"/>
      </w:tblGrid>
      <w:tr w:rsidR="00A16B99" w:rsidRPr="0014457C" w14:paraId="1CA3E550" w14:textId="77777777" w:rsidTr="009A03F6">
        <w:tc>
          <w:tcPr>
            <w:tcW w:w="3114" w:type="dxa"/>
          </w:tcPr>
          <w:p w14:paraId="35483CA6" w14:textId="77777777" w:rsidR="00A16B99" w:rsidRPr="0014457C" w:rsidRDefault="00A16B99" w:rsidP="009A03F6">
            <w:pPr>
              <w:ind w:left="0"/>
            </w:pPr>
            <w:r w:rsidRPr="0014457C">
              <w:rPr>
                <w:rFonts w:hint="eastAsia"/>
              </w:rPr>
              <w:t>信息名称</w:t>
            </w:r>
          </w:p>
        </w:tc>
        <w:tc>
          <w:tcPr>
            <w:tcW w:w="3121" w:type="dxa"/>
          </w:tcPr>
          <w:p w14:paraId="2F4B7F07" w14:textId="77777777" w:rsidR="00A16B99" w:rsidRPr="0014457C" w:rsidRDefault="00A16B99" w:rsidP="009A03F6">
            <w:pPr>
              <w:ind w:left="0"/>
            </w:pPr>
            <w:r w:rsidRPr="0014457C">
              <w:rPr>
                <w:rFonts w:hint="eastAsia"/>
              </w:rPr>
              <w:t>解释</w:t>
            </w:r>
          </w:p>
        </w:tc>
        <w:tc>
          <w:tcPr>
            <w:tcW w:w="3114" w:type="dxa"/>
          </w:tcPr>
          <w:p w14:paraId="7E54F765" w14:textId="77777777" w:rsidR="00A16B99" w:rsidRPr="0014457C" w:rsidRDefault="00A16B99" w:rsidP="009A03F6">
            <w:pPr>
              <w:ind w:left="0"/>
            </w:pPr>
            <w:r w:rsidRPr="0014457C">
              <w:rPr>
                <w:rFonts w:hint="eastAsia"/>
              </w:rPr>
              <w:t>备注</w:t>
            </w:r>
          </w:p>
        </w:tc>
      </w:tr>
      <w:tr w:rsidR="00A16B99" w:rsidRPr="0014457C" w14:paraId="27B6E343" w14:textId="77777777" w:rsidTr="009A03F6">
        <w:tc>
          <w:tcPr>
            <w:tcW w:w="3114" w:type="dxa"/>
          </w:tcPr>
          <w:p w14:paraId="56A0FF0F" w14:textId="77777777" w:rsidR="00A16B99" w:rsidRPr="0014457C" w:rsidRDefault="00A16B99" w:rsidP="009A03F6">
            <w:pPr>
              <w:ind w:left="0"/>
            </w:pPr>
            <w:r w:rsidRPr="0014457C">
              <w:rPr>
                <w:rFonts w:hint="eastAsia"/>
              </w:rPr>
              <w:t>交易</w:t>
            </w:r>
            <w:r w:rsidRPr="0014457C">
              <w:t>类型</w:t>
            </w:r>
          </w:p>
        </w:tc>
        <w:tc>
          <w:tcPr>
            <w:tcW w:w="3121" w:type="dxa"/>
          </w:tcPr>
          <w:p w14:paraId="7965C9D9" w14:textId="77777777" w:rsidR="00A16B99" w:rsidRPr="0014457C" w:rsidRDefault="00A16B99" w:rsidP="009A03F6">
            <w:pPr>
              <w:ind w:left="0"/>
            </w:pPr>
            <w:r w:rsidRPr="0014457C">
              <w:rPr>
                <w:rFonts w:hint="eastAsia"/>
              </w:rPr>
              <w:t>买入</w:t>
            </w:r>
            <w:r w:rsidRPr="0014457C">
              <w:t>/卖出</w:t>
            </w:r>
          </w:p>
        </w:tc>
        <w:tc>
          <w:tcPr>
            <w:tcW w:w="3114" w:type="dxa"/>
          </w:tcPr>
          <w:p w14:paraId="50FD7D25" w14:textId="77777777" w:rsidR="00A16B99" w:rsidRPr="0014457C" w:rsidRDefault="00A16B99" w:rsidP="009A03F6">
            <w:pPr>
              <w:ind w:left="0"/>
            </w:pPr>
          </w:p>
        </w:tc>
      </w:tr>
      <w:tr w:rsidR="00A16B99" w:rsidRPr="0014457C" w14:paraId="067D3ECD" w14:textId="77777777" w:rsidTr="009A03F6">
        <w:tc>
          <w:tcPr>
            <w:tcW w:w="3114" w:type="dxa"/>
          </w:tcPr>
          <w:p w14:paraId="2E394D9E" w14:textId="77777777" w:rsidR="00A16B99" w:rsidRPr="0014457C" w:rsidRDefault="00A16B99" w:rsidP="009A03F6">
            <w:pPr>
              <w:ind w:left="0"/>
            </w:pPr>
            <w:r w:rsidRPr="0014457C">
              <w:rPr>
                <w:rFonts w:hint="eastAsia"/>
              </w:rPr>
              <w:t>股票代码</w:t>
            </w:r>
          </w:p>
        </w:tc>
        <w:tc>
          <w:tcPr>
            <w:tcW w:w="3121" w:type="dxa"/>
          </w:tcPr>
          <w:p w14:paraId="67637CCA" w14:textId="77777777" w:rsidR="00A16B99" w:rsidRPr="0014457C" w:rsidRDefault="00A16B99" w:rsidP="009A03F6">
            <w:pPr>
              <w:ind w:left="0"/>
            </w:pPr>
          </w:p>
        </w:tc>
        <w:tc>
          <w:tcPr>
            <w:tcW w:w="3114" w:type="dxa"/>
          </w:tcPr>
          <w:p w14:paraId="6EB73BC7" w14:textId="77777777" w:rsidR="00A16B99" w:rsidRPr="0014457C" w:rsidRDefault="00A16B99" w:rsidP="009A03F6">
            <w:pPr>
              <w:ind w:left="0"/>
            </w:pPr>
          </w:p>
        </w:tc>
      </w:tr>
      <w:tr w:rsidR="00A16B99" w:rsidRPr="0014457C" w14:paraId="3DFEE74D" w14:textId="77777777" w:rsidTr="009A03F6">
        <w:tc>
          <w:tcPr>
            <w:tcW w:w="3114" w:type="dxa"/>
          </w:tcPr>
          <w:p w14:paraId="0DDEFB8B" w14:textId="77777777" w:rsidR="00A16B99" w:rsidRPr="0014457C" w:rsidRDefault="00A16B99" w:rsidP="009A03F6">
            <w:pPr>
              <w:ind w:left="0"/>
            </w:pPr>
            <w:r w:rsidRPr="0014457C">
              <w:rPr>
                <w:rFonts w:hint="eastAsia"/>
              </w:rPr>
              <w:t>股票名称</w:t>
            </w:r>
          </w:p>
        </w:tc>
        <w:tc>
          <w:tcPr>
            <w:tcW w:w="3121" w:type="dxa"/>
          </w:tcPr>
          <w:p w14:paraId="3E64B865" w14:textId="77777777" w:rsidR="00A16B99" w:rsidRPr="0014457C" w:rsidRDefault="00A16B99" w:rsidP="009A03F6">
            <w:pPr>
              <w:ind w:left="0"/>
            </w:pPr>
          </w:p>
        </w:tc>
        <w:tc>
          <w:tcPr>
            <w:tcW w:w="3114" w:type="dxa"/>
          </w:tcPr>
          <w:p w14:paraId="3902DDAC" w14:textId="77777777" w:rsidR="00A16B99" w:rsidRPr="0014457C" w:rsidRDefault="00A16B99" w:rsidP="009A03F6">
            <w:pPr>
              <w:ind w:left="0"/>
            </w:pPr>
          </w:p>
        </w:tc>
      </w:tr>
      <w:tr w:rsidR="00A16B99" w:rsidRPr="0014457C" w14:paraId="363A797F" w14:textId="77777777" w:rsidTr="009A03F6">
        <w:tc>
          <w:tcPr>
            <w:tcW w:w="3114" w:type="dxa"/>
          </w:tcPr>
          <w:p w14:paraId="76FC4A50" w14:textId="77777777" w:rsidR="00A16B99" w:rsidRPr="0014457C" w:rsidRDefault="00A16B99" w:rsidP="009A03F6">
            <w:pPr>
              <w:ind w:left="0"/>
            </w:pPr>
            <w:r w:rsidRPr="0014457C">
              <w:rPr>
                <w:rFonts w:hint="eastAsia"/>
              </w:rPr>
              <w:t>交易股数</w:t>
            </w:r>
          </w:p>
        </w:tc>
        <w:tc>
          <w:tcPr>
            <w:tcW w:w="3121" w:type="dxa"/>
          </w:tcPr>
          <w:p w14:paraId="47BBDAFE" w14:textId="77777777" w:rsidR="00A16B99" w:rsidRPr="0014457C" w:rsidRDefault="00A16B99" w:rsidP="009A03F6">
            <w:pPr>
              <w:ind w:left="0"/>
            </w:pPr>
            <w:r w:rsidRPr="0014457C">
              <w:rPr>
                <w:rFonts w:hint="eastAsia"/>
              </w:rPr>
              <w:t>买入</w:t>
            </w:r>
            <w:r w:rsidRPr="0014457C">
              <w:t>或卖出的股票数量</w:t>
            </w:r>
          </w:p>
        </w:tc>
        <w:tc>
          <w:tcPr>
            <w:tcW w:w="3114" w:type="dxa"/>
          </w:tcPr>
          <w:p w14:paraId="0CCD2CC0" w14:textId="77777777" w:rsidR="00A16B99" w:rsidRPr="0014457C" w:rsidRDefault="00A16B99" w:rsidP="009A03F6">
            <w:pPr>
              <w:ind w:left="0"/>
            </w:pPr>
          </w:p>
        </w:tc>
      </w:tr>
      <w:tr w:rsidR="00A16B99" w:rsidRPr="0014457C" w14:paraId="19484D16" w14:textId="77777777" w:rsidTr="009A03F6">
        <w:tc>
          <w:tcPr>
            <w:tcW w:w="3114" w:type="dxa"/>
          </w:tcPr>
          <w:p w14:paraId="7C53DC5E" w14:textId="77777777" w:rsidR="00A16B99" w:rsidRPr="0014457C" w:rsidRDefault="00A16B99" w:rsidP="009A03F6">
            <w:pPr>
              <w:ind w:left="0"/>
            </w:pPr>
            <w:r w:rsidRPr="0014457C">
              <w:rPr>
                <w:rFonts w:hint="eastAsia"/>
              </w:rPr>
              <w:t>交易市价</w:t>
            </w:r>
          </w:p>
        </w:tc>
        <w:tc>
          <w:tcPr>
            <w:tcW w:w="3121" w:type="dxa"/>
          </w:tcPr>
          <w:p w14:paraId="3839FD2E" w14:textId="77777777" w:rsidR="00A16B99" w:rsidRPr="0014457C" w:rsidRDefault="00A16B99" w:rsidP="009A03F6">
            <w:pPr>
              <w:ind w:left="0"/>
            </w:pPr>
            <w:r w:rsidRPr="0014457C">
              <w:rPr>
                <w:rFonts w:hint="eastAsia"/>
              </w:rPr>
              <w:t>买入</w:t>
            </w:r>
            <w:r w:rsidRPr="0014457C">
              <w:t>或卖出时</w:t>
            </w:r>
            <w:r w:rsidRPr="0014457C">
              <w:rPr>
                <w:rFonts w:hint="eastAsia"/>
              </w:rPr>
              <w:t>的</w:t>
            </w:r>
            <w:r w:rsidRPr="0014457C">
              <w:t>裸价</w:t>
            </w:r>
          </w:p>
        </w:tc>
        <w:tc>
          <w:tcPr>
            <w:tcW w:w="3114" w:type="dxa"/>
          </w:tcPr>
          <w:p w14:paraId="23B2B14B" w14:textId="77777777" w:rsidR="00A16B99" w:rsidRPr="0014457C" w:rsidRDefault="00A16B99" w:rsidP="009A03F6">
            <w:pPr>
              <w:ind w:left="0"/>
            </w:pPr>
          </w:p>
        </w:tc>
      </w:tr>
      <w:tr w:rsidR="00A16B99" w:rsidRPr="0014457C" w14:paraId="0F909875" w14:textId="77777777" w:rsidTr="009A03F6">
        <w:tc>
          <w:tcPr>
            <w:tcW w:w="3114" w:type="dxa"/>
          </w:tcPr>
          <w:p w14:paraId="05C1F95F" w14:textId="77777777" w:rsidR="00A16B99" w:rsidRPr="0014457C" w:rsidRDefault="00A16B99" w:rsidP="009A03F6">
            <w:pPr>
              <w:ind w:left="0"/>
            </w:pPr>
            <w:r w:rsidRPr="0014457C">
              <w:rPr>
                <w:rFonts w:hint="eastAsia"/>
              </w:rPr>
              <w:t>卖出</w:t>
            </w:r>
            <w:r w:rsidRPr="0014457C">
              <w:t>类型</w:t>
            </w:r>
          </w:p>
        </w:tc>
        <w:tc>
          <w:tcPr>
            <w:tcW w:w="3121" w:type="dxa"/>
          </w:tcPr>
          <w:p w14:paraId="7D8863B6" w14:textId="77777777" w:rsidR="00A16B99" w:rsidRPr="0014457C" w:rsidRDefault="00A16B99" w:rsidP="009A03F6">
            <w:pPr>
              <w:ind w:left="0"/>
            </w:pPr>
            <w:r w:rsidRPr="0014457C">
              <w:rPr>
                <w:rFonts w:hint="eastAsia"/>
              </w:rPr>
              <w:t>用户</w:t>
            </w:r>
            <w:r w:rsidRPr="0014457C">
              <w:t>卖出</w:t>
            </w:r>
            <w:r w:rsidRPr="0014457C">
              <w:rPr>
                <w:rFonts w:hint="eastAsia"/>
              </w:rPr>
              <w:t>/风险</w:t>
            </w:r>
            <w:r w:rsidRPr="0014457C">
              <w:t>平仓</w:t>
            </w:r>
            <w:r w:rsidRPr="0014457C">
              <w:rPr>
                <w:rFonts w:hint="eastAsia"/>
              </w:rPr>
              <w:t>/到期</w:t>
            </w:r>
            <w:r w:rsidRPr="0014457C">
              <w:t>平仓</w:t>
            </w:r>
          </w:p>
        </w:tc>
        <w:tc>
          <w:tcPr>
            <w:tcW w:w="3114" w:type="dxa"/>
          </w:tcPr>
          <w:p w14:paraId="746631C7" w14:textId="77777777" w:rsidR="00A16B99" w:rsidRPr="0014457C" w:rsidRDefault="00A16B99" w:rsidP="009A03F6">
            <w:pPr>
              <w:ind w:left="0"/>
            </w:pPr>
          </w:p>
        </w:tc>
      </w:tr>
      <w:tr w:rsidR="00A16B99" w:rsidRPr="0014457C" w14:paraId="312FD9E6" w14:textId="77777777" w:rsidTr="009A03F6">
        <w:tc>
          <w:tcPr>
            <w:tcW w:w="3114" w:type="dxa"/>
          </w:tcPr>
          <w:p w14:paraId="3935690A" w14:textId="77777777" w:rsidR="00A16B99" w:rsidRPr="0014457C" w:rsidRDefault="00A16B99" w:rsidP="009A03F6">
            <w:pPr>
              <w:ind w:left="0"/>
            </w:pPr>
            <w:r w:rsidRPr="0014457C">
              <w:rPr>
                <w:rFonts w:hint="eastAsia"/>
              </w:rPr>
              <w:t>差错申请</w:t>
            </w:r>
          </w:p>
        </w:tc>
        <w:tc>
          <w:tcPr>
            <w:tcW w:w="3121" w:type="dxa"/>
          </w:tcPr>
          <w:p w14:paraId="510B88BC" w14:textId="77777777" w:rsidR="00A16B99" w:rsidRPr="0014457C" w:rsidRDefault="00A16B99" w:rsidP="009A03F6">
            <w:pPr>
              <w:ind w:left="0"/>
            </w:pPr>
            <w:r w:rsidRPr="0014457C">
              <w:rPr>
                <w:rFonts w:hint="eastAsia"/>
              </w:rPr>
              <w:t>对</w:t>
            </w:r>
            <w:r w:rsidRPr="0014457C">
              <w:t>本交易提出异议申请</w:t>
            </w:r>
          </w:p>
        </w:tc>
        <w:tc>
          <w:tcPr>
            <w:tcW w:w="3114" w:type="dxa"/>
          </w:tcPr>
          <w:p w14:paraId="428987E9" w14:textId="77777777" w:rsidR="00A16B99" w:rsidRPr="0014457C" w:rsidRDefault="00A16B99" w:rsidP="009A03F6">
            <w:pPr>
              <w:ind w:left="0"/>
            </w:pPr>
          </w:p>
        </w:tc>
      </w:tr>
    </w:tbl>
    <w:p w14:paraId="0C6E04DE" w14:textId="77777777" w:rsidR="00EF4E0F" w:rsidRPr="0014457C" w:rsidRDefault="00EF4E0F" w:rsidP="002D19D7">
      <w:pPr>
        <w:ind w:left="0"/>
      </w:pPr>
    </w:p>
    <w:p w14:paraId="3001350D" w14:textId="7220626C" w:rsidR="007D18B6" w:rsidRPr="0014457C" w:rsidRDefault="007D18B6" w:rsidP="00EF4E0F">
      <w:pPr>
        <w:pStyle w:val="3"/>
        <w:rPr>
          <w:rFonts w:eastAsia="微软雅黑"/>
        </w:rPr>
      </w:pPr>
      <w:bookmarkStart w:id="418" w:name="_Toc293477894"/>
      <w:r w:rsidRPr="0014457C">
        <w:rPr>
          <w:rFonts w:eastAsia="微软雅黑" w:hint="eastAsia"/>
        </w:rPr>
        <w:t>风控管理</w:t>
      </w:r>
      <w:bookmarkEnd w:id="418"/>
    </w:p>
    <w:p w14:paraId="1DEAB32B" w14:textId="0B2104E9" w:rsidR="00BC4943" w:rsidRPr="0014457C" w:rsidRDefault="00AF3EC5" w:rsidP="000F7953">
      <w:pPr>
        <w:pStyle w:val="a7"/>
        <w:numPr>
          <w:ilvl w:val="0"/>
          <w:numId w:val="17"/>
        </w:numPr>
      </w:pPr>
      <w:r w:rsidRPr="0014457C">
        <w:rPr>
          <w:rFonts w:hint="eastAsia"/>
        </w:rPr>
        <w:t>风控预警</w:t>
      </w:r>
    </w:p>
    <w:p w14:paraId="5828F63B" w14:textId="2DF09AAF" w:rsidR="00E06D59" w:rsidRPr="0014457C" w:rsidRDefault="001B0DCD" w:rsidP="000F7953">
      <w:pPr>
        <w:pStyle w:val="a7"/>
        <w:numPr>
          <w:ilvl w:val="0"/>
          <w:numId w:val="28"/>
        </w:numPr>
      </w:pPr>
      <w:r w:rsidRPr="0014457C">
        <w:rPr>
          <w:rFonts w:hint="eastAsia"/>
        </w:rPr>
        <w:t>日间运营时，</w:t>
      </w:r>
      <w:r w:rsidR="00B45F48" w:rsidRPr="0014457C">
        <w:rPr>
          <w:rFonts w:hint="eastAsia"/>
        </w:rPr>
        <w:t>平台在商户余额低于风控配置中的数值时进行系统报警，用消息提示运营人员</w:t>
      </w:r>
    </w:p>
    <w:p w14:paraId="208FDF99" w14:textId="31A3184B" w:rsidR="00B45F48" w:rsidRPr="0014457C" w:rsidRDefault="001B0DCD" w:rsidP="000F7953">
      <w:pPr>
        <w:pStyle w:val="a7"/>
        <w:numPr>
          <w:ilvl w:val="0"/>
          <w:numId w:val="28"/>
        </w:numPr>
      </w:pPr>
      <w:r w:rsidRPr="0014457C">
        <w:rPr>
          <w:rFonts w:hint="eastAsia"/>
        </w:rPr>
        <w:t>日间运营时，</w:t>
      </w:r>
      <w:r w:rsidR="00B45F48" w:rsidRPr="0014457C">
        <w:rPr>
          <w:rFonts w:hint="eastAsia"/>
        </w:rPr>
        <w:t>平台在券商的证券资金账户</w:t>
      </w:r>
      <w:r w:rsidRPr="0014457C">
        <w:rPr>
          <w:rFonts w:hint="eastAsia"/>
        </w:rPr>
        <w:t>中的余额低于风控配置中的数值时进行系统报警提示运营人员</w:t>
      </w:r>
    </w:p>
    <w:p w14:paraId="58E7C199" w14:textId="35AB59C6" w:rsidR="001B0DCD" w:rsidRPr="0014457C" w:rsidRDefault="001B0DCD" w:rsidP="000F7953">
      <w:pPr>
        <w:pStyle w:val="a7"/>
        <w:numPr>
          <w:ilvl w:val="0"/>
          <w:numId w:val="28"/>
        </w:numPr>
      </w:pPr>
      <w:r w:rsidRPr="0014457C">
        <w:rPr>
          <w:rFonts w:hint="eastAsia"/>
        </w:rPr>
        <w:t>日间运营时，当出现强平账户比例触及风控配置中的数值时，进行系统报警提示运营人员</w:t>
      </w:r>
    </w:p>
    <w:p w14:paraId="3DF54B5A" w14:textId="77777777" w:rsidR="00AF3EC5" w:rsidRPr="0014457C" w:rsidRDefault="00AF3EC5" w:rsidP="00E06D59">
      <w:pPr>
        <w:pStyle w:val="a7"/>
        <w:ind w:left="420"/>
      </w:pPr>
    </w:p>
    <w:p w14:paraId="4E5E36E1" w14:textId="77777777" w:rsidR="007D18B6" w:rsidRPr="0014457C" w:rsidRDefault="007D18B6" w:rsidP="000F7953">
      <w:pPr>
        <w:pStyle w:val="a7"/>
        <w:numPr>
          <w:ilvl w:val="0"/>
          <w:numId w:val="17"/>
        </w:numPr>
      </w:pPr>
      <w:r w:rsidRPr="0014457C">
        <w:rPr>
          <w:rFonts w:hint="eastAsia"/>
        </w:rPr>
        <w:lastRenderedPageBreak/>
        <w:t>风险平仓</w:t>
      </w:r>
    </w:p>
    <w:p w14:paraId="0F6C2F22" w14:textId="4BEB7159" w:rsidR="007D18B6" w:rsidRPr="0014457C" w:rsidRDefault="00CC4758" w:rsidP="007D18B6">
      <w:r w:rsidRPr="0014457C">
        <w:rPr>
          <w:rFonts w:hint="eastAsia"/>
        </w:rPr>
        <w:t>系统守护进程随时扫描用户实盘</w:t>
      </w:r>
      <w:r w:rsidR="007D18B6" w:rsidRPr="0014457C">
        <w:rPr>
          <w:rFonts w:hint="eastAsia"/>
        </w:rPr>
        <w:t>帐户，对于达到帐户风控平仓线的子帐户</w:t>
      </w:r>
      <w:r w:rsidR="00BC596F" w:rsidRPr="0014457C">
        <w:rPr>
          <w:rFonts w:hint="eastAsia"/>
        </w:rPr>
        <w:t>进行强制平仓，平仓策略及结算方式等同市价卖出策略及结算方式，策略等同【卖出】章节中【系统自动卖出】</w:t>
      </w:r>
      <w:r w:rsidR="00E860DC" w:rsidRPr="0014457C">
        <w:rPr>
          <w:rFonts w:hint="eastAsia"/>
        </w:rPr>
        <w:t>部分对风控平仓的处理</w:t>
      </w:r>
    </w:p>
    <w:p w14:paraId="076A54E3" w14:textId="77777777" w:rsidR="007D18B6" w:rsidRPr="0014457C" w:rsidRDefault="007D18B6" w:rsidP="002D19D7">
      <w:pPr>
        <w:ind w:left="0"/>
      </w:pPr>
    </w:p>
    <w:p w14:paraId="485F3177" w14:textId="77777777" w:rsidR="00EF4E0F" w:rsidRPr="0014457C" w:rsidRDefault="00EF4E0F" w:rsidP="00EF4E0F">
      <w:pPr>
        <w:ind w:left="0"/>
      </w:pPr>
      <w:r w:rsidRPr="0014457C">
        <w:rPr>
          <w:rFonts w:hint="eastAsia"/>
        </w:rPr>
        <w:t>【系统界面需求】</w:t>
      </w:r>
    </w:p>
    <w:p w14:paraId="03D99CBA" w14:textId="2EDD155F" w:rsidR="007D18B6" w:rsidRPr="0014457C" w:rsidRDefault="00FB6916" w:rsidP="002D19D7">
      <w:pPr>
        <w:ind w:left="0"/>
      </w:pPr>
      <w:r w:rsidRPr="0014457C">
        <w:t>略</w:t>
      </w:r>
    </w:p>
    <w:p w14:paraId="5F6CC504" w14:textId="35F2FDCA" w:rsidR="007D18B6" w:rsidRPr="0014457C" w:rsidRDefault="007D18B6" w:rsidP="00EF4E0F">
      <w:pPr>
        <w:pStyle w:val="3"/>
        <w:rPr>
          <w:rFonts w:eastAsia="微软雅黑"/>
        </w:rPr>
      </w:pPr>
      <w:bookmarkStart w:id="419" w:name="_Toc293477895"/>
      <w:r w:rsidRPr="0014457C">
        <w:rPr>
          <w:rFonts w:eastAsia="微软雅黑" w:hint="eastAsia"/>
        </w:rPr>
        <w:t>报表查询</w:t>
      </w:r>
      <w:bookmarkEnd w:id="419"/>
    </w:p>
    <w:p w14:paraId="2EC4DDC4" w14:textId="642A0925" w:rsidR="00BC4943" w:rsidRPr="0014457C" w:rsidRDefault="00BC4943" w:rsidP="000F7953">
      <w:pPr>
        <w:pStyle w:val="a7"/>
        <w:numPr>
          <w:ilvl w:val="0"/>
          <w:numId w:val="17"/>
        </w:numPr>
      </w:pPr>
      <w:r w:rsidRPr="0014457C">
        <w:rPr>
          <w:rFonts w:hint="eastAsia"/>
        </w:rPr>
        <w:t>记账科目查询</w:t>
      </w:r>
    </w:p>
    <w:p w14:paraId="3BADB2E6" w14:textId="00231D49" w:rsidR="00BC4943" w:rsidRPr="0014457C" w:rsidRDefault="00BC4943" w:rsidP="000F7953">
      <w:pPr>
        <w:pStyle w:val="a7"/>
        <w:numPr>
          <w:ilvl w:val="0"/>
          <w:numId w:val="17"/>
        </w:numPr>
      </w:pPr>
      <w:r w:rsidRPr="0014457C">
        <w:rPr>
          <w:rFonts w:hint="eastAsia"/>
        </w:rPr>
        <w:t>用户下载APP统计</w:t>
      </w:r>
    </w:p>
    <w:p w14:paraId="5E27323D" w14:textId="2617C112" w:rsidR="00BC4943" w:rsidRPr="0014457C" w:rsidRDefault="00BC4943" w:rsidP="000F7953">
      <w:pPr>
        <w:pStyle w:val="a7"/>
        <w:numPr>
          <w:ilvl w:val="0"/>
          <w:numId w:val="17"/>
        </w:numPr>
      </w:pPr>
      <w:r w:rsidRPr="0014457C">
        <w:rPr>
          <w:rFonts w:hint="eastAsia"/>
        </w:rPr>
        <w:t>当日下载及注册统计</w:t>
      </w:r>
    </w:p>
    <w:p w14:paraId="785687E2" w14:textId="094252AE" w:rsidR="00BC4943" w:rsidRPr="0014457C" w:rsidRDefault="00BC4943" w:rsidP="000F7953">
      <w:pPr>
        <w:pStyle w:val="a7"/>
        <w:numPr>
          <w:ilvl w:val="0"/>
          <w:numId w:val="17"/>
        </w:numPr>
      </w:pPr>
      <w:r w:rsidRPr="0014457C">
        <w:rPr>
          <w:rFonts w:hint="eastAsia"/>
        </w:rPr>
        <w:t>当日注册失败统计</w:t>
      </w:r>
    </w:p>
    <w:p w14:paraId="7B919AA5" w14:textId="2EDC494F" w:rsidR="00F04616" w:rsidRPr="0014457C" w:rsidRDefault="00F04616" w:rsidP="000F7953">
      <w:pPr>
        <w:pStyle w:val="a7"/>
        <w:numPr>
          <w:ilvl w:val="0"/>
          <w:numId w:val="17"/>
        </w:numPr>
      </w:pPr>
      <w:r w:rsidRPr="0014457C">
        <w:t>实名成功率统计</w:t>
      </w:r>
    </w:p>
    <w:p w14:paraId="53F53AA2" w14:textId="7D08D674" w:rsidR="00F04616" w:rsidRPr="0014457C" w:rsidRDefault="00F04616" w:rsidP="000F7953">
      <w:pPr>
        <w:pStyle w:val="a7"/>
        <w:numPr>
          <w:ilvl w:val="0"/>
          <w:numId w:val="17"/>
        </w:numPr>
      </w:pPr>
      <w:r w:rsidRPr="0014457C">
        <w:rPr>
          <w:rFonts w:hint="eastAsia"/>
        </w:rPr>
        <w:t>绑卡成功率统计</w:t>
      </w:r>
    </w:p>
    <w:p w14:paraId="57181BB2" w14:textId="5AA96139" w:rsidR="00F04616" w:rsidRPr="0014457C" w:rsidRDefault="00F04616" w:rsidP="000F7953">
      <w:pPr>
        <w:pStyle w:val="a7"/>
        <w:numPr>
          <w:ilvl w:val="0"/>
          <w:numId w:val="17"/>
        </w:numPr>
      </w:pPr>
      <w:r w:rsidRPr="0014457C">
        <w:rPr>
          <w:rFonts w:hint="eastAsia"/>
        </w:rPr>
        <w:t>充值成功率统计</w:t>
      </w:r>
    </w:p>
    <w:p w14:paraId="4F6245DE" w14:textId="659AC2E6" w:rsidR="00F04616" w:rsidRPr="0014457C" w:rsidRDefault="00F04616" w:rsidP="000F7953">
      <w:pPr>
        <w:pStyle w:val="a7"/>
        <w:numPr>
          <w:ilvl w:val="0"/>
          <w:numId w:val="17"/>
        </w:numPr>
      </w:pPr>
      <w:r w:rsidRPr="0014457C">
        <w:t>融资方案选择</w:t>
      </w:r>
      <w:r w:rsidR="007940A8" w:rsidRPr="0014457C">
        <w:t>比例</w:t>
      </w:r>
    </w:p>
    <w:p w14:paraId="06F97854" w14:textId="77777777" w:rsidR="00EF4E0F" w:rsidRPr="0014457C" w:rsidRDefault="00EF4E0F" w:rsidP="00EF4E0F">
      <w:pPr>
        <w:ind w:left="0"/>
      </w:pPr>
      <w:r w:rsidRPr="0014457C">
        <w:rPr>
          <w:rFonts w:hint="eastAsia"/>
        </w:rPr>
        <w:t>【系统界面需求】</w:t>
      </w:r>
    </w:p>
    <w:p w14:paraId="245402A5" w14:textId="77777777" w:rsidR="00FB6916" w:rsidRPr="0014457C" w:rsidRDefault="00FB6916" w:rsidP="00FB6916">
      <w:pPr>
        <w:ind w:left="0"/>
      </w:pPr>
      <w:r w:rsidRPr="0014457C">
        <w:t>略</w:t>
      </w:r>
    </w:p>
    <w:p w14:paraId="6EDABA46" w14:textId="77777777" w:rsidR="00E06D59" w:rsidRPr="0014457C" w:rsidRDefault="00E06D59" w:rsidP="00EF4E0F">
      <w:pPr>
        <w:ind w:left="0"/>
      </w:pPr>
    </w:p>
    <w:p w14:paraId="49BE2482" w14:textId="71CBE892" w:rsidR="007E396B" w:rsidRPr="0014457C" w:rsidRDefault="008D7CA0" w:rsidP="007E396B">
      <w:pPr>
        <w:pStyle w:val="3"/>
        <w:rPr>
          <w:rFonts w:eastAsia="微软雅黑"/>
        </w:rPr>
      </w:pPr>
      <w:bookmarkStart w:id="420" w:name="_Toc293477896"/>
      <w:r w:rsidRPr="0014457C">
        <w:rPr>
          <w:rFonts w:eastAsia="微软雅黑" w:hint="eastAsia"/>
        </w:rPr>
        <w:t>对账操作</w:t>
      </w:r>
      <w:bookmarkEnd w:id="420"/>
    </w:p>
    <w:p w14:paraId="6CFE2629" w14:textId="029A295E" w:rsidR="00A538CA" w:rsidRPr="0014457C" w:rsidRDefault="00D91CB2" w:rsidP="00D91CB2">
      <w:pPr>
        <w:ind w:firstLineChars="100" w:firstLine="240"/>
      </w:pPr>
      <w:r w:rsidRPr="0014457C">
        <w:rPr>
          <w:rFonts w:hint="eastAsia"/>
        </w:rPr>
        <w:t>资金清结算根据业务合作方分为两部分：</w:t>
      </w:r>
    </w:p>
    <w:p w14:paraId="698A047A" w14:textId="1B9E4945" w:rsidR="00E06D59" w:rsidRPr="0014457C" w:rsidRDefault="008D7CA0" w:rsidP="000F7953">
      <w:pPr>
        <w:pStyle w:val="a7"/>
        <w:numPr>
          <w:ilvl w:val="0"/>
          <w:numId w:val="19"/>
        </w:numPr>
      </w:pPr>
      <w:r w:rsidRPr="0014457C">
        <w:t>平台商户资金户</w:t>
      </w:r>
      <w:r w:rsidRPr="0014457C">
        <w:rPr>
          <w:rFonts w:hint="eastAsia"/>
        </w:rPr>
        <w:t>清结算</w:t>
      </w:r>
    </w:p>
    <w:p w14:paraId="34321E1F" w14:textId="0A1EBA13" w:rsidR="003663EC" w:rsidRPr="0014457C" w:rsidRDefault="003663EC" w:rsidP="000F7953">
      <w:pPr>
        <w:pStyle w:val="a7"/>
        <w:numPr>
          <w:ilvl w:val="0"/>
          <w:numId w:val="19"/>
        </w:numPr>
      </w:pPr>
      <w:r w:rsidRPr="0014457C">
        <w:rPr>
          <w:rFonts w:hint="eastAsia"/>
        </w:rPr>
        <w:t>券商</w:t>
      </w:r>
      <w:r w:rsidR="00CA4947" w:rsidRPr="0014457C">
        <w:rPr>
          <w:rFonts w:hint="eastAsia"/>
        </w:rPr>
        <w:t>证券资金账户</w:t>
      </w:r>
      <w:r w:rsidRPr="0014457C">
        <w:rPr>
          <w:rFonts w:hint="eastAsia"/>
        </w:rPr>
        <w:t>资金</w:t>
      </w:r>
      <w:r w:rsidR="008D7CA0" w:rsidRPr="0014457C">
        <w:rPr>
          <w:rFonts w:hint="eastAsia"/>
        </w:rPr>
        <w:t>清结算</w:t>
      </w:r>
    </w:p>
    <w:p w14:paraId="3A919FC9" w14:textId="5FA73EFC" w:rsidR="00D91CB2" w:rsidRPr="0014457C" w:rsidRDefault="00F428A9" w:rsidP="003663EC">
      <w:pPr>
        <w:pStyle w:val="4"/>
        <w:rPr>
          <w:rFonts w:eastAsia="微软雅黑"/>
        </w:rPr>
      </w:pPr>
      <w:r w:rsidRPr="0014457C">
        <w:rPr>
          <w:rFonts w:eastAsia="微软雅黑" w:hint="eastAsia"/>
        </w:rPr>
        <w:t>平台</w:t>
      </w:r>
      <w:r w:rsidR="008D7CA0" w:rsidRPr="0014457C">
        <w:rPr>
          <w:rFonts w:eastAsia="微软雅黑"/>
        </w:rPr>
        <w:t>商户</w:t>
      </w:r>
      <w:r w:rsidR="00371E4C" w:rsidRPr="0014457C">
        <w:rPr>
          <w:rFonts w:eastAsia="微软雅黑"/>
        </w:rPr>
        <w:t>账户</w:t>
      </w:r>
      <w:r w:rsidR="008D7CA0" w:rsidRPr="0014457C">
        <w:rPr>
          <w:rFonts w:eastAsia="微软雅黑"/>
        </w:rPr>
        <w:t>资金核对</w:t>
      </w:r>
    </w:p>
    <w:p w14:paraId="0C939173" w14:textId="6E9D7AA4" w:rsidR="00354C91" w:rsidRPr="0014457C" w:rsidRDefault="00354C91" w:rsidP="00354C91">
      <w:r w:rsidRPr="0014457C">
        <w:rPr>
          <w:rFonts w:hint="eastAsia"/>
        </w:rPr>
        <w:t>先核对总账，如果</w:t>
      </w:r>
      <w:r w:rsidR="00434C8F" w:rsidRPr="0014457C">
        <w:rPr>
          <w:rFonts w:hint="eastAsia"/>
        </w:rPr>
        <w:t>总账</w:t>
      </w:r>
      <w:r w:rsidRPr="0014457C">
        <w:rPr>
          <w:rFonts w:hint="eastAsia"/>
        </w:rPr>
        <w:t>平则无需核对明细</w:t>
      </w:r>
    </w:p>
    <w:p w14:paraId="09BDBB12" w14:textId="00E87080" w:rsidR="009E1B9F" w:rsidRPr="0014457C" w:rsidRDefault="00F23C72" w:rsidP="00E06D59">
      <w:pPr>
        <w:ind w:left="467"/>
      </w:pPr>
      <w:r w:rsidRPr="0014457C">
        <w:rPr>
          <w:rFonts w:hint="eastAsia"/>
        </w:rPr>
        <w:t>【总对总核对】</w:t>
      </w:r>
    </w:p>
    <w:tbl>
      <w:tblPr>
        <w:tblW w:w="4300" w:type="dxa"/>
        <w:tblInd w:w="550" w:type="dxa"/>
        <w:tblLook w:val="04A0" w:firstRow="1" w:lastRow="0" w:firstColumn="1" w:lastColumn="0" w:noHBand="0" w:noVBand="1"/>
      </w:tblPr>
      <w:tblGrid>
        <w:gridCol w:w="1080"/>
        <w:gridCol w:w="1080"/>
        <w:gridCol w:w="2140"/>
      </w:tblGrid>
      <w:tr w:rsidR="00E06D59" w:rsidRPr="0014457C" w14:paraId="209C7D8A" w14:textId="77777777" w:rsidTr="00E06D5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F7773" w14:textId="77777777" w:rsidR="00E06D59" w:rsidRPr="0014457C" w:rsidRDefault="00E06D59" w:rsidP="00E06D59">
            <w:pPr>
              <w:widowControl/>
              <w:spacing w:after="0"/>
              <w:ind w:left="0"/>
              <w:jc w:val="center"/>
              <w:rPr>
                <w:rFonts w:cs="宋体"/>
                <w:b/>
                <w:color w:val="000000"/>
                <w:kern w:val="0"/>
                <w:sz w:val="22"/>
                <w:szCs w:val="22"/>
              </w:rPr>
            </w:pPr>
            <w:r w:rsidRPr="0014457C">
              <w:rPr>
                <w:rFonts w:cs="宋体" w:hint="eastAsia"/>
                <w:b/>
                <w:color w:val="000000"/>
                <w:kern w:val="0"/>
                <w:sz w:val="22"/>
                <w:szCs w:val="22"/>
              </w:rPr>
              <w:lastRenderedPageBreak/>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5B066D50" w14:textId="77777777" w:rsidR="00E06D59" w:rsidRPr="0014457C" w:rsidRDefault="00E06D59" w:rsidP="00E06D59">
            <w:pPr>
              <w:widowControl/>
              <w:spacing w:after="0"/>
              <w:ind w:left="0"/>
              <w:jc w:val="center"/>
              <w:rPr>
                <w:rFonts w:cs="宋体"/>
                <w:b/>
                <w:color w:val="000000"/>
                <w:kern w:val="0"/>
                <w:sz w:val="22"/>
                <w:szCs w:val="22"/>
              </w:rPr>
            </w:pPr>
            <w:r w:rsidRPr="0014457C">
              <w:rPr>
                <w:rFonts w:cs="宋体" w:hint="eastAsia"/>
                <w:b/>
                <w:color w:val="000000"/>
                <w:kern w:val="0"/>
                <w:sz w:val="22"/>
                <w:szCs w:val="22"/>
              </w:rPr>
              <w:t>说明</w:t>
            </w:r>
          </w:p>
        </w:tc>
      </w:tr>
      <w:tr w:rsidR="00E06D59" w:rsidRPr="0014457C" w14:paraId="7FCAB871" w14:textId="77777777" w:rsidTr="00E06D59">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2E88EB0E" w14:textId="599C8830" w:rsidR="00E06D59" w:rsidRPr="0014457C" w:rsidRDefault="00F428A9" w:rsidP="00E06D59">
            <w:pPr>
              <w:widowControl/>
              <w:spacing w:after="0"/>
              <w:ind w:left="0"/>
              <w:rPr>
                <w:rFonts w:cs="宋体"/>
                <w:color w:val="000000"/>
                <w:kern w:val="0"/>
                <w:sz w:val="22"/>
                <w:szCs w:val="22"/>
              </w:rPr>
            </w:pPr>
            <w:r w:rsidRPr="0014457C">
              <w:rPr>
                <w:rFonts w:cs="宋体" w:hint="eastAsia"/>
                <w:color w:val="000000"/>
                <w:kern w:val="0"/>
                <w:sz w:val="22"/>
                <w:szCs w:val="22"/>
              </w:rPr>
              <w:t>平台</w:t>
            </w:r>
            <w:r w:rsidR="00E06D59" w:rsidRPr="0014457C">
              <w:rPr>
                <w:rFonts w:cs="宋体" w:hint="eastAsia"/>
                <w:color w:val="000000"/>
                <w:kern w:val="0"/>
                <w:sz w:val="22"/>
                <w:szCs w:val="22"/>
              </w:rPr>
              <w:t>商户余额010101</w:t>
            </w:r>
          </w:p>
        </w:tc>
        <w:tc>
          <w:tcPr>
            <w:tcW w:w="1080" w:type="dxa"/>
            <w:tcBorders>
              <w:top w:val="nil"/>
              <w:left w:val="nil"/>
              <w:bottom w:val="single" w:sz="4" w:space="0" w:color="auto"/>
              <w:right w:val="single" w:sz="4" w:space="0" w:color="auto"/>
            </w:tcBorders>
            <w:shd w:val="clear" w:color="auto" w:fill="auto"/>
            <w:vAlign w:val="center"/>
            <w:hideMark/>
          </w:tcPr>
          <w:p w14:paraId="55AE3C58" w14:textId="147BAA3F" w:rsidR="00E06D59" w:rsidRPr="0014457C" w:rsidRDefault="00F428A9" w:rsidP="00354C91">
            <w:pPr>
              <w:widowControl/>
              <w:spacing w:after="0"/>
              <w:ind w:left="0"/>
              <w:rPr>
                <w:rFonts w:cs="宋体"/>
                <w:color w:val="000000"/>
                <w:kern w:val="0"/>
                <w:sz w:val="22"/>
                <w:szCs w:val="22"/>
              </w:rPr>
            </w:pPr>
            <w:r w:rsidRPr="0014457C">
              <w:rPr>
                <w:rFonts w:cs="宋体" w:hint="eastAsia"/>
                <w:color w:val="000000"/>
                <w:kern w:val="0"/>
                <w:sz w:val="22"/>
                <w:szCs w:val="22"/>
              </w:rPr>
              <w:t>第三方平台中的</w:t>
            </w:r>
            <w:r w:rsidR="00E06D59" w:rsidRPr="0014457C">
              <w:rPr>
                <w:rFonts w:cs="宋体" w:hint="eastAsia"/>
                <w:color w:val="000000"/>
                <w:kern w:val="0"/>
                <w:sz w:val="22"/>
                <w:szCs w:val="22"/>
              </w:rPr>
              <w:t>商户余额</w:t>
            </w:r>
          </w:p>
        </w:tc>
        <w:tc>
          <w:tcPr>
            <w:tcW w:w="2140" w:type="dxa"/>
            <w:tcBorders>
              <w:top w:val="nil"/>
              <w:left w:val="nil"/>
              <w:bottom w:val="single" w:sz="4" w:space="0" w:color="auto"/>
              <w:right w:val="single" w:sz="4" w:space="0" w:color="auto"/>
            </w:tcBorders>
            <w:shd w:val="clear" w:color="auto" w:fill="auto"/>
            <w:vAlign w:val="center"/>
            <w:hideMark/>
          </w:tcPr>
          <w:p w14:paraId="184DE805" w14:textId="77777777" w:rsidR="00E06D59" w:rsidRPr="0014457C" w:rsidRDefault="00E06D59" w:rsidP="00E06D59">
            <w:pPr>
              <w:widowControl/>
              <w:spacing w:after="0"/>
              <w:ind w:left="0"/>
              <w:rPr>
                <w:rFonts w:cs="宋体"/>
                <w:color w:val="000000"/>
                <w:kern w:val="0"/>
                <w:sz w:val="22"/>
                <w:szCs w:val="22"/>
              </w:rPr>
            </w:pPr>
            <w:r w:rsidRPr="0014457C">
              <w:rPr>
                <w:rFonts w:cs="宋体" w:hint="eastAsia"/>
                <w:color w:val="000000"/>
                <w:kern w:val="0"/>
                <w:sz w:val="22"/>
                <w:szCs w:val="22"/>
              </w:rPr>
              <w:t>每日日终后核对总账，总账对平即完成对账，否则进行明细账核对，查找差错</w:t>
            </w:r>
          </w:p>
        </w:tc>
      </w:tr>
    </w:tbl>
    <w:p w14:paraId="4EBE44E8" w14:textId="0F4C38AE" w:rsidR="009E1B9F" w:rsidRPr="0014457C" w:rsidRDefault="00B7411C" w:rsidP="003663EC">
      <w:pPr>
        <w:ind w:leftChars="95" w:left="228" w:firstLineChars="100" w:firstLine="240"/>
      </w:pPr>
      <w:r w:rsidRPr="0014457C">
        <w:rPr>
          <w:rFonts w:hint="eastAsia"/>
        </w:rPr>
        <w:t>其中，</w:t>
      </w:r>
      <w:r w:rsidR="00F428A9" w:rsidRPr="0014457C">
        <w:rPr>
          <w:rFonts w:hint="eastAsia"/>
        </w:rPr>
        <w:t xml:space="preserve">平台商户余额 </w:t>
      </w:r>
      <w:r w:rsidRPr="0014457C">
        <w:rPr>
          <w:rFonts w:hint="eastAsia"/>
        </w:rPr>
        <w:t>通过</w:t>
      </w:r>
      <w:r w:rsidR="00354C91" w:rsidRPr="0014457C">
        <w:rPr>
          <w:rFonts w:hint="eastAsia"/>
        </w:rPr>
        <w:t>查询运营平台BOSS系统获得，</w:t>
      </w:r>
      <w:r w:rsidR="00F428A9" w:rsidRPr="0014457C">
        <w:rPr>
          <w:rFonts w:hint="eastAsia"/>
        </w:rPr>
        <w:t>第三方平台</w:t>
      </w:r>
      <w:r w:rsidR="00354C91" w:rsidRPr="0014457C">
        <w:rPr>
          <w:rFonts w:hint="eastAsia"/>
        </w:rPr>
        <w:t>商户余额通过</w:t>
      </w:r>
      <w:r w:rsidR="00F428A9" w:rsidRPr="0014457C">
        <w:rPr>
          <w:rFonts w:hint="eastAsia"/>
        </w:rPr>
        <w:t>查询第三方</w:t>
      </w:r>
      <w:r w:rsidR="00354C91" w:rsidRPr="0014457C">
        <w:rPr>
          <w:rFonts w:hint="eastAsia"/>
        </w:rPr>
        <w:t>商户平台获得。如果双方总账不一致，则</w:t>
      </w:r>
      <w:r w:rsidR="008D7CA0" w:rsidRPr="0014457C">
        <w:rPr>
          <w:rFonts w:hint="eastAsia"/>
        </w:rPr>
        <w:t>核对帐户</w:t>
      </w:r>
      <w:r w:rsidR="00354C91" w:rsidRPr="0014457C">
        <w:rPr>
          <w:rFonts w:hint="eastAsia"/>
        </w:rPr>
        <w:t>资金</w:t>
      </w:r>
      <w:r w:rsidR="008D7CA0" w:rsidRPr="0014457C">
        <w:rPr>
          <w:rFonts w:hint="eastAsia"/>
        </w:rPr>
        <w:t>交易明细</w:t>
      </w:r>
      <w:r w:rsidR="002352F5" w:rsidRPr="0014457C">
        <w:rPr>
          <w:rFonts w:hint="eastAsia"/>
        </w:rPr>
        <w:t>：</w:t>
      </w:r>
    </w:p>
    <w:p w14:paraId="49278C56" w14:textId="4219BAD3" w:rsidR="008D7CA0" w:rsidRPr="0014457C" w:rsidRDefault="008D7CA0" w:rsidP="003663EC">
      <w:pPr>
        <w:ind w:leftChars="95" w:left="228" w:firstLineChars="100" w:firstLine="240"/>
      </w:pPr>
      <w:r w:rsidRPr="0014457C">
        <w:rPr>
          <w:rFonts w:hint="eastAsia"/>
        </w:rPr>
        <w:t>【明细核对】</w:t>
      </w:r>
    </w:p>
    <w:tbl>
      <w:tblPr>
        <w:tblW w:w="5840" w:type="dxa"/>
        <w:tblInd w:w="513" w:type="dxa"/>
        <w:tblLook w:val="04A0" w:firstRow="1" w:lastRow="0" w:firstColumn="1" w:lastColumn="0" w:noHBand="0" w:noVBand="1"/>
      </w:tblPr>
      <w:tblGrid>
        <w:gridCol w:w="1296"/>
        <w:gridCol w:w="1324"/>
        <w:gridCol w:w="2140"/>
        <w:gridCol w:w="1080"/>
      </w:tblGrid>
      <w:tr w:rsidR="008D7CA0" w:rsidRPr="0014457C" w14:paraId="58979229" w14:textId="77777777" w:rsidTr="00371E4C">
        <w:trPr>
          <w:trHeight w:val="270"/>
        </w:trPr>
        <w:tc>
          <w:tcPr>
            <w:tcW w:w="129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79A84DC" w14:textId="77777777" w:rsidR="008D7CA0" w:rsidRPr="0014457C" w:rsidRDefault="008D7CA0" w:rsidP="00434C8F">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明细类型</w:t>
            </w:r>
          </w:p>
        </w:tc>
        <w:tc>
          <w:tcPr>
            <w:tcW w:w="1324" w:type="dxa"/>
            <w:tcBorders>
              <w:top w:val="single" w:sz="4" w:space="0" w:color="auto"/>
              <w:left w:val="nil"/>
              <w:bottom w:val="single" w:sz="4" w:space="0" w:color="auto"/>
              <w:right w:val="single" w:sz="4" w:space="0" w:color="auto"/>
            </w:tcBorders>
            <w:shd w:val="clear" w:color="auto" w:fill="auto"/>
            <w:vAlign w:val="bottom"/>
            <w:hideMark/>
          </w:tcPr>
          <w:p w14:paraId="6DE7BAAB" w14:textId="77777777" w:rsidR="008D7CA0" w:rsidRPr="0014457C" w:rsidRDefault="008D7CA0" w:rsidP="008D7CA0">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核对明细项</w:t>
            </w:r>
          </w:p>
        </w:tc>
        <w:tc>
          <w:tcPr>
            <w:tcW w:w="3220" w:type="dxa"/>
            <w:gridSpan w:val="2"/>
            <w:tcBorders>
              <w:top w:val="single" w:sz="4" w:space="0" w:color="auto"/>
              <w:left w:val="nil"/>
              <w:bottom w:val="single" w:sz="4" w:space="0" w:color="auto"/>
              <w:right w:val="single" w:sz="4" w:space="0" w:color="auto"/>
            </w:tcBorders>
            <w:shd w:val="clear" w:color="auto" w:fill="auto"/>
            <w:vAlign w:val="bottom"/>
            <w:hideMark/>
          </w:tcPr>
          <w:p w14:paraId="6DF12EA6" w14:textId="77777777" w:rsidR="008D7CA0" w:rsidRPr="0014457C" w:rsidRDefault="008D7CA0" w:rsidP="008D7CA0">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核对双方</w:t>
            </w:r>
          </w:p>
        </w:tc>
      </w:tr>
      <w:tr w:rsidR="008D7CA0" w:rsidRPr="0014457C" w14:paraId="220B7227" w14:textId="77777777" w:rsidTr="00371E4C">
        <w:trPr>
          <w:trHeight w:val="81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49CF1279" w14:textId="77777777" w:rsidR="008D7CA0" w:rsidRPr="0014457C" w:rsidRDefault="008D7CA0" w:rsidP="008D7CA0">
            <w:pPr>
              <w:widowControl/>
              <w:spacing w:after="0"/>
              <w:ind w:left="0"/>
              <w:rPr>
                <w:rFonts w:cs="宋体"/>
                <w:b/>
                <w:bCs/>
                <w:color w:val="000000"/>
                <w:kern w:val="0"/>
                <w:sz w:val="22"/>
                <w:szCs w:val="22"/>
              </w:rPr>
            </w:pPr>
            <w:r w:rsidRPr="0014457C">
              <w:rPr>
                <w:rFonts w:cs="宋体" w:hint="eastAsia"/>
                <w:b/>
                <w:bCs/>
                <w:color w:val="000000"/>
                <w:kern w:val="0"/>
                <w:sz w:val="22"/>
                <w:szCs w:val="22"/>
              </w:rPr>
              <w:t>收</w:t>
            </w:r>
          </w:p>
        </w:tc>
        <w:tc>
          <w:tcPr>
            <w:tcW w:w="1324" w:type="dxa"/>
            <w:tcBorders>
              <w:top w:val="nil"/>
              <w:left w:val="nil"/>
              <w:bottom w:val="single" w:sz="4" w:space="0" w:color="auto"/>
              <w:right w:val="single" w:sz="4" w:space="0" w:color="auto"/>
            </w:tcBorders>
            <w:shd w:val="clear" w:color="auto" w:fill="auto"/>
            <w:vAlign w:val="center"/>
            <w:hideMark/>
          </w:tcPr>
          <w:p w14:paraId="28049528"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w:t>
            </w:r>
          </w:p>
        </w:tc>
        <w:tc>
          <w:tcPr>
            <w:tcW w:w="2140" w:type="dxa"/>
            <w:tcBorders>
              <w:top w:val="nil"/>
              <w:left w:val="nil"/>
              <w:bottom w:val="single" w:sz="4" w:space="0" w:color="auto"/>
              <w:right w:val="single" w:sz="4" w:space="0" w:color="auto"/>
            </w:tcBorders>
            <w:shd w:val="clear" w:color="auto" w:fill="auto"/>
            <w:vAlign w:val="center"/>
            <w:hideMark/>
          </w:tcPr>
          <w:p w14:paraId="52DAFA4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充值资金来源银行流水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C001A2" w14:textId="478F3582"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托管充值交易</w:t>
            </w:r>
          </w:p>
        </w:tc>
      </w:tr>
      <w:tr w:rsidR="008D7CA0" w:rsidRPr="0014457C" w14:paraId="24170E47"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2C2714E4"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725936AE"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企业充值（投资人打款交易）</w:t>
            </w:r>
          </w:p>
        </w:tc>
        <w:tc>
          <w:tcPr>
            <w:tcW w:w="2140" w:type="dxa"/>
            <w:tcBorders>
              <w:top w:val="nil"/>
              <w:left w:val="nil"/>
              <w:bottom w:val="single" w:sz="4" w:space="0" w:color="auto"/>
              <w:right w:val="single" w:sz="4" w:space="0" w:color="auto"/>
            </w:tcBorders>
            <w:shd w:val="clear" w:color="auto" w:fill="auto"/>
            <w:vAlign w:val="center"/>
            <w:hideMark/>
          </w:tcPr>
          <w:p w14:paraId="6393B8D4"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充值资金来源：个人托管资金户</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269461" w14:textId="5C04A773"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投资人打款交易</w:t>
            </w:r>
          </w:p>
        </w:tc>
      </w:tr>
      <w:tr w:rsidR="008D7CA0" w:rsidRPr="0014457C" w14:paraId="4EDD507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38B86BF"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3ABD15C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帐户管理费收入</w:t>
            </w:r>
          </w:p>
        </w:tc>
        <w:tc>
          <w:tcPr>
            <w:tcW w:w="2140" w:type="dxa"/>
            <w:tcBorders>
              <w:top w:val="nil"/>
              <w:left w:val="nil"/>
              <w:bottom w:val="single" w:sz="4" w:space="0" w:color="auto"/>
              <w:right w:val="single" w:sz="4" w:space="0" w:color="auto"/>
            </w:tcBorders>
            <w:shd w:val="clear" w:color="auto" w:fill="auto"/>
            <w:vAlign w:val="center"/>
            <w:hideMark/>
          </w:tcPr>
          <w:p w14:paraId="02F8EBE1"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帐户管理费收入代付明细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27DCAE4" w14:textId="3998BDD8"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代付交易</w:t>
            </w:r>
          </w:p>
        </w:tc>
      </w:tr>
      <w:tr w:rsidR="008D7CA0" w:rsidRPr="0014457C" w14:paraId="67987F49"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1B65BD14"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291370CC"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用户亏损额扣款</w:t>
            </w:r>
          </w:p>
        </w:tc>
        <w:tc>
          <w:tcPr>
            <w:tcW w:w="2140" w:type="dxa"/>
            <w:tcBorders>
              <w:top w:val="nil"/>
              <w:left w:val="nil"/>
              <w:bottom w:val="single" w:sz="4" w:space="0" w:color="auto"/>
              <w:right w:val="single" w:sz="4" w:space="0" w:color="auto"/>
            </w:tcBorders>
            <w:shd w:val="clear" w:color="auto" w:fill="auto"/>
            <w:vAlign w:val="center"/>
            <w:hideMark/>
          </w:tcPr>
          <w:p w14:paraId="69DB155A"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用户亏损代付明细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14CF1655" w14:textId="33B7E3DB"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代付交易</w:t>
            </w:r>
          </w:p>
        </w:tc>
      </w:tr>
      <w:tr w:rsidR="008D7CA0" w:rsidRPr="0014457C" w14:paraId="3DA6041B" w14:textId="77777777" w:rsidTr="00371E4C">
        <w:trPr>
          <w:trHeight w:val="540"/>
        </w:trPr>
        <w:tc>
          <w:tcPr>
            <w:tcW w:w="1296" w:type="dxa"/>
            <w:vMerge w:val="restart"/>
            <w:tcBorders>
              <w:top w:val="nil"/>
              <w:left w:val="single" w:sz="4" w:space="0" w:color="auto"/>
              <w:bottom w:val="single" w:sz="4" w:space="0" w:color="auto"/>
              <w:right w:val="single" w:sz="4" w:space="0" w:color="auto"/>
            </w:tcBorders>
            <w:shd w:val="clear" w:color="auto" w:fill="auto"/>
            <w:vAlign w:val="center"/>
            <w:hideMark/>
          </w:tcPr>
          <w:p w14:paraId="60580D80" w14:textId="77777777" w:rsidR="008D7CA0" w:rsidRPr="0014457C" w:rsidRDefault="008D7CA0" w:rsidP="008D7CA0">
            <w:pPr>
              <w:widowControl/>
              <w:spacing w:after="0"/>
              <w:ind w:left="0"/>
              <w:rPr>
                <w:rFonts w:cs="宋体"/>
                <w:b/>
                <w:bCs/>
                <w:color w:val="000000"/>
                <w:kern w:val="0"/>
                <w:sz w:val="22"/>
                <w:szCs w:val="22"/>
              </w:rPr>
            </w:pPr>
            <w:r w:rsidRPr="0014457C">
              <w:rPr>
                <w:rFonts w:cs="宋体" w:hint="eastAsia"/>
                <w:b/>
                <w:bCs/>
                <w:color w:val="000000"/>
                <w:kern w:val="0"/>
                <w:sz w:val="22"/>
                <w:szCs w:val="22"/>
              </w:rPr>
              <w:t>支</w:t>
            </w:r>
          </w:p>
        </w:tc>
        <w:tc>
          <w:tcPr>
            <w:tcW w:w="1324" w:type="dxa"/>
            <w:tcBorders>
              <w:top w:val="nil"/>
              <w:left w:val="nil"/>
              <w:bottom w:val="single" w:sz="4" w:space="0" w:color="auto"/>
              <w:right w:val="single" w:sz="4" w:space="0" w:color="auto"/>
            </w:tcBorders>
            <w:shd w:val="clear" w:color="auto" w:fill="auto"/>
            <w:vAlign w:val="center"/>
            <w:hideMark/>
          </w:tcPr>
          <w:p w14:paraId="2D0ADC9D"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用户盈利划款</w:t>
            </w:r>
          </w:p>
        </w:tc>
        <w:tc>
          <w:tcPr>
            <w:tcW w:w="2140" w:type="dxa"/>
            <w:tcBorders>
              <w:top w:val="nil"/>
              <w:left w:val="nil"/>
              <w:bottom w:val="single" w:sz="4" w:space="0" w:color="auto"/>
              <w:right w:val="single" w:sz="4" w:space="0" w:color="auto"/>
            </w:tcBorders>
            <w:shd w:val="clear" w:color="auto" w:fill="auto"/>
            <w:vAlign w:val="center"/>
            <w:hideMark/>
          </w:tcPr>
          <w:p w14:paraId="14BE4935"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用户盈利代收明细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630B2562" w14:textId="23C0616C"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代收交易</w:t>
            </w:r>
          </w:p>
        </w:tc>
      </w:tr>
      <w:tr w:rsidR="008D7CA0" w:rsidRPr="0014457C" w14:paraId="3945828D" w14:textId="77777777" w:rsidTr="00371E4C">
        <w:trPr>
          <w:trHeight w:val="540"/>
        </w:trPr>
        <w:tc>
          <w:tcPr>
            <w:tcW w:w="1296" w:type="dxa"/>
            <w:vMerge/>
            <w:tcBorders>
              <w:top w:val="nil"/>
              <w:left w:val="single" w:sz="4" w:space="0" w:color="auto"/>
              <w:bottom w:val="single" w:sz="4" w:space="0" w:color="auto"/>
              <w:right w:val="single" w:sz="4" w:space="0" w:color="auto"/>
            </w:tcBorders>
            <w:vAlign w:val="center"/>
            <w:hideMark/>
          </w:tcPr>
          <w:p w14:paraId="24F8620B"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67D5F87D"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用户股票分红划款</w:t>
            </w:r>
          </w:p>
        </w:tc>
        <w:tc>
          <w:tcPr>
            <w:tcW w:w="2140" w:type="dxa"/>
            <w:tcBorders>
              <w:top w:val="nil"/>
              <w:left w:val="nil"/>
              <w:bottom w:val="single" w:sz="4" w:space="0" w:color="auto"/>
              <w:right w:val="single" w:sz="4" w:space="0" w:color="auto"/>
            </w:tcBorders>
            <w:shd w:val="clear" w:color="auto" w:fill="auto"/>
            <w:vAlign w:val="center"/>
            <w:hideMark/>
          </w:tcPr>
          <w:p w14:paraId="16AAD1F8"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用户现金分红代收明细</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245C28E" w14:textId="266626C1"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代收交易</w:t>
            </w:r>
          </w:p>
        </w:tc>
      </w:tr>
      <w:tr w:rsidR="008D7CA0" w:rsidRPr="0014457C" w14:paraId="6D681FF9" w14:textId="77777777" w:rsidTr="00371E4C">
        <w:trPr>
          <w:trHeight w:val="810"/>
        </w:trPr>
        <w:tc>
          <w:tcPr>
            <w:tcW w:w="1296" w:type="dxa"/>
            <w:vMerge/>
            <w:tcBorders>
              <w:top w:val="nil"/>
              <w:left w:val="single" w:sz="4" w:space="0" w:color="auto"/>
              <w:bottom w:val="single" w:sz="4" w:space="0" w:color="auto"/>
              <w:right w:val="single" w:sz="4" w:space="0" w:color="auto"/>
            </w:tcBorders>
            <w:vAlign w:val="center"/>
            <w:hideMark/>
          </w:tcPr>
          <w:p w14:paraId="3AAE2135" w14:textId="77777777" w:rsidR="008D7CA0" w:rsidRPr="0014457C" w:rsidRDefault="008D7CA0" w:rsidP="008D7CA0">
            <w:pPr>
              <w:widowControl/>
              <w:spacing w:after="0"/>
              <w:ind w:left="0"/>
              <w:rPr>
                <w:rFonts w:cs="宋体"/>
                <w:b/>
                <w:bCs/>
                <w:color w:val="000000"/>
                <w:kern w:val="0"/>
                <w:sz w:val="22"/>
                <w:szCs w:val="22"/>
              </w:rPr>
            </w:pPr>
          </w:p>
        </w:tc>
        <w:tc>
          <w:tcPr>
            <w:tcW w:w="1324" w:type="dxa"/>
            <w:tcBorders>
              <w:top w:val="nil"/>
              <w:left w:val="nil"/>
              <w:bottom w:val="single" w:sz="4" w:space="0" w:color="auto"/>
              <w:right w:val="single" w:sz="4" w:space="0" w:color="auto"/>
            </w:tcBorders>
            <w:shd w:val="clear" w:color="auto" w:fill="auto"/>
            <w:vAlign w:val="center"/>
            <w:hideMark/>
          </w:tcPr>
          <w:p w14:paraId="453CBAC1"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提现</w:t>
            </w:r>
          </w:p>
        </w:tc>
        <w:tc>
          <w:tcPr>
            <w:tcW w:w="2140" w:type="dxa"/>
            <w:tcBorders>
              <w:top w:val="nil"/>
              <w:left w:val="nil"/>
              <w:bottom w:val="single" w:sz="4" w:space="0" w:color="auto"/>
              <w:right w:val="single" w:sz="4" w:space="0" w:color="auto"/>
            </w:tcBorders>
            <w:shd w:val="clear" w:color="auto" w:fill="auto"/>
            <w:vAlign w:val="center"/>
            <w:hideMark/>
          </w:tcPr>
          <w:p w14:paraId="45D56969" w14:textId="77777777" w:rsidR="008D7CA0" w:rsidRPr="0014457C" w:rsidRDefault="008D7CA0" w:rsidP="00354C91">
            <w:pPr>
              <w:widowControl/>
              <w:spacing w:after="0"/>
              <w:ind w:left="0"/>
              <w:jc w:val="center"/>
              <w:rPr>
                <w:rFonts w:cs="宋体"/>
                <w:color w:val="000000"/>
                <w:kern w:val="0"/>
                <w:sz w:val="22"/>
                <w:szCs w:val="22"/>
              </w:rPr>
            </w:pPr>
            <w:r w:rsidRPr="0014457C">
              <w:rPr>
                <w:rFonts w:cs="宋体" w:hint="eastAsia"/>
                <w:color w:val="000000"/>
                <w:kern w:val="0"/>
                <w:sz w:val="22"/>
                <w:szCs w:val="22"/>
              </w:rPr>
              <w:t>银行流水</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739BF2E" w14:textId="37E98EA2" w:rsidR="008D7CA0" w:rsidRPr="0014457C" w:rsidRDefault="008D7CA0" w:rsidP="008D7CA0">
            <w:pPr>
              <w:widowControl/>
              <w:spacing w:after="0"/>
              <w:ind w:left="0"/>
              <w:rPr>
                <w:rFonts w:cs="宋体"/>
                <w:color w:val="000000"/>
                <w:kern w:val="0"/>
                <w:sz w:val="22"/>
                <w:szCs w:val="22"/>
              </w:rPr>
            </w:pPr>
            <w:r w:rsidRPr="0014457C">
              <w:rPr>
                <w:rFonts w:cs="宋体" w:hint="eastAsia"/>
                <w:color w:val="000000"/>
                <w:kern w:val="0"/>
                <w:sz w:val="22"/>
                <w:szCs w:val="22"/>
              </w:rPr>
              <w:t>打款到个人交易</w:t>
            </w:r>
          </w:p>
        </w:tc>
      </w:tr>
    </w:tbl>
    <w:p w14:paraId="70210B8A" w14:textId="5F8ABD10" w:rsidR="008D7CA0" w:rsidRPr="0014457C" w:rsidRDefault="008D7CA0" w:rsidP="008D7CA0">
      <w:r w:rsidRPr="0014457C">
        <w:rPr>
          <w:rFonts w:hint="eastAsia"/>
        </w:rPr>
        <w:t xml:space="preserve"> 以上明细中，除了以下两个交易外，其余交易的调整以</w:t>
      </w:r>
      <w:r w:rsidR="00BC14DB" w:rsidRPr="0014457C">
        <w:rPr>
          <w:rFonts w:hint="eastAsia"/>
        </w:rPr>
        <w:t>第三方平台</w:t>
      </w:r>
      <w:r w:rsidRPr="0014457C">
        <w:rPr>
          <w:rFonts w:hint="eastAsia"/>
        </w:rPr>
        <w:t>为准：</w:t>
      </w:r>
    </w:p>
    <w:p w14:paraId="238CB3D9" w14:textId="6474B4EB" w:rsidR="008D7CA0" w:rsidRPr="0014457C" w:rsidRDefault="008D7CA0" w:rsidP="000F7953">
      <w:pPr>
        <w:pStyle w:val="a7"/>
        <w:numPr>
          <w:ilvl w:val="0"/>
          <w:numId w:val="20"/>
        </w:numPr>
      </w:pPr>
      <w:r w:rsidRPr="0014457C">
        <w:rPr>
          <w:rFonts w:hint="eastAsia"/>
        </w:rPr>
        <w:t>解冻</w:t>
      </w:r>
    </w:p>
    <w:p w14:paraId="5C6863F2" w14:textId="405DFE33" w:rsidR="008D7CA0" w:rsidRPr="0014457C" w:rsidRDefault="008D7CA0" w:rsidP="000F7953">
      <w:pPr>
        <w:pStyle w:val="a7"/>
        <w:numPr>
          <w:ilvl w:val="0"/>
          <w:numId w:val="20"/>
        </w:numPr>
      </w:pPr>
      <w:r w:rsidRPr="0014457C">
        <w:rPr>
          <w:rFonts w:hint="eastAsia"/>
        </w:rPr>
        <w:lastRenderedPageBreak/>
        <w:t>提现，如果银行退票导致的提现失败则需要调整平台中的用户余额</w:t>
      </w:r>
    </w:p>
    <w:p w14:paraId="1C5F07AC" w14:textId="0DEA9D56" w:rsidR="008A0DDD" w:rsidRPr="0014457C" w:rsidRDefault="00354C91" w:rsidP="003663EC">
      <w:r w:rsidRPr="0014457C">
        <w:t>其他交易遇到我方短款通过调整我方平台账务解决</w:t>
      </w:r>
    </w:p>
    <w:p w14:paraId="35EA4ED7" w14:textId="77777777" w:rsidR="007223E9" w:rsidRPr="0014457C" w:rsidRDefault="007223E9" w:rsidP="009E1B9F"/>
    <w:p w14:paraId="3809150A" w14:textId="7221C268" w:rsidR="00D91CB2" w:rsidRPr="0014457C" w:rsidRDefault="00371E4C" w:rsidP="00354C91">
      <w:pPr>
        <w:pStyle w:val="4"/>
        <w:rPr>
          <w:rFonts w:eastAsia="微软雅黑"/>
        </w:rPr>
      </w:pPr>
      <w:r w:rsidRPr="0014457C">
        <w:rPr>
          <w:rFonts w:eastAsia="微软雅黑" w:hint="eastAsia"/>
        </w:rPr>
        <w:t>证券账户资金核对</w:t>
      </w:r>
    </w:p>
    <w:p w14:paraId="2C155587" w14:textId="3E022DCD" w:rsidR="00434C8F" w:rsidRPr="0014457C" w:rsidRDefault="00434C8F" w:rsidP="00434C8F">
      <w:r w:rsidRPr="0014457C">
        <w:rPr>
          <w:rFonts w:hint="eastAsia"/>
        </w:rPr>
        <w:t>先核对平台各券商下的</w:t>
      </w:r>
      <w:r w:rsidR="00CA4947" w:rsidRPr="0014457C">
        <w:rPr>
          <w:rFonts w:hint="eastAsia"/>
        </w:rPr>
        <w:t>证券资金账户</w:t>
      </w:r>
      <w:r w:rsidRPr="0014457C">
        <w:rPr>
          <w:rFonts w:hint="eastAsia"/>
        </w:rPr>
        <w:t>总账，以各证券账户为单位进行核对，如果证券账户账平则无需核对该账户明细，以下以证券账户A为例说明</w:t>
      </w:r>
      <w:r w:rsidR="009B1E4F" w:rsidRPr="0014457C">
        <w:rPr>
          <w:rFonts w:hint="eastAsia"/>
        </w:rPr>
        <w:t>：</w:t>
      </w:r>
    </w:p>
    <w:p w14:paraId="25EB1971" w14:textId="77777777" w:rsidR="00434C8F" w:rsidRPr="0014457C" w:rsidRDefault="00434C8F" w:rsidP="00434C8F">
      <w:r w:rsidRPr="0014457C">
        <w:rPr>
          <w:rFonts w:hint="eastAsia"/>
        </w:rPr>
        <w:t>【总对总核对】</w:t>
      </w:r>
    </w:p>
    <w:tbl>
      <w:tblPr>
        <w:tblW w:w="4300" w:type="dxa"/>
        <w:tblInd w:w="550" w:type="dxa"/>
        <w:tblLook w:val="04A0" w:firstRow="1" w:lastRow="0" w:firstColumn="1" w:lastColumn="0" w:noHBand="0" w:noVBand="1"/>
      </w:tblPr>
      <w:tblGrid>
        <w:gridCol w:w="1080"/>
        <w:gridCol w:w="1080"/>
        <w:gridCol w:w="2140"/>
      </w:tblGrid>
      <w:tr w:rsidR="00434C8F" w:rsidRPr="0014457C" w14:paraId="5A59DC00" w14:textId="77777777" w:rsidTr="007B32A9">
        <w:trPr>
          <w:trHeight w:val="270"/>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CFAC2" w14:textId="77777777" w:rsidR="00434C8F" w:rsidRPr="0014457C" w:rsidRDefault="00434C8F" w:rsidP="007B32A9">
            <w:pPr>
              <w:widowControl/>
              <w:spacing w:after="0"/>
              <w:ind w:left="0"/>
              <w:jc w:val="center"/>
              <w:rPr>
                <w:rFonts w:cs="宋体"/>
                <w:b/>
                <w:color w:val="000000"/>
                <w:kern w:val="0"/>
                <w:sz w:val="22"/>
                <w:szCs w:val="22"/>
              </w:rPr>
            </w:pPr>
            <w:r w:rsidRPr="0014457C">
              <w:rPr>
                <w:rFonts w:cs="宋体" w:hint="eastAsia"/>
                <w:b/>
                <w:color w:val="000000"/>
                <w:kern w:val="0"/>
                <w:sz w:val="22"/>
                <w:szCs w:val="22"/>
              </w:rPr>
              <w:t>核对双方</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488CBDCA" w14:textId="77777777" w:rsidR="00434C8F" w:rsidRPr="0014457C" w:rsidRDefault="00434C8F" w:rsidP="007B32A9">
            <w:pPr>
              <w:widowControl/>
              <w:spacing w:after="0"/>
              <w:ind w:left="0"/>
              <w:jc w:val="center"/>
              <w:rPr>
                <w:rFonts w:cs="宋体"/>
                <w:b/>
                <w:color w:val="000000"/>
                <w:kern w:val="0"/>
                <w:sz w:val="22"/>
                <w:szCs w:val="22"/>
              </w:rPr>
            </w:pPr>
            <w:r w:rsidRPr="0014457C">
              <w:rPr>
                <w:rFonts w:cs="宋体" w:hint="eastAsia"/>
                <w:b/>
                <w:color w:val="000000"/>
                <w:kern w:val="0"/>
                <w:sz w:val="22"/>
                <w:szCs w:val="22"/>
              </w:rPr>
              <w:t>说明</w:t>
            </w:r>
          </w:p>
        </w:tc>
      </w:tr>
      <w:tr w:rsidR="00434C8F" w:rsidRPr="0014457C" w14:paraId="54ADCDA6" w14:textId="77777777" w:rsidTr="00434C8F">
        <w:trPr>
          <w:trHeight w:val="270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4459E23D" w14:textId="207998D9"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证券账户余额-A账户010102</w:t>
            </w:r>
          </w:p>
        </w:tc>
        <w:tc>
          <w:tcPr>
            <w:tcW w:w="1080" w:type="dxa"/>
            <w:tcBorders>
              <w:top w:val="nil"/>
              <w:left w:val="nil"/>
              <w:bottom w:val="single" w:sz="4" w:space="0" w:color="auto"/>
              <w:right w:val="single" w:sz="4" w:space="0" w:color="auto"/>
            </w:tcBorders>
            <w:shd w:val="clear" w:color="auto" w:fill="auto"/>
            <w:vAlign w:val="center"/>
            <w:hideMark/>
          </w:tcPr>
          <w:p w14:paraId="474909C3" w14:textId="613AEDB1"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券商A帐户可用资金余额</w:t>
            </w:r>
          </w:p>
        </w:tc>
        <w:tc>
          <w:tcPr>
            <w:tcW w:w="2140" w:type="dxa"/>
            <w:tcBorders>
              <w:top w:val="nil"/>
              <w:left w:val="nil"/>
              <w:bottom w:val="single" w:sz="4" w:space="0" w:color="auto"/>
              <w:right w:val="single" w:sz="4" w:space="0" w:color="auto"/>
            </w:tcBorders>
            <w:shd w:val="clear" w:color="auto" w:fill="auto"/>
            <w:vAlign w:val="center"/>
            <w:hideMark/>
          </w:tcPr>
          <w:p w14:paraId="5808623E" w14:textId="7EF6880D" w:rsidR="00434C8F" w:rsidRPr="0014457C" w:rsidRDefault="00434C8F" w:rsidP="00434C8F">
            <w:pPr>
              <w:widowControl/>
              <w:spacing w:after="0"/>
              <w:ind w:left="0"/>
              <w:jc w:val="center"/>
              <w:rPr>
                <w:rFonts w:cs="宋体"/>
                <w:color w:val="000000"/>
                <w:kern w:val="0"/>
                <w:sz w:val="22"/>
                <w:szCs w:val="22"/>
              </w:rPr>
            </w:pPr>
            <w:r w:rsidRPr="0014457C">
              <w:rPr>
                <w:rFonts w:hint="eastAsia"/>
                <w:color w:val="000000"/>
                <w:sz w:val="22"/>
                <w:szCs w:val="22"/>
              </w:rPr>
              <w:t>每日日终后核对总账，总账对平即完成对账，否则进行明细账核对，查找差错</w:t>
            </w:r>
          </w:p>
        </w:tc>
      </w:tr>
    </w:tbl>
    <w:p w14:paraId="7455CFA2" w14:textId="77777777" w:rsidR="00354C91" w:rsidRPr="0014457C" w:rsidRDefault="00354C91" w:rsidP="003663EC"/>
    <w:p w14:paraId="10DF7731" w14:textId="24B64861" w:rsidR="00371E4C" w:rsidRPr="0014457C" w:rsidRDefault="00371E4C" w:rsidP="00371E4C">
      <w:pPr>
        <w:ind w:leftChars="95" w:left="228" w:firstLineChars="100" w:firstLine="240"/>
      </w:pPr>
      <w:r w:rsidRPr="0014457C">
        <w:rPr>
          <w:rFonts w:hint="eastAsia"/>
        </w:rPr>
        <w:t>其中，</w:t>
      </w:r>
      <w:r w:rsidRPr="0014457C">
        <w:rPr>
          <w:rFonts w:hint="eastAsia"/>
          <w:color w:val="000000"/>
          <w:sz w:val="22"/>
          <w:szCs w:val="22"/>
        </w:rPr>
        <w:t>券商A帐户可用资金余额</w:t>
      </w:r>
      <w:r w:rsidRPr="0014457C">
        <w:rPr>
          <w:rFonts w:hint="eastAsia"/>
        </w:rPr>
        <w:t>通过查询证券账户交易软件中的可用金额获得，</w:t>
      </w:r>
      <w:r w:rsidRPr="0014457C">
        <w:rPr>
          <w:rFonts w:hint="eastAsia"/>
          <w:color w:val="000000"/>
          <w:sz w:val="22"/>
          <w:szCs w:val="22"/>
        </w:rPr>
        <w:t>证券账户余额-A账户</w:t>
      </w:r>
      <w:r w:rsidRPr="0014457C">
        <w:rPr>
          <w:rFonts w:hint="eastAsia"/>
        </w:rPr>
        <w:t>通过查询平台运营管理系统BOSS获得，如果双方总账不一致，则核对帐户资金交易明细：</w:t>
      </w:r>
    </w:p>
    <w:p w14:paraId="5C018C8C" w14:textId="77777777" w:rsidR="00371E4C" w:rsidRPr="0014457C" w:rsidRDefault="00371E4C" w:rsidP="00371E4C">
      <w:pPr>
        <w:ind w:left="0" w:firstLineChars="100" w:firstLine="240"/>
      </w:pPr>
      <w:r w:rsidRPr="0014457C">
        <w:rPr>
          <w:rFonts w:hint="eastAsia"/>
        </w:rPr>
        <w:t>【明细核对】</w:t>
      </w:r>
    </w:p>
    <w:tbl>
      <w:tblPr>
        <w:tblW w:w="5870" w:type="dxa"/>
        <w:tblInd w:w="475" w:type="dxa"/>
        <w:tblLook w:val="04A0" w:firstRow="1" w:lastRow="0" w:firstColumn="1" w:lastColumn="0" w:noHBand="0" w:noVBand="1"/>
      </w:tblPr>
      <w:tblGrid>
        <w:gridCol w:w="1193"/>
        <w:gridCol w:w="1417"/>
        <w:gridCol w:w="2126"/>
        <w:gridCol w:w="1134"/>
      </w:tblGrid>
      <w:tr w:rsidR="00371E4C" w:rsidRPr="0014457C" w14:paraId="01B73DF4" w14:textId="77777777" w:rsidTr="00371E4C">
        <w:trPr>
          <w:trHeight w:val="555"/>
        </w:trPr>
        <w:tc>
          <w:tcPr>
            <w:tcW w:w="119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91A64D"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明细类型</w:t>
            </w:r>
          </w:p>
        </w:tc>
        <w:tc>
          <w:tcPr>
            <w:tcW w:w="1417" w:type="dxa"/>
            <w:tcBorders>
              <w:top w:val="single" w:sz="8" w:space="0" w:color="auto"/>
              <w:left w:val="nil"/>
              <w:bottom w:val="single" w:sz="8" w:space="0" w:color="auto"/>
              <w:right w:val="single" w:sz="8" w:space="0" w:color="auto"/>
            </w:tcBorders>
            <w:shd w:val="clear" w:color="auto" w:fill="auto"/>
            <w:vAlign w:val="center"/>
            <w:hideMark/>
          </w:tcPr>
          <w:p w14:paraId="6AA59064"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核对明细项</w:t>
            </w:r>
          </w:p>
        </w:tc>
        <w:tc>
          <w:tcPr>
            <w:tcW w:w="3260" w:type="dxa"/>
            <w:gridSpan w:val="2"/>
            <w:tcBorders>
              <w:top w:val="single" w:sz="8" w:space="0" w:color="auto"/>
              <w:left w:val="nil"/>
              <w:bottom w:val="single" w:sz="8" w:space="0" w:color="auto"/>
              <w:right w:val="single" w:sz="8" w:space="0" w:color="000000"/>
            </w:tcBorders>
            <w:shd w:val="clear" w:color="auto" w:fill="auto"/>
            <w:vAlign w:val="center"/>
            <w:hideMark/>
          </w:tcPr>
          <w:p w14:paraId="6CA143E9" w14:textId="77777777" w:rsidR="00371E4C" w:rsidRPr="0014457C" w:rsidRDefault="00371E4C" w:rsidP="00371E4C">
            <w:pPr>
              <w:widowControl/>
              <w:spacing w:after="0"/>
              <w:ind w:left="0"/>
              <w:jc w:val="center"/>
              <w:rPr>
                <w:rFonts w:cs="宋体"/>
                <w:b/>
                <w:bCs/>
                <w:color w:val="000000"/>
                <w:kern w:val="0"/>
                <w:sz w:val="22"/>
                <w:szCs w:val="22"/>
              </w:rPr>
            </w:pPr>
            <w:r w:rsidRPr="0014457C">
              <w:rPr>
                <w:rFonts w:cs="宋体" w:hint="eastAsia"/>
                <w:b/>
                <w:bCs/>
                <w:color w:val="000000"/>
                <w:kern w:val="0"/>
                <w:sz w:val="22"/>
                <w:szCs w:val="22"/>
              </w:rPr>
              <w:t>核对双方</w:t>
            </w:r>
          </w:p>
        </w:tc>
      </w:tr>
      <w:tr w:rsidR="00371E4C" w:rsidRPr="0014457C" w14:paraId="04E5F98D" w14:textId="77777777" w:rsidTr="00371E4C">
        <w:trPr>
          <w:trHeight w:val="1350"/>
        </w:trPr>
        <w:tc>
          <w:tcPr>
            <w:tcW w:w="11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07A4D"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t>收</w:t>
            </w:r>
          </w:p>
        </w:tc>
        <w:tc>
          <w:tcPr>
            <w:tcW w:w="1417" w:type="dxa"/>
            <w:tcBorders>
              <w:top w:val="single" w:sz="4" w:space="0" w:color="auto"/>
              <w:left w:val="nil"/>
              <w:bottom w:val="single" w:sz="4" w:space="0" w:color="auto"/>
              <w:right w:val="single" w:sz="4" w:space="0" w:color="auto"/>
            </w:tcBorders>
            <w:shd w:val="clear" w:color="auto" w:fill="auto"/>
            <w:vAlign w:val="bottom"/>
            <w:hideMark/>
          </w:tcPr>
          <w:p w14:paraId="71F0D2C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2126" w:type="dxa"/>
            <w:tcBorders>
              <w:top w:val="nil"/>
              <w:left w:val="nil"/>
              <w:bottom w:val="single" w:sz="4" w:space="0" w:color="auto"/>
              <w:right w:val="single" w:sz="4" w:space="0" w:color="auto"/>
            </w:tcBorders>
            <w:shd w:val="clear" w:color="auto" w:fill="auto"/>
            <w:vAlign w:val="bottom"/>
            <w:hideMark/>
          </w:tcPr>
          <w:p w14:paraId="3ED4431D" w14:textId="272DC418" w:rsidR="00371E4C" w:rsidRPr="0014457C" w:rsidRDefault="00371E4C" w:rsidP="00BC14DB">
            <w:pPr>
              <w:widowControl/>
              <w:spacing w:after="0"/>
              <w:ind w:left="0"/>
              <w:rPr>
                <w:rFonts w:cs="宋体"/>
                <w:color w:val="000000"/>
                <w:kern w:val="0"/>
                <w:sz w:val="22"/>
                <w:szCs w:val="22"/>
              </w:rPr>
            </w:pPr>
            <w:r w:rsidRPr="0014457C">
              <w:rPr>
                <w:rFonts w:cs="宋体" w:hint="eastAsia"/>
                <w:color w:val="000000"/>
                <w:kern w:val="0"/>
                <w:sz w:val="22"/>
                <w:szCs w:val="22"/>
              </w:rPr>
              <w:t>与</w:t>
            </w:r>
            <w:r w:rsidR="00BC14DB" w:rsidRPr="0014457C">
              <w:rPr>
                <w:rFonts w:cs="宋体" w:hint="eastAsia"/>
                <w:color w:val="000000"/>
                <w:kern w:val="0"/>
                <w:sz w:val="22"/>
                <w:szCs w:val="22"/>
              </w:rPr>
              <w:t>券商</w:t>
            </w:r>
            <w:r w:rsidRPr="0014457C">
              <w:rPr>
                <w:rFonts w:cs="宋体" w:hint="eastAsia"/>
                <w:color w:val="000000"/>
                <w:kern w:val="0"/>
                <w:sz w:val="22"/>
                <w:szCs w:val="22"/>
              </w:rPr>
              <w:t>已对平交易明细表中的卖出交易明细</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53879828"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交割单</w:t>
            </w:r>
          </w:p>
          <w:p w14:paraId="701F895F" w14:textId="59C54F3D" w:rsidR="00C66148" w:rsidRPr="0014457C" w:rsidRDefault="00C66148" w:rsidP="00371E4C">
            <w:pPr>
              <w:widowControl/>
              <w:spacing w:after="0"/>
              <w:ind w:left="0"/>
              <w:rPr>
                <w:rFonts w:cs="宋体"/>
                <w:color w:val="000000"/>
                <w:kern w:val="0"/>
                <w:sz w:val="22"/>
                <w:szCs w:val="22"/>
              </w:rPr>
            </w:pPr>
          </w:p>
        </w:tc>
      </w:tr>
      <w:tr w:rsidR="00371E4C" w:rsidRPr="0014457C" w14:paraId="1D65729F"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05A34941"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643DEA7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股票分红</w:t>
            </w:r>
          </w:p>
        </w:tc>
        <w:tc>
          <w:tcPr>
            <w:tcW w:w="2126" w:type="dxa"/>
            <w:vMerge w:val="restart"/>
            <w:tcBorders>
              <w:top w:val="nil"/>
              <w:left w:val="single" w:sz="4" w:space="0" w:color="auto"/>
              <w:bottom w:val="single" w:sz="4" w:space="0" w:color="000000"/>
              <w:right w:val="single" w:sz="4" w:space="0" w:color="auto"/>
            </w:tcBorders>
            <w:shd w:val="clear" w:color="auto" w:fill="auto"/>
            <w:vAlign w:val="center"/>
            <w:hideMark/>
          </w:tcPr>
          <w:p w14:paraId="36591613"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12B0A2E2"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765CE4D" w14:textId="77777777" w:rsidTr="00371E4C">
        <w:trPr>
          <w:trHeight w:val="54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57EB1248"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702929CC"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股票帐户货币基金收益</w:t>
            </w:r>
          </w:p>
        </w:tc>
        <w:tc>
          <w:tcPr>
            <w:tcW w:w="2126" w:type="dxa"/>
            <w:vMerge/>
            <w:tcBorders>
              <w:top w:val="nil"/>
              <w:left w:val="single" w:sz="4" w:space="0" w:color="auto"/>
              <w:bottom w:val="single" w:sz="4" w:space="0" w:color="000000"/>
              <w:right w:val="single" w:sz="4" w:space="0" w:color="auto"/>
            </w:tcBorders>
            <w:vAlign w:val="center"/>
            <w:hideMark/>
          </w:tcPr>
          <w:p w14:paraId="7635688C" w14:textId="77777777" w:rsidR="00371E4C" w:rsidRPr="0014457C" w:rsidRDefault="00371E4C" w:rsidP="00371E4C">
            <w:pPr>
              <w:widowControl/>
              <w:spacing w:after="0"/>
              <w:ind w:left="0"/>
              <w:rPr>
                <w:rFonts w:cs="宋体"/>
                <w:color w:val="000000"/>
                <w:kern w:val="0"/>
                <w:sz w:val="22"/>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79F8C335"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01BAF65" w14:textId="77777777" w:rsidTr="00371E4C">
        <w:trPr>
          <w:trHeight w:val="270"/>
        </w:trPr>
        <w:tc>
          <w:tcPr>
            <w:tcW w:w="1193" w:type="dxa"/>
            <w:vMerge/>
            <w:tcBorders>
              <w:top w:val="single" w:sz="4" w:space="0" w:color="auto"/>
              <w:left w:val="single" w:sz="4" w:space="0" w:color="auto"/>
              <w:bottom w:val="single" w:sz="4" w:space="0" w:color="auto"/>
              <w:right w:val="single" w:sz="4" w:space="0" w:color="auto"/>
            </w:tcBorders>
            <w:vAlign w:val="center"/>
            <w:hideMark/>
          </w:tcPr>
          <w:p w14:paraId="77A83829"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0B7F7515"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银证转入</w:t>
            </w:r>
          </w:p>
        </w:tc>
        <w:tc>
          <w:tcPr>
            <w:tcW w:w="2126" w:type="dxa"/>
            <w:tcBorders>
              <w:top w:val="nil"/>
              <w:left w:val="nil"/>
              <w:bottom w:val="single" w:sz="4" w:space="0" w:color="auto"/>
              <w:right w:val="single" w:sz="4" w:space="0" w:color="auto"/>
            </w:tcBorders>
            <w:shd w:val="clear" w:color="auto" w:fill="auto"/>
            <w:vAlign w:val="bottom"/>
            <w:hideMark/>
          </w:tcPr>
          <w:p w14:paraId="33BB6798"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3781F834"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0A27CC8" w14:textId="77777777" w:rsidTr="00371E4C">
        <w:trPr>
          <w:trHeight w:val="270"/>
        </w:trPr>
        <w:tc>
          <w:tcPr>
            <w:tcW w:w="1193" w:type="dxa"/>
            <w:tcBorders>
              <w:top w:val="nil"/>
              <w:left w:val="single" w:sz="4" w:space="0" w:color="auto"/>
              <w:bottom w:val="single" w:sz="4" w:space="0" w:color="auto"/>
              <w:right w:val="single" w:sz="4" w:space="0" w:color="auto"/>
            </w:tcBorders>
            <w:shd w:val="clear" w:color="auto" w:fill="auto"/>
            <w:noWrap/>
            <w:vAlign w:val="center"/>
            <w:hideMark/>
          </w:tcPr>
          <w:p w14:paraId="11247AA1"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lastRenderedPageBreak/>
              <w:t xml:space="preserve">　</w:t>
            </w:r>
          </w:p>
        </w:tc>
        <w:tc>
          <w:tcPr>
            <w:tcW w:w="1417" w:type="dxa"/>
            <w:tcBorders>
              <w:top w:val="nil"/>
              <w:left w:val="nil"/>
              <w:bottom w:val="single" w:sz="4" w:space="0" w:color="auto"/>
              <w:right w:val="single" w:sz="4" w:space="0" w:color="auto"/>
            </w:tcBorders>
            <w:shd w:val="clear" w:color="auto" w:fill="auto"/>
            <w:vAlign w:val="bottom"/>
            <w:hideMark/>
          </w:tcPr>
          <w:p w14:paraId="3F812A2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2126" w:type="dxa"/>
            <w:tcBorders>
              <w:top w:val="nil"/>
              <w:left w:val="nil"/>
              <w:bottom w:val="single" w:sz="4" w:space="0" w:color="auto"/>
              <w:right w:val="single" w:sz="4" w:space="0" w:color="auto"/>
            </w:tcBorders>
            <w:shd w:val="clear" w:color="auto" w:fill="auto"/>
            <w:vAlign w:val="bottom"/>
            <w:hideMark/>
          </w:tcPr>
          <w:p w14:paraId="593B3F29"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 xml:space="preserve">　</w:t>
            </w:r>
          </w:p>
        </w:tc>
        <w:tc>
          <w:tcPr>
            <w:tcW w:w="1134" w:type="dxa"/>
            <w:vMerge/>
            <w:tcBorders>
              <w:top w:val="nil"/>
              <w:left w:val="single" w:sz="4" w:space="0" w:color="auto"/>
              <w:bottom w:val="single" w:sz="4" w:space="0" w:color="000000"/>
              <w:right w:val="single" w:sz="4" w:space="0" w:color="auto"/>
            </w:tcBorders>
            <w:vAlign w:val="center"/>
            <w:hideMark/>
          </w:tcPr>
          <w:p w14:paraId="50F2E0AF" w14:textId="77777777" w:rsidR="00371E4C" w:rsidRPr="0014457C" w:rsidRDefault="00371E4C" w:rsidP="00371E4C">
            <w:pPr>
              <w:widowControl/>
              <w:spacing w:after="0"/>
              <w:ind w:left="0"/>
              <w:rPr>
                <w:rFonts w:cs="宋体"/>
                <w:color w:val="000000"/>
                <w:kern w:val="0"/>
                <w:sz w:val="22"/>
                <w:szCs w:val="22"/>
              </w:rPr>
            </w:pPr>
          </w:p>
        </w:tc>
      </w:tr>
      <w:tr w:rsidR="00371E4C" w:rsidRPr="0014457C" w14:paraId="467D5171" w14:textId="77777777" w:rsidTr="00371E4C">
        <w:trPr>
          <w:trHeight w:val="850"/>
        </w:trPr>
        <w:tc>
          <w:tcPr>
            <w:tcW w:w="119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99CB04" w14:textId="77777777" w:rsidR="00371E4C" w:rsidRPr="0014457C" w:rsidRDefault="00371E4C" w:rsidP="00371E4C">
            <w:pPr>
              <w:widowControl/>
              <w:spacing w:after="0"/>
              <w:ind w:left="0"/>
              <w:rPr>
                <w:rFonts w:cs="宋体"/>
                <w:b/>
                <w:bCs/>
                <w:color w:val="000000"/>
                <w:kern w:val="0"/>
                <w:sz w:val="22"/>
                <w:szCs w:val="22"/>
              </w:rPr>
            </w:pPr>
            <w:r w:rsidRPr="0014457C">
              <w:rPr>
                <w:rFonts w:cs="宋体" w:hint="eastAsia"/>
                <w:b/>
                <w:bCs/>
                <w:color w:val="000000"/>
                <w:kern w:val="0"/>
                <w:sz w:val="22"/>
                <w:szCs w:val="22"/>
              </w:rPr>
              <w:t>支</w:t>
            </w:r>
          </w:p>
        </w:tc>
        <w:tc>
          <w:tcPr>
            <w:tcW w:w="1417" w:type="dxa"/>
            <w:tcBorders>
              <w:top w:val="nil"/>
              <w:left w:val="nil"/>
              <w:bottom w:val="single" w:sz="4" w:space="0" w:color="auto"/>
              <w:right w:val="single" w:sz="4" w:space="0" w:color="auto"/>
            </w:tcBorders>
            <w:shd w:val="clear" w:color="auto" w:fill="auto"/>
            <w:vAlign w:val="bottom"/>
            <w:hideMark/>
          </w:tcPr>
          <w:p w14:paraId="5B0E216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股票买入</w:t>
            </w:r>
          </w:p>
        </w:tc>
        <w:tc>
          <w:tcPr>
            <w:tcW w:w="2126" w:type="dxa"/>
            <w:tcBorders>
              <w:top w:val="nil"/>
              <w:left w:val="nil"/>
              <w:bottom w:val="single" w:sz="4" w:space="0" w:color="auto"/>
              <w:right w:val="single" w:sz="4" w:space="0" w:color="auto"/>
            </w:tcBorders>
            <w:shd w:val="clear" w:color="auto" w:fill="auto"/>
            <w:vAlign w:val="bottom"/>
            <w:hideMark/>
          </w:tcPr>
          <w:p w14:paraId="48257604" w14:textId="248328FC" w:rsidR="00371E4C" w:rsidRPr="0014457C" w:rsidRDefault="00371E4C" w:rsidP="00BC14DB">
            <w:pPr>
              <w:widowControl/>
              <w:spacing w:after="0"/>
              <w:ind w:left="0"/>
              <w:rPr>
                <w:rFonts w:cs="宋体"/>
                <w:color w:val="000000"/>
                <w:kern w:val="0"/>
                <w:sz w:val="22"/>
                <w:szCs w:val="22"/>
              </w:rPr>
            </w:pPr>
            <w:r w:rsidRPr="0014457C">
              <w:rPr>
                <w:rFonts w:cs="宋体" w:hint="eastAsia"/>
                <w:color w:val="000000"/>
                <w:kern w:val="0"/>
                <w:sz w:val="22"/>
                <w:szCs w:val="22"/>
              </w:rPr>
              <w:t>与</w:t>
            </w:r>
            <w:r w:rsidR="00BC14DB" w:rsidRPr="0014457C">
              <w:rPr>
                <w:rFonts w:cs="宋体" w:hint="eastAsia"/>
                <w:color w:val="000000"/>
                <w:kern w:val="0"/>
                <w:sz w:val="22"/>
                <w:szCs w:val="22"/>
              </w:rPr>
              <w:t>券商</w:t>
            </w:r>
            <w:r w:rsidRPr="0014457C">
              <w:rPr>
                <w:rFonts w:cs="宋体" w:hint="eastAsia"/>
                <w:color w:val="000000"/>
                <w:kern w:val="0"/>
                <w:sz w:val="22"/>
                <w:szCs w:val="22"/>
              </w:rPr>
              <w:t>已对平交易明细表中的买入交易明细</w:t>
            </w:r>
          </w:p>
        </w:tc>
        <w:tc>
          <w:tcPr>
            <w:tcW w:w="1134" w:type="dxa"/>
            <w:vMerge/>
            <w:tcBorders>
              <w:top w:val="nil"/>
              <w:left w:val="single" w:sz="4" w:space="0" w:color="auto"/>
              <w:bottom w:val="single" w:sz="4" w:space="0" w:color="000000"/>
              <w:right w:val="single" w:sz="4" w:space="0" w:color="auto"/>
            </w:tcBorders>
            <w:vAlign w:val="center"/>
            <w:hideMark/>
          </w:tcPr>
          <w:p w14:paraId="602D575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3D4B514" w14:textId="77777777" w:rsidTr="00371E4C">
        <w:trPr>
          <w:trHeight w:val="693"/>
        </w:trPr>
        <w:tc>
          <w:tcPr>
            <w:tcW w:w="1193" w:type="dxa"/>
            <w:vMerge/>
            <w:tcBorders>
              <w:top w:val="nil"/>
              <w:left w:val="single" w:sz="4" w:space="0" w:color="auto"/>
              <w:bottom w:val="single" w:sz="4" w:space="0" w:color="auto"/>
              <w:right w:val="single" w:sz="4" w:space="0" w:color="auto"/>
            </w:tcBorders>
            <w:vAlign w:val="center"/>
            <w:hideMark/>
          </w:tcPr>
          <w:p w14:paraId="50AA40E7" w14:textId="77777777" w:rsidR="00371E4C" w:rsidRPr="0014457C" w:rsidRDefault="00371E4C" w:rsidP="00371E4C">
            <w:pPr>
              <w:widowControl/>
              <w:spacing w:after="0"/>
              <w:ind w:left="0"/>
              <w:rPr>
                <w:rFonts w:cs="宋体"/>
                <w:b/>
                <w:bCs/>
                <w:color w:val="000000"/>
                <w:kern w:val="0"/>
                <w:sz w:val="22"/>
                <w:szCs w:val="22"/>
              </w:rPr>
            </w:pPr>
          </w:p>
        </w:tc>
        <w:tc>
          <w:tcPr>
            <w:tcW w:w="1417" w:type="dxa"/>
            <w:vMerge w:val="restart"/>
            <w:tcBorders>
              <w:top w:val="nil"/>
              <w:left w:val="single" w:sz="4" w:space="0" w:color="auto"/>
              <w:bottom w:val="single" w:sz="4" w:space="0" w:color="000000"/>
              <w:right w:val="single" w:sz="4" w:space="0" w:color="auto"/>
            </w:tcBorders>
            <w:shd w:val="clear" w:color="auto" w:fill="auto"/>
            <w:vAlign w:val="center"/>
            <w:hideMark/>
          </w:tcPr>
          <w:p w14:paraId="2E88CA7E"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买卖交易手续费</w:t>
            </w:r>
          </w:p>
        </w:tc>
        <w:tc>
          <w:tcPr>
            <w:tcW w:w="2126" w:type="dxa"/>
            <w:tcBorders>
              <w:top w:val="nil"/>
              <w:left w:val="nil"/>
              <w:bottom w:val="single" w:sz="4" w:space="0" w:color="auto"/>
              <w:right w:val="single" w:sz="4" w:space="0" w:color="auto"/>
            </w:tcBorders>
            <w:shd w:val="clear" w:color="auto" w:fill="auto"/>
            <w:vAlign w:val="bottom"/>
            <w:hideMark/>
          </w:tcPr>
          <w:p w14:paraId="50CCFED1"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买入佣金支出-A账户010204</w:t>
            </w:r>
          </w:p>
        </w:tc>
        <w:tc>
          <w:tcPr>
            <w:tcW w:w="1134" w:type="dxa"/>
            <w:vMerge/>
            <w:tcBorders>
              <w:top w:val="nil"/>
              <w:left w:val="single" w:sz="4" w:space="0" w:color="auto"/>
              <w:bottom w:val="single" w:sz="4" w:space="0" w:color="000000"/>
              <w:right w:val="single" w:sz="4" w:space="0" w:color="auto"/>
            </w:tcBorders>
            <w:vAlign w:val="center"/>
            <w:hideMark/>
          </w:tcPr>
          <w:p w14:paraId="635876D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383C6EE4" w14:textId="77777777" w:rsidTr="00371E4C">
        <w:trPr>
          <w:trHeight w:val="561"/>
        </w:trPr>
        <w:tc>
          <w:tcPr>
            <w:tcW w:w="1193" w:type="dxa"/>
            <w:vMerge/>
            <w:tcBorders>
              <w:top w:val="nil"/>
              <w:left w:val="single" w:sz="4" w:space="0" w:color="auto"/>
              <w:bottom w:val="single" w:sz="4" w:space="0" w:color="auto"/>
              <w:right w:val="single" w:sz="4" w:space="0" w:color="auto"/>
            </w:tcBorders>
            <w:vAlign w:val="center"/>
            <w:hideMark/>
          </w:tcPr>
          <w:p w14:paraId="2233B455"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3499E238"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0E8840CF"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买入过户费支出-A账户010205</w:t>
            </w:r>
          </w:p>
        </w:tc>
        <w:tc>
          <w:tcPr>
            <w:tcW w:w="1134" w:type="dxa"/>
            <w:vMerge/>
            <w:tcBorders>
              <w:top w:val="nil"/>
              <w:left w:val="single" w:sz="4" w:space="0" w:color="auto"/>
              <w:bottom w:val="single" w:sz="4" w:space="0" w:color="000000"/>
              <w:right w:val="single" w:sz="4" w:space="0" w:color="auto"/>
            </w:tcBorders>
            <w:vAlign w:val="center"/>
            <w:hideMark/>
          </w:tcPr>
          <w:p w14:paraId="1C2AFD19" w14:textId="77777777" w:rsidR="00371E4C" w:rsidRPr="0014457C" w:rsidRDefault="00371E4C" w:rsidP="00371E4C">
            <w:pPr>
              <w:widowControl/>
              <w:spacing w:after="0"/>
              <w:ind w:left="0"/>
              <w:rPr>
                <w:rFonts w:cs="宋体"/>
                <w:color w:val="000000"/>
                <w:kern w:val="0"/>
                <w:sz w:val="22"/>
                <w:szCs w:val="22"/>
              </w:rPr>
            </w:pPr>
          </w:p>
        </w:tc>
      </w:tr>
      <w:tr w:rsidR="00371E4C" w:rsidRPr="0014457C" w14:paraId="4372F677" w14:textId="77777777" w:rsidTr="00371E4C">
        <w:trPr>
          <w:trHeight w:val="487"/>
        </w:trPr>
        <w:tc>
          <w:tcPr>
            <w:tcW w:w="1193" w:type="dxa"/>
            <w:vMerge/>
            <w:tcBorders>
              <w:top w:val="nil"/>
              <w:left w:val="single" w:sz="4" w:space="0" w:color="auto"/>
              <w:bottom w:val="single" w:sz="4" w:space="0" w:color="auto"/>
              <w:right w:val="single" w:sz="4" w:space="0" w:color="auto"/>
            </w:tcBorders>
            <w:vAlign w:val="center"/>
            <w:hideMark/>
          </w:tcPr>
          <w:p w14:paraId="0176ED42"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4A78BAF1"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14A891B6"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卖出佣金支出-A账户0100206</w:t>
            </w:r>
          </w:p>
        </w:tc>
        <w:tc>
          <w:tcPr>
            <w:tcW w:w="1134" w:type="dxa"/>
            <w:vMerge/>
            <w:tcBorders>
              <w:top w:val="nil"/>
              <w:left w:val="single" w:sz="4" w:space="0" w:color="auto"/>
              <w:bottom w:val="single" w:sz="4" w:space="0" w:color="000000"/>
              <w:right w:val="single" w:sz="4" w:space="0" w:color="auto"/>
            </w:tcBorders>
            <w:vAlign w:val="center"/>
            <w:hideMark/>
          </w:tcPr>
          <w:p w14:paraId="21EAB01C" w14:textId="77777777" w:rsidR="00371E4C" w:rsidRPr="0014457C" w:rsidRDefault="00371E4C" w:rsidP="00371E4C">
            <w:pPr>
              <w:widowControl/>
              <w:spacing w:after="0"/>
              <w:ind w:left="0"/>
              <w:rPr>
                <w:rFonts w:cs="宋体"/>
                <w:color w:val="000000"/>
                <w:kern w:val="0"/>
                <w:sz w:val="22"/>
                <w:szCs w:val="22"/>
              </w:rPr>
            </w:pPr>
          </w:p>
        </w:tc>
      </w:tr>
      <w:tr w:rsidR="00371E4C" w:rsidRPr="0014457C" w14:paraId="5F5C20B4" w14:textId="77777777" w:rsidTr="00371E4C">
        <w:trPr>
          <w:trHeight w:val="629"/>
        </w:trPr>
        <w:tc>
          <w:tcPr>
            <w:tcW w:w="1193" w:type="dxa"/>
            <w:vMerge/>
            <w:tcBorders>
              <w:top w:val="nil"/>
              <w:left w:val="single" w:sz="4" w:space="0" w:color="auto"/>
              <w:bottom w:val="single" w:sz="4" w:space="0" w:color="auto"/>
              <w:right w:val="single" w:sz="4" w:space="0" w:color="auto"/>
            </w:tcBorders>
            <w:vAlign w:val="center"/>
            <w:hideMark/>
          </w:tcPr>
          <w:p w14:paraId="2C661A55"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640D0651"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62B850A7"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卖出过户费支出-A账户010207</w:t>
            </w:r>
          </w:p>
        </w:tc>
        <w:tc>
          <w:tcPr>
            <w:tcW w:w="1134" w:type="dxa"/>
            <w:vMerge/>
            <w:tcBorders>
              <w:top w:val="nil"/>
              <w:left w:val="single" w:sz="4" w:space="0" w:color="auto"/>
              <w:bottom w:val="single" w:sz="4" w:space="0" w:color="000000"/>
              <w:right w:val="single" w:sz="4" w:space="0" w:color="auto"/>
            </w:tcBorders>
            <w:vAlign w:val="center"/>
            <w:hideMark/>
          </w:tcPr>
          <w:p w14:paraId="53FB00D7" w14:textId="77777777" w:rsidR="00371E4C" w:rsidRPr="0014457C" w:rsidRDefault="00371E4C" w:rsidP="00371E4C">
            <w:pPr>
              <w:widowControl/>
              <w:spacing w:after="0"/>
              <w:ind w:left="0"/>
              <w:rPr>
                <w:rFonts w:cs="宋体"/>
                <w:color w:val="000000"/>
                <w:kern w:val="0"/>
                <w:sz w:val="22"/>
                <w:szCs w:val="22"/>
              </w:rPr>
            </w:pPr>
          </w:p>
        </w:tc>
      </w:tr>
      <w:tr w:rsidR="00371E4C" w:rsidRPr="0014457C" w14:paraId="1DF3C69D" w14:textId="77777777" w:rsidTr="00371E4C">
        <w:trPr>
          <w:trHeight w:val="425"/>
        </w:trPr>
        <w:tc>
          <w:tcPr>
            <w:tcW w:w="1193" w:type="dxa"/>
            <w:vMerge/>
            <w:tcBorders>
              <w:top w:val="nil"/>
              <w:left w:val="single" w:sz="4" w:space="0" w:color="auto"/>
              <w:bottom w:val="single" w:sz="4" w:space="0" w:color="auto"/>
              <w:right w:val="single" w:sz="4" w:space="0" w:color="auto"/>
            </w:tcBorders>
            <w:vAlign w:val="center"/>
            <w:hideMark/>
          </w:tcPr>
          <w:p w14:paraId="6C5F891B" w14:textId="77777777" w:rsidR="00371E4C" w:rsidRPr="0014457C" w:rsidRDefault="00371E4C" w:rsidP="00371E4C">
            <w:pPr>
              <w:widowControl/>
              <w:spacing w:after="0"/>
              <w:ind w:left="0"/>
              <w:rPr>
                <w:rFonts w:cs="宋体"/>
                <w:b/>
                <w:bCs/>
                <w:color w:val="000000"/>
                <w:kern w:val="0"/>
                <w:sz w:val="22"/>
                <w:szCs w:val="22"/>
              </w:rPr>
            </w:pPr>
          </w:p>
        </w:tc>
        <w:tc>
          <w:tcPr>
            <w:tcW w:w="1417" w:type="dxa"/>
            <w:vMerge/>
            <w:tcBorders>
              <w:top w:val="nil"/>
              <w:left w:val="single" w:sz="4" w:space="0" w:color="auto"/>
              <w:bottom w:val="single" w:sz="4" w:space="0" w:color="000000"/>
              <w:right w:val="single" w:sz="4" w:space="0" w:color="auto"/>
            </w:tcBorders>
            <w:vAlign w:val="center"/>
            <w:hideMark/>
          </w:tcPr>
          <w:p w14:paraId="281BCA58" w14:textId="77777777" w:rsidR="00371E4C" w:rsidRPr="0014457C" w:rsidRDefault="00371E4C" w:rsidP="00371E4C">
            <w:pPr>
              <w:widowControl/>
              <w:spacing w:after="0"/>
              <w:ind w:left="0"/>
              <w:rPr>
                <w:rFonts w:cs="宋体"/>
                <w:color w:val="000000"/>
                <w:kern w:val="0"/>
                <w:sz w:val="22"/>
                <w:szCs w:val="22"/>
              </w:rPr>
            </w:pPr>
          </w:p>
        </w:tc>
        <w:tc>
          <w:tcPr>
            <w:tcW w:w="2126" w:type="dxa"/>
            <w:tcBorders>
              <w:top w:val="nil"/>
              <w:left w:val="nil"/>
              <w:bottom w:val="single" w:sz="4" w:space="0" w:color="auto"/>
              <w:right w:val="single" w:sz="4" w:space="0" w:color="auto"/>
            </w:tcBorders>
            <w:shd w:val="clear" w:color="auto" w:fill="auto"/>
            <w:vAlign w:val="bottom"/>
            <w:hideMark/>
          </w:tcPr>
          <w:p w14:paraId="4D2E5D45"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卖出印花税支出-A账户010208</w:t>
            </w:r>
          </w:p>
        </w:tc>
        <w:tc>
          <w:tcPr>
            <w:tcW w:w="1134" w:type="dxa"/>
            <w:vMerge/>
            <w:tcBorders>
              <w:top w:val="nil"/>
              <w:left w:val="single" w:sz="4" w:space="0" w:color="auto"/>
              <w:bottom w:val="single" w:sz="4" w:space="0" w:color="000000"/>
              <w:right w:val="single" w:sz="4" w:space="0" w:color="auto"/>
            </w:tcBorders>
            <w:vAlign w:val="center"/>
            <w:hideMark/>
          </w:tcPr>
          <w:p w14:paraId="06BD0EF7" w14:textId="77777777" w:rsidR="00371E4C" w:rsidRPr="0014457C" w:rsidRDefault="00371E4C" w:rsidP="00371E4C">
            <w:pPr>
              <w:widowControl/>
              <w:spacing w:after="0"/>
              <w:ind w:left="0"/>
              <w:rPr>
                <w:rFonts w:cs="宋体"/>
                <w:color w:val="000000"/>
                <w:kern w:val="0"/>
                <w:sz w:val="22"/>
                <w:szCs w:val="22"/>
              </w:rPr>
            </w:pPr>
          </w:p>
        </w:tc>
      </w:tr>
      <w:tr w:rsidR="00371E4C" w:rsidRPr="0014457C" w14:paraId="2EA2DB4E" w14:textId="77777777" w:rsidTr="00371E4C">
        <w:trPr>
          <w:trHeight w:val="270"/>
        </w:trPr>
        <w:tc>
          <w:tcPr>
            <w:tcW w:w="1193" w:type="dxa"/>
            <w:vMerge/>
            <w:tcBorders>
              <w:top w:val="nil"/>
              <w:left w:val="single" w:sz="4" w:space="0" w:color="auto"/>
              <w:bottom w:val="single" w:sz="4" w:space="0" w:color="auto"/>
              <w:right w:val="single" w:sz="4" w:space="0" w:color="auto"/>
            </w:tcBorders>
            <w:vAlign w:val="center"/>
            <w:hideMark/>
          </w:tcPr>
          <w:p w14:paraId="2C17474F" w14:textId="77777777" w:rsidR="00371E4C" w:rsidRPr="0014457C" w:rsidRDefault="00371E4C" w:rsidP="00371E4C">
            <w:pPr>
              <w:widowControl/>
              <w:spacing w:after="0"/>
              <w:ind w:left="0"/>
              <w:rPr>
                <w:rFonts w:cs="宋体"/>
                <w:b/>
                <w:bCs/>
                <w:color w:val="000000"/>
                <w:kern w:val="0"/>
                <w:sz w:val="22"/>
                <w:szCs w:val="22"/>
              </w:rPr>
            </w:pPr>
          </w:p>
        </w:tc>
        <w:tc>
          <w:tcPr>
            <w:tcW w:w="1417" w:type="dxa"/>
            <w:tcBorders>
              <w:top w:val="nil"/>
              <w:left w:val="nil"/>
              <w:bottom w:val="single" w:sz="4" w:space="0" w:color="auto"/>
              <w:right w:val="single" w:sz="4" w:space="0" w:color="auto"/>
            </w:tcBorders>
            <w:shd w:val="clear" w:color="auto" w:fill="auto"/>
            <w:vAlign w:val="bottom"/>
            <w:hideMark/>
          </w:tcPr>
          <w:p w14:paraId="1417661D"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银证转出</w:t>
            </w:r>
          </w:p>
        </w:tc>
        <w:tc>
          <w:tcPr>
            <w:tcW w:w="2126" w:type="dxa"/>
            <w:tcBorders>
              <w:top w:val="nil"/>
              <w:left w:val="nil"/>
              <w:bottom w:val="single" w:sz="4" w:space="0" w:color="auto"/>
              <w:right w:val="single" w:sz="4" w:space="0" w:color="auto"/>
            </w:tcBorders>
            <w:shd w:val="clear" w:color="auto" w:fill="auto"/>
            <w:vAlign w:val="bottom"/>
            <w:hideMark/>
          </w:tcPr>
          <w:p w14:paraId="60B513CA" w14:textId="77777777" w:rsidR="00371E4C" w:rsidRPr="0014457C" w:rsidRDefault="00371E4C" w:rsidP="00371E4C">
            <w:pPr>
              <w:widowControl/>
              <w:spacing w:after="0"/>
              <w:ind w:left="0"/>
              <w:rPr>
                <w:rFonts w:cs="宋体"/>
                <w:color w:val="000000"/>
                <w:kern w:val="0"/>
                <w:sz w:val="22"/>
                <w:szCs w:val="22"/>
              </w:rPr>
            </w:pPr>
            <w:r w:rsidRPr="0014457C">
              <w:rPr>
                <w:rFonts w:cs="宋体" w:hint="eastAsia"/>
                <w:color w:val="000000"/>
                <w:kern w:val="0"/>
                <w:sz w:val="22"/>
                <w:szCs w:val="22"/>
              </w:rPr>
              <w:t>银行流水</w:t>
            </w:r>
          </w:p>
        </w:tc>
        <w:tc>
          <w:tcPr>
            <w:tcW w:w="1134" w:type="dxa"/>
            <w:vMerge/>
            <w:tcBorders>
              <w:top w:val="nil"/>
              <w:left w:val="single" w:sz="4" w:space="0" w:color="auto"/>
              <w:bottom w:val="single" w:sz="4" w:space="0" w:color="000000"/>
              <w:right w:val="single" w:sz="4" w:space="0" w:color="auto"/>
            </w:tcBorders>
            <w:vAlign w:val="center"/>
            <w:hideMark/>
          </w:tcPr>
          <w:p w14:paraId="1DC52180" w14:textId="77777777" w:rsidR="00371E4C" w:rsidRPr="0014457C" w:rsidRDefault="00371E4C" w:rsidP="00371E4C">
            <w:pPr>
              <w:widowControl/>
              <w:spacing w:after="0"/>
              <w:ind w:left="0"/>
              <w:rPr>
                <w:rFonts w:cs="宋体"/>
                <w:color w:val="000000"/>
                <w:kern w:val="0"/>
                <w:sz w:val="22"/>
                <w:szCs w:val="22"/>
              </w:rPr>
            </w:pPr>
          </w:p>
        </w:tc>
      </w:tr>
    </w:tbl>
    <w:p w14:paraId="46F8320E" w14:textId="3AA50B78" w:rsidR="00C66148" w:rsidRPr="0014457C" w:rsidRDefault="00C66148" w:rsidP="00C66148">
      <w:r w:rsidRPr="0014457C">
        <w:rPr>
          <w:rFonts w:hint="eastAsia"/>
        </w:rPr>
        <w:t xml:space="preserve"> </w:t>
      </w:r>
    </w:p>
    <w:p w14:paraId="68B5BFE6" w14:textId="68FC9492" w:rsidR="00C66148" w:rsidRPr="0014457C" w:rsidRDefault="00C66148" w:rsidP="00C66148">
      <w:r w:rsidRPr="0014457C">
        <w:rPr>
          <w:rFonts w:hint="eastAsia"/>
        </w:rPr>
        <w:t xml:space="preserve"> </w:t>
      </w:r>
      <w:r w:rsidR="005C4E5D" w:rsidRPr="0014457C">
        <w:rPr>
          <w:rFonts w:hint="eastAsia"/>
        </w:rPr>
        <w:t>华宝</w:t>
      </w:r>
      <w:r w:rsidRPr="0014457C">
        <w:rPr>
          <w:rFonts w:hint="eastAsia"/>
        </w:rPr>
        <w:t>证券交割单格式见【附件】部分</w:t>
      </w:r>
    </w:p>
    <w:p w14:paraId="45358173" w14:textId="59B66251" w:rsidR="00371E4C" w:rsidRPr="0014457C" w:rsidRDefault="00371E4C" w:rsidP="00371E4C">
      <w:r w:rsidRPr="0014457C">
        <w:rPr>
          <w:rFonts w:hint="eastAsia"/>
        </w:rPr>
        <w:t>以上明细中，</w:t>
      </w:r>
      <w:r w:rsidR="00DA4C14" w:rsidRPr="0014457C">
        <w:rPr>
          <w:rFonts w:hint="eastAsia"/>
        </w:rPr>
        <w:t>以下两项无需核对，需要运营人员以此为准在运营管理系统中进行补账，补账操作需求参考【2.7.2开盘前设置】中的【平台券商余额调整】</w:t>
      </w:r>
    </w:p>
    <w:p w14:paraId="30B40413" w14:textId="1E10C0C3" w:rsidR="00371E4C" w:rsidRPr="0014457C" w:rsidRDefault="00DA4C14" w:rsidP="000F7953">
      <w:pPr>
        <w:pStyle w:val="a7"/>
        <w:numPr>
          <w:ilvl w:val="0"/>
          <w:numId w:val="26"/>
        </w:numPr>
      </w:pPr>
      <w:r w:rsidRPr="0014457C">
        <w:rPr>
          <w:rFonts w:hint="eastAsia"/>
        </w:rPr>
        <w:t>股票分红</w:t>
      </w:r>
    </w:p>
    <w:p w14:paraId="050D2AF1" w14:textId="37E3FE04" w:rsidR="00371E4C" w:rsidRPr="0014457C" w:rsidRDefault="00DA4C14" w:rsidP="000F7953">
      <w:pPr>
        <w:pStyle w:val="a7"/>
        <w:numPr>
          <w:ilvl w:val="0"/>
          <w:numId w:val="26"/>
        </w:numPr>
      </w:pPr>
      <w:r w:rsidRPr="0014457C">
        <w:rPr>
          <w:rFonts w:cs="宋体" w:hint="eastAsia"/>
          <w:color w:val="000000"/>
          <w:kern w:val="0"/>
          <w:sz w:val="22"/>
          <w:szCs w:val="22"/>
        </w:rPr>
        <w:t>股票帐户货币基金收益</w:t>
      </w:r>
      <w:r w:rsidR="00D52430" w:rsidRPr="0014457C">
        <w:rPr>
          <w:rFonts w:cs="宋体" w:hint="eastAsia"/>
          <w:color w:val="000000"/>
          <w:kern w:val="0"/>
          <w:sz w:val="22"/>
          <w:szCs w:val="22"/>
        </w:rPr>
        <w:t>（如果支持）</w:t>
      </w:r>
    </w:p>
    <w:p w14:paraId="486B38A3" w14:textId="77777777" w:rsidR="0075106B" w:rsidRPr="0014457C" w:rsidRDefault="0075106B" w:rsidP="0075106B"/>
    <w:p w14:paraId="1471EB10" w14:textId="77777777" w:rsidR="0075106B" w:rsidRPr="0014457C" w:rsidRDefault="0075106B" w:rsidP="0075106B"/>
    <w:p w14:paraId="2D03607C" w14:textId="23D097E2" w:rsidR="0075106B" w:rsidRPr="0014457C" w:rsidRDefault="004907A9" w:rsidP="000F7953">
      <w:pPr>
        <w:pStyle w:val="3"/>
        <w:numPr>
          <w:ilvl w:val="2"/>
          <w:numId w:val="29"/>
        </w:numPr>
        <w:rPr>
          <w:rFonts w:eastAsia="微软雅黑"/>
        </w:rPr>
      </w:pPr>
      <w:bookmarkStart w:id="421" w:name="_Toc293477897"/>
      <w:r w:rsidRPr="0014457C">
        <w:rPr>
          <w:rFonts w:eastAsia="微软雅黑" w:hint="eastAsia"/>
        </w:rPr>
        <w:t>资金划拨补账</w:t>
      </w:r>
      <w:bookmarkEnd w:id="421"/>
    </w:p>
    <w:p w14:paraId="71538ADE" w14:textId="003EC9D9" w:rsidR="0075106B" w:rsidRPr="0014457C" w:rsidRDefault="004907A9" w:rsidP="0075106B">
      <w:r w:rsidRPr="0014457C">
        <w:rPr>
          <w:rFonts w:hint="eastAsia"/>
        </w:rPr>
        <w:t>对账完成之后，运营人员将根据当日待转出、转入科目，在各余额账户及银行卡之间进行资金划拨，资金划拨后，在平台运营BOSS系统中进行补账。资金划拨主要包含以下几个工作</w:t>
      </w:r>
    </w:p>
    <w:p w14:paraId="006ED9CB" w14:textId="77777777" w:rsidR="00516DC5" w:rsidRPr="0014457C" w:rsidRDefault="00516DC5" w:rsidP="0075106B"/>
    <w:p w14:paraId="255106A7" w14:textId="0B1A105D" w:rsidR="004907A9" w:rsidRPr="0014457C" w:rsidRDefault="00762473" w:rsidP="004907A9">
      <w:pPr>
        <w:pStyle w:val="4"/>
        <w:rPr>
          <w:rFonts w:eastAsia="微软雅黑"/>
        </w:rPr>
      </w:pPr>
      <w:r w:rsidRPr="0014457C">
        <w:rPr>
          <w:rFonts w:eastAsia="微软雅黑"/>
        </w:rPr>
        <w:lastRenderedPageBreak/>
        <w:t>转出操作</w:t>
      </w:r>
    </w:p>
    <w:p w14:paraId="37A5ED2E" w14:textId="77777777" w:rsidR="00516DC5" w:rsidRPr="0014457C" w:rsidRDefault="00516DC5" w:rsidP="0075106B"/>
    <w:p w14:paraId="0197BCA4" w14:textId="77777777" w:rsidR="00F92657" w:rsidRPr="0014457C" w:rsidRDefault="00F92657" w:rsidP="0075106B"/>
    <w:p w14:paraId="50EF2B70" w14:textId="02624BA5" w:rsidR="00762473" w:rsidRPr="0014457C" w:rsidRDefault="00762473" w:rsidP="00762473">
      <w:pPr>
        <w:pStyle w:val="4"/>
        <w:rPr>
          <w:rFonts w:eastAsia="微软雅黑"/>
        </w:rPr>
      </w:pPr>
      <w:r w:rsidRPr="0014457C">
        <w:rPr>
          <w:rFonts w:eastAsia="微软雅黑"/>
        </w:rPr>
        <w:t>转入操作</w:t>
      </w:r>
    </w:p>
    <w:p w14:paraId="3079007F" w14:textId="77777777" w:rsidR="004907A9" w:rsidRPr="0014457C" w:rsidRDefault="004907A9" w:rsidP="0075106B"/>
    <w:p w14:paraId="352C9C6C" w14:textId="77777777" w:rsidR="00F92657" w:rsidRPr="0014457C" w:rsidRDefault="00F92657" w:rsidP="0075106B"/>
    <w:p w14:paraId="3841A188" w14:textId="59C33665" w:rsidR="00762473" w:rsidRPr="0014457C" w:rsidRDefault="00762473" w:rsidP="00762473">
      <w:pPr>
        <w:pStyle w:val="4"/>
        <w:rPr>
          <w:rFonts w:eastAsia="微软雅黑"/>
        </w:rPr>
      </w:pPr>
      <w:r w:rsidRPr="0014457C">
        <w:rPr>
          <w:rFonts w:eastAsia="微软雅黑"/>
        </w:rPr>
        <w:t>盈利转入</w:t>
      </w:r>
      <w:r w:rsidR="00CD060A" w:rsidRPr="0014457C">
        <w:rPr>
          <w:rFonts w:eastAsia="微软雅黑" w:hint="eastAsia"/>
        </w:rPr>
        <w:t xml:space="preserve"> </w:t>
      </w:r>
    </w:p>
    <w:p w14:paraId="48DEAD75" w14:textId="77777777" w:rsidR="00762473" w:rsidRPr="0014457C" w:rsidRDefault="00762473" w:rsidP="0075106B"/>
    <w:p w14:paraId="0B79A199" w14:textId="77777777" w:rsidR="00F92657" w:rsidRPr="0014457C" w:rsidRDefault="00F92657" w:rsidP="0075106B"/>
    <w:p w14:paraId="6D0AE7DB" w14:textId="715EB6DB" w:rsidR="00A538CA" w:rsidRPr="0014457C" w:rsidRDefault="00245429" w:rsidP="00A538CA">
      <w:pPr>
        <w:pStyle w:val="3"/>
        <w:rPr>
          <w:rFonts w:eastAsia="微软雅黑"/>
        </w:rPr>
      </w:pPr>
      <w:bookmarkStart w:id="422" w:name="_Toc293477898"/>
      <w:r w:rsidRPr="0014457C">
        <w:rPr>
          <w:rFonts w:eastAsia="微软雅黑" w:hint="eastAsia"/>
        </w:rPr>
        <w:t>争议处理</w:t>
      </w:r>
      <w:bookmarkEnd w:id="422"/>
    </w:p>
    <w:p w14:paraId="1F385365" w14:textId="40EF340A" w:rsidR="00A03E99" w:rsidRPr="0014457C" w:rsidRDefault="00A03E99" w:rsidP="005A5313">
      <w:r w:rsidRPr="0014457C">
        <w:rPr>
          <w:rFonts w:hint="eastAsia"/>
        </w:rPr>
        <w:t>根据每日用户通过callcenter或</w:t>
      </w:r>
      <w:r w:rsidR="00505BF2" w:rsidRPr="0014457C">
        <w:rPr>
          <w:rFonts w:hint="eastAsia"/>
        </w:rPr>
        <w:t>app发起异议申请，</w:t>
      </w:r>
      <w:r w:rsidR="00E144EF" w:rsidRPr="0014457C">
        <w:rPr>
          <w:rFonts w:hint="eastAsia"/>
        </w:rPr>
        <w:t>申请格式</w:t>
      </w:r>
    </w:p>
    <w:tbl>
      <w:tblPr>
        <w:tblStyle w:val="af6"/>
        <w:tblW w:w="0" w:type="auto"/>
        <w:tblInd w:w="227" w:type="dxa"/>
        <w:tblLook w:val="04A0" w:firstRow="1" w:lastRow="0" w:firstColumn="1" w:lastColumn="0" w:noHBand="0" w:noVBand="1"/>
      </w:tblPr>
      <w:tblGrid>
        <w:gridCol w:w="3119"/>
        <w:gridCol w:w="3115"/>
        <w:gridCol w:w="3115"/>
      </w:tblGrid>
      <w:tr w:rsidR="00E144EF" w:rsidRPr="0014457C" w14:paraId="159572E2" w14:textId="77777777" w:rsidTr="00B200CD">
        <w:tc>
          <w:tcPr>
            <w:tcW w:w="3192" w:type="dxa"/>
          </w:tcPr>
          <w:p w14:paraId="27989133" w14:textId="77777777" w:rsidR="00E144EF" w:rsidRPr="0014457C" w:rsidRDefault="00E144EF" w:rsidP="00B200CD">
            <w:pPr>
              <w:ind w:left="0"/>
            </w:pPr>
            <w:r w:rsidRPr="0014457C">
              <w:rPr>
                <w:rFonts w:hint="eastAsia"/>
              </w:rPr>
              <w:t>要素名称</w:t>
            </w:r>
          </w:p>
        </w:tc>
        <w:tc>
          <w:tcPr>
            <w:tcW w:w="3192" w:type="dxa"/>
          </w:tcPr>
          <w:p w14:paraId="23072A8B" w14:textId="77777777" w:rsidR="00E144EF" w:rsidRPr="0014457C" w:rsidRDefault="00E144EF" w:rsidP="00B200CD">
            <w:pPr>
              <w:ind w:left="0"/>
            </w:pPr>
            <w:r w:rsidRPr="0014457C">
              <w:rPr>
                <w:rFonts w:hint="eastAsia"/>
              </w:rPr>
              <w:t>解释</w:t>
            </w:r>
          </w:p>
        </w:tc>
        <w:tc>
          <w:tcPr>
            <w:tcW w:w="3192" w:type="dxa"/>
          </w:tcPr>
          <w:p w14:paraId="64F7E83E" w14:textId="77777777" w:rsidR="00E144EF" w:rsidRPr="0014457C" w:rsidRDefault="00E144EF" w:rsidP="00B200CD">
            <w:pPr>
              <w:ind w:left="0"/>
            </w:pPr>
            <w:r w:rsidRPr="0014457C">
              <w:rPr>
                <w:rFonts w:hint="eastAsia"/>
              </w:rPr>
              <w:t>备注</w:t>
            </w:r>
          </w:p>
        </w:tc>
      </w:tr>
      <w:tr w:rsidR="00E144EF" w:rsidRPr="0014457C" w14:paraId="51768858" w14:textId="77777777" w:rsidTr="00B200CD">
        <w:tc>
          <w:tcPr>
            <w:tcW w:w="3192" w:type="dxa"/>
          </w:tcPr>
          <w:p w14:paraId="10B462BB" w14:textId="52F2693B" w:rsidR="00E144EF" w:rsidRPr="0014457C" w:rsidRDefault="00E144EF" w:rsidP="00B200CD">
            <w:pPr>
              <w:ind w:left="0"/>
            </w:pPr>
            <w:r w:rsidRPr="0014457C">
              <w:rPr>
                <w:rFonts w:hint="eastAsia"/>
              </w:rPr>
              <w:t>申请用户uid</w:t>
            </w:r>
          </w:p>
        </w:tc>
        <w:tc>
          <w:tcPr>
            <w:tcW w:w="3192" w:type="dxa"/>
          </w:tcPr>
          <w:p w14:paraId="733C4FF6" w14:textId="77777777" w:rsidR="00E144EF" w:rsidRPr="0014457C" w:rsidRDefault="00E144EF" w:rsidP="00B200CD">
            <w:pPr>
              <w:ind w:left="0"/>
            </w:pPr>
          </w:p>
        </w:tc>
        <w:tc>
          <w:tcPr>
            <w:tcW w:w="3192" w:type="dxa"/>
          </w:tcPr>
          <w:p w14:paraId="6BD47AC3" w14:textId="77777777" w:rsidR="00E144EF" w:rsidRPr="0014457C" w:rsidRDefault="00E144EF" w:rsidP="00B200CD">
            <w:pPr>
              <w:ind w:left="0"/>
            </w:pPr>
          </w:p>
        </w:tc>
      </w:tr>
      <w:tr w:rsidR="00E144EF" w:rsidRPr="0014457C" w14:paraId="51555E0A" w14:textId="77777777" w:rsidTr="00B200CD">
        <w:tc>
          <w:tcPr>
            <w:tcW w:w="3192" w:type="dxa"/>
          </w:tcPr>
          <w:p w14:paraId="543B46BA" w14:textId="2797C695" w:rsidR="00E144EF" w:rsidRPr="0014457C" w:rsidRDefault="00E144EF" w:rsidP="00B200CD">
            <w:pPr>
              <w:ind w:left="0"/>
            </w:pPr>
            <w:r w:rsidRPr="0014457C">
              <w:rPr>
                <w:rFonts w:hint="eastAsia"/>
              </w:rPr>
              <w:t>申请单id</w:t>
            </w:r>
          </w:p>
        </w:tc>
        <w:tc>
          <w:tcPr>
            <w:tcW w:w="3192" w:type="dxa"/>
          </w:tcPr>
          <w:p w14:paraId="01153341" w14:textId="77777777" w:rsidR="00E144EF" w:rsidRPr="0014457C" w:rsidRDefault="00E144EF" w:rsidP="00B200CD">
            <w:pPr>
              <w:ind w:left="0"/>
            </w:pPr>
          </w:p>
        </w:tc>
        <w:tc>
          <w:tcPr>
            <w:tcW w:w="3192" w:type="dxa"/>
          </w:tcPr>
          <w:p w14:paraId="255BE463" w14:textId="77777777" w:rsidR="00E144EF" w:rsidRPr="0014457C" w:rsidRDefault="00E144EF" w:rsidP="00B200CD">
            <w:pPr>
              <w:ind w:left="0"/>
            </w:pPr>
          </w:p>
        </w:tc>
      </w:tr>
      <w:tr w:rsidR="00E144EF" w:rsidRPr="0014457C" w14:paraId="2D9F46D5" w14:textId="77777777" w:rsidTr="00B200CD">
        <w:tc>
          <w:tcPr>
            <w:tcW w:w="3192" w:type="dxa"/>
          </w:tcPr>
          <w:p w14:paraId="3709F489" w14:textId="4127E178" w:rsidR="00E144EF" w:rsidRPr="0014457C" w:rsidRDefault="00E144EF" w:rsidP="00B200CD">
            <w:pPr>
              <w:ind w:left="0"/>
            </w:pPr>
            <w:r w:rsidRPr="0014457C">
              <w:rPr>
                <w:rFonts w:hint="eastAsia"/>
              </w:rPr>
              <w:t>申请时间</w:t>
            </w:r>
          </w:p>
        </w:tc>
        <w:tc>
          <w:tcPr>
            <w:tcW w:w="3192" w:type="dxa"/>
          </w:tcPr>
          <w:p w14:paraId="13F6EF5C" w14:textId="77777777" w:rsidR="00E144EF" w:rsidRPr="0014457C" w:rsidRDefault="00E144EF" w:rsidP="00B200CD">
            <w:pPr>
              <w:ind w:left="0"/>
            </w:pPr>
          </w:p>
        </w:tc>
        <w:tc>
          <w:tcPr>
            <w:tcW w:w="3192" w:type="dxa"/>
          </w:tcPr>
          <w:p w14:paraId="034949C2" w14:textId="77777777" w:rsidR="00E144EF" w:rsidRPr="0014457C" w:rsidRDefault="00E144EF" w:rsidP="00B200CD">
            <w:pPr>
              <w:ind w:left="0"/>
            </w:pPr>
          </w:p>
        </w:tc>
      </w:tr>
      <w:tr w:rsidR="00E144EF" w:rsidRPr="0014457C" w14:paraId="048E6836" w14:textId="77777777" w:rsidTr="00B200CD">
        <w:tc>
          <w:tcPr>
            <w:tcW w:w="3192" w:type="dxa"/>
          </w:tcPr>
          <w:p w14:paraId="6F7897DC" w14:textId="387E42B0" w:rsidR="00E144EF" w:rsidRPr="0014457C" w:rsidRDefault="00E144EF" w:rsidP="00B200CD">
            <w:pPr>
              <w:ind w:left="0"/>
            </w:pPr>
            <w:r w:rsidRPr="0014457C">
              <w:rPr>
                <w:rFonts w:hint="eastAsia"/>
              </w:rPr>
              <w:t>争议金额</w:t>
            </w:r>
          </w:p>
        </w:tc>
        <w:tc>
          <w:tcPr>
            <w:tcW w:w="3192" w:type="dxa"/>
          </w:tcPr>
          <w:p w14:paraId="0066C065" w14:textId="77777777" w:rsidR="00E144EF" w:rsidRPr="0014457C" w:rsidRDefault="00E144EF" w:rsidP="00B200CD">
            <w:pPr>
              <w:ind w:left="0"/>
            </w:pPr>
          </w:p>
        </w:tc>
        <w:tc>
          <w:tcPr>
            <w:tcW w:w="3192" w:type="dxa"/>
          </w:tcPr>
          <w:p w14:paraId="00EFA4B5" w14:textId="77777777" w:rsidR="00E144EF" w:rsidRPr="0014457C" w:rsidRDefault="00E144EF" w:rsidP="00B200CD">
            <w:pPr>
              <w:ind w:left="0"/>
            </w:pPr>
          </w:p>
        </w:tc>
      </w:tr>
      <w:tr w:rsidR="00E144EF" w:rsidRPr="0014457C" w14:paraId="088816FB" w14:textId="77777777" w:rsidTr="00B200CD">
        <w:tc>
          <w:tcPr>
            <w:tcW w:w="3192" w:type="dxa"/>
          </w:tcPr>
          <w:p w14:paraId="78E87738" w14:textId="0C1C1BC6" w:rsidR="00E144EF" w:rsidRPr="0014457C" w:rsidRDefault="00E144EF" w:rsidP="00B200CD">
            <w:pPr>
              <w:ind w:left="0"/>
            </w:pPr>
            <w:r w:rsidRPr="0014457C">
              <w:rPr>
                <w:rFonts w:hint="eastAsia"/>
              </w:rPr>
              <w:t>申请描述</w:t>
            </w:r>
          </w:p>
        </w:tc>
        <w:tc>
          <w:tcPr>
            <w:tcW w:w="3192" w:type="dxa"/>
          </w:tcPr>
          <w:p w14:paraId="09329EA7" w14:textId="77777777" w:rsidR="00E144EF" w:rsidRPr="0014457C" w:rsidRDefault="00E144EF" w:rsidP="00B200CD">
            <w:pPr>
              <w:ind w:left="0"/>
            </w:pPr>
          </w:p>
        </w:tc>
        <w:tc>
          <w:tcPr>
            <w:tcW w:w="3192" w:type="dxa"/>
          </w:tcPr>
          <w:p w14:paraId="75FD1128" w14:textId="77777777" w:rsidR="00E144EF" w:rsidRPr="0014457C" w:rsidRDefault="00E144EF" w:rsidP="00B200CD">
            <w:pPr>
              <w:ind w:left="0"/>
            </w:pPr>
          </w:p>
        </w:tc>
      </w:tr>
      <w:tr w:rsidR="00E144EF" w:rsidRPr="0014457C" w14:paraId="6FD5EFA7" w14:textId="77777777" w:rsidTr="00B200CD">
        <w:tc>
          <w:tcPr>
            <w:tcW w:w="3192" w:type="dxa"/>
          </w:tcPr>
          <w:p w14:paraId="7FE022D1" w14:textId="7E5CC943" w:rsidR="00E144EF" w:rsidRPr="0014457C" w:rsidRDefault="00E144EF" w:rsidP="00B200CD">
            <w:pPr>
              <w:ind w:left="0"/>
            </w:pPr>
            <w:r w:rsidRPr="0014457C">
              <w:rPr>
                <w:rFonts w:hint="eastAsia"/>
              </w:rPr>
              <w:t>处理结果</w:t>
            </w:r>
          </w:p>
        </w:tc>
        <w:tc>
          <w:tcPr>
            <w:tcW w:w="3192" w:type="dxa"/>
          </w:tcPr>
          <w:p w14:paraId="54A4AC21" w14:textId="77777777" w:rsidR="00E144EF" w:rsidRPr="0014457C" w:rsidRDefault="00E144EF" w:rsidP="00B200CD">
            <w:pPr>
              <w:ind w:left="0"/>
            </w:pPr>
          </w:p>
        </w:tc>
        <w:tc>
          <w:tcPr>
            <w:tcW w:w="3192" w:type="dxa"/>
          </w:tcPr>
          <w:p w14:paraId="4C6C3FBC" w14:textId="77777777" w:rsidR="00E144EF" w:rsidRPr="0014457C" w:rsidRDefault="00E144EF" w:rsidP="00B200CD">
            <w:pPr>
              <w:ind w:left="0"/>
            </w:pPr>
          </w:p>
        </w:tc>
      </w:tr>
      <w:tr w:rsidR="00E144EF" w:rsidRPr="0014457C" w14:paraId="158006E9" w14:textId="77777777" w:rsidTr="00B200CD">
        <w:tc>
          <w:tcPr>
            <w:tcW w:w="3192" w:type="dxa"/>
          </w:tcPr>
          <w:p w14:paraId="62B7F55C" w14:textId="6B95DD34" w:rsidR="00E144EF" w:rsidRPr="0014457C" w:rsidRDefault="00E144EF" w:rsidP="00B200CD">
            <w:pPr>
              <w:ind w:left="0"/>
            </w:pPr>
            <w:r w:rsidRPr="0014457C">
              <w:rPr>
                <w:rFonts w:hint="eastAsia"/>
              </w:rPr>
              <w:t>处理人</w:t>
            </w:r>
          </w:p>
        </w:tc>
        <w:tc>
          <w:tcPr>
            <w:tcW w:w="3192" w:type="dxa"/>
          </w:tcPr>
          <w:p w14:paraId="464CB1AC" w14:textId="77777777" w:rsidR="00E144EF" w:rsidRPr="0014457C" w:rsidRDefault="00E144EF" w:rsidP="00B200CD">
            <w:pPr>
              <w:ind w:left="0"/>
            </w:pPr>
          </w:p>
        </w:tc>
        <w:tc>
          <w:tcPr>
            <w:tcW w:w="3192" w:type="dxa"/>
          </w:tcPr>
          <w:p w14:paraId="0748F8DE" w14:textId="77777777" w:rsidR="00E144EF" w:rsidRPr="0014457C" w:rsidRDefault="00E144EF" w:rsidP="00B200CD">
            <w:pPr>
              <w:ind w:left="0"/>
            </w:pPr>
          </w:p>
        </w:tc>
      </w:tr>
      <w:tr w:rsidR="008F61F4" w:rsidRPr="0014457C" w14:paraId="5C2863FA" w14:textId="77777777" w:rsidTr="00B200CD">
        <w:tc>
          <w:tcPr>
            <w:tcW w:w="3192" w:type="dxa"/>
          </w:tcPr>
          <w:p w14:paraId="22BFCE98" w14:textId="7E592D38" w:rsidR="008F61F4" w:rsidRPr="0014457C" w:rsidRDefault="008F61F4" w:rsidP="00B200CD">
            <w:pPr>
              <w:ind w:left="0"/>
            </w:pPr>
            <w:r w:rsidRPr="0014457C">
              <w:rPr>
                <w:rFonts w:hint="eastAsia"/>
              </w:rPr>
              <w:t>处理时间</w:t>
            </w:r>
          </w:p>
        </w:tc>
        <w:tc>
          <w:tcPr>
            <w:tcW w:w="3192" w:type="dxa"/>
          </w:tcPr>
          <w:p w14:paraId="3365720A" w14:textId="77777777" w:rsidR="008F61F4" w:rsidRPr="0014457C" w:rsidRDefault="008F61F4" w:rsidP="00B200CD">
            <w:pPr>
              <w:ind w:left="0"/>
            </w:pPr>
          </w:p>
        </w:tc>
        <w:tc>
          <w:tcPr>
            <w:tcW w:w="3192" w:type="dxa"/>
          </w:tcPr>
          <w:p w14:paraId="55D4B4C9" w14:textId="77777777" w:rsidR="008F61F4" w:rsidRPr="0014457C" w:rsidRDefault="008F61F4" w:rsidP="00B200CD">
            <w:pPr>
              <w:ind w:left="0"/>
            </w:pPr>
          </w:p>
        </w:tc>
      </w:tr>
    </w:tbl>
    <w:p w14:paraId="75DC3691" w14:textId="77777777" w:rsidR="00E144EF" w:rsidRPr="0014457C" w:rsidRDefault="00E144EF" w:rsidP="00A03E99"/>
    <w:p w14:paraId="5999E7D1" w14:textId="5E0CCB70" w:rsidR="00245429" w:rsidRPr="0014457C" w:rsidRDefault="00245429" w:rsidP="00245429">
      <w:pPr>
        <w:pStyle w:val="3"/>
        <w:rPr>
          <w:rFonts w:eastAsia="微软雅黑"/>
        </w:rPr>
      </w:pPr>
      <w:bookmarkStart w:id="423" w:name="_Toc293477899"/>
      <w:r w:rsidRPr="0014457C">
        <w:rPr>
          <w:rFonts w:eastAsia="微软雅黑" w:hint="eastAsia"/>
        </w:rPr>
        <w:t>客服处理</w:t>
      </w:r>
      <w:bookmarkEnd w:id="423"/>
    </w:p>
    <w:p w14:paraId="5D0B3B6E" w14:textId="18C83A20" w:rsidR="00835235" w:rsidRPr="0014457C" w:rsidRDefault="000E3D15" w:rsidP="00835235">
      <w:r w:rsidRPr="0014457C">
        <w:rPr>
          <w:rFonts w:hint="eastAsia"/>
        </w:rPr>
        <w:t>略</w:t>
      </w:r>
    </w:p>
    <w:p w14:paraId="097523A3" w14:textId="60D2A25C" w:rsidR="00A41FBB" w:rsidRPr="0014457C" w:rsidRDefault="00946D9F" w:rsidP="00A41FBB">
      <w:pPr>
        <w:pStyle w:val="3"/>
        <w:rPr>
          <w:rFonts w:eastAsia="微软雅黑"/>
        </w:rPr>
      </w:pPr>
      <w:bookmarkStart w:id="424" w:name="_Toc293477900"/>
      <w:r w:rsidRPr="0014457C">
        <w:rPr>
          <w:rFonts w:eastAsia="微软雅黑" w:hint="eastAsia"/>
        </w:rPr>
        <w:lastRenderedPageBreak/>
        <w:t>系统参数设置</w:t>
      </w:r>
      <w:bookmarkEnd w:id="424"/>
    </w:p>
    <w:p w14:paraId="66D75968" w14:textId="77777777" w:rsidR="00200819" w:rsidRPr="0014457C" w:rsidRDefault="00200819" w:rsidP="00200819"/>
    <w:p w14:paraId="095CC940" w14:textId="77777777" w:rsidR="00115627" w:rsidRPr="0014457C" w:rsidRDefault="00115627" w:rsidP="00946D9F"/>
    <w:p w14:paraId="6BF5257E" w14:textId="769C7C91" w:rsidR="00DB2125" w:rsidRPr="0014457C" w:rsidRDefault="00DB2125" w:rsidP="00EC38AC">
      <w:pPr>
        <w:pStyle w:val="2"/>
        <w:rPr>
          <w:rFonts w:ascii="微软雅黑" w:hAnsi="微软雅黑"/>
          <w:highlight w:val="yellow"/>
        </w:rPr>
      </w:pPr>
      <w:bookmarkStart w:id="425" w:name="_Toc293477901"/>
      <w:r w:rsidRPr="0014457C">
        <w:rPr>
          <w:rFonts w:ascii="微软雅黑" w:hAnsi="微软雅黑" w:hint="eastAsia"/>
          <w:highlight w:val="yellow"/>
        </w:rPr>
        <w:t>营销推广产品需求</w:t>
      </w:r>
      <w:bookmarkEnd w:id="425"/>
    </w:p>
    <w:p w14:paraId="6AA28A27" w14:textId="77777777" w:rsidR="00117900" w:rsidRPr="0014457C" w:rsidRDefault="00117900" w:rsidP="00117900">
      <w:pPr>
        <w:pStyle w:val="3"/>
        <w:rPr>
          <w:rFonts w:eastAsia="微软雅黑"/>
          <w:color w:val="FF0000"/>
        </w:rPr>
      </w:pPr>
      <w:bookmarkStart w:id="426" w:name="_Toc293477902"/>
      <w:r w:rsidRPr="0014457C">
        <w:rPr>
          <w:rFonts w:eastAsia="微软雅黑" w:hint="eastAsia"/>
          <w:color w:val="FF0000"/>
        </w:rPr>
        <w:t>金融社交</w:t>
      </w:r>
      <w:bookmarkEnd w:id="426"/>
    </w:p>
    <w:p w14:paraId="364B6947" w14:textId="132DBC5C" w:rsidR="00D77F39" w:rsidRPr="0014457C" w:rsidRDefault="00D77F39" w:rsidP="00D77F39">
      <w:pPr>
        <w:pStyle w:val="4"/>
        <w:rPr>
          <w:rFonts w:eastAsia="微软雅黑"/>
        </w:rPr>
      </w:pPr>
      <w:r w:rsidRPr="0014457C">
        <w:rPr>
          <w:rFonts w:eastAsia="微软雅黑" w:hint="eastAsia"/>
        </w:rPr>
        <w:t>经纪人推荐</w:t>
      </w:r>
    </w:p>
    <w:p w14:paraId="5C9FC633" w14:textId="694CDB2B" w:rsidR="00D77F39" w:rsidRPr="0014457C" w:rsidRDefault="00563BF9" w:rsidP="00563BF9">
      <w:pPr>
        <w:pStyle w:val="a7"/>
        <w:numPr>
          <w:ilvl w:val="0"/>
          <w:numId w:val="49"/>
        </w:numPr>
      </w:pPr>
      <w:r w:rsidRPr="0014457C">
        <w:rPr>
          <w:rFonts w:hint="eastAsia"/>
        </w:rPr>
        <w:t>经纪人推荐指我作为一个经纪人，可以推荐用户来注册，之后用户交易所产生的佣金可以参与平台分配，以获得收入。经纪人结构如下</w:t>
      </w:r>
    </w:p>
    <w:tbl>
      <w:tblPr>
        <w:tblStyle w:val="af6"/>
        <w:tblW w:w="0" w:type="auto"/>
        <w:tblInd w:w="420" w:type="dxa"/>
        <w:tblLook w:val="04A0" w:firstRow="1" w:lastRow="0" w:firstColumn="1" w:lastColumn="0" w:noHBand="0" w:noVBand="1"/>
      </w:tblPr>
      <w:tblGrid>
        <w:gridCol w:w="1815"/>
        <w:gridCol w:w="3402"/>
        <w:gridCol w:w="1984"/>
      </w:tblGrid>
      <w:tr w:rsidR="00563BF9" w:rsidRPr="0014457C" w14:paraId="6DCC2614" w14:textId="77777777" w:rsidTr="00563BF9">
        <w:tc>
          <w:tcPr>
            <w:tcW w:w="1815" w:type="dxa"/>
          </w:tcPr>
          <w:p w14:paraId="46593975" w14:textId="173C22D7" w:rsidR="00563BF9" w:rsidRPr="0014457C" w:rsidRDefault="00563BF9" w:rsidP="002039F2">
            <w:pPr>
              <w:ind w:left="0"/>
            </w:pPr>
            <w:r w:rsidRPr="0014457C">
              <w:rPr>
                <w:rFonts w:hint="eastAsia"/>
              </w:rPr>
              <w:t>经纪人字段</w:t>
            </w:r>
          </w:p>
        </w:tc>
        <w:tc>
          <w:tcPr>
            <w:tcW w:w="3402" w:type="dxa"/>
          </w:tcPr>
          <w:p w14:paraId="67FE1073" w14:textId="0642D75B" w:rsidR="00563BF9" w:rsidRPr="0014457C" w:rsidRDefault="00563BF9" w:rsidP="002039F2">
            <w:pPr>
              <w:ind w:left="0"/>
            </w:pPr>
          </w:p>
        </w:tc>
        <w:tc>
          <w:tcPr>
            <w:tcW w:w="1984" w:type="dxa"/>
          </w:tcPr>
          <w:p w14:paraId="18C9E88B" w14:textId="4D4C7462" w:rsidR="00563BF9" w:rsidRPr="0014457C" w:rsidRDefault="00563BF9" w:rsidP="002039F2">
            <w:pPr>
              <w:ind w:left="0"/>
            </w:pPr>
          </w:p>
        </w:tc>
      </w:tr>
      <w:tr w:rsidR="00563BF9" w:rsidRPr="0014457C" w14:paraId="7C630334" w14:textId="77777777" w:rsidTr="00563BF9">
        <w:tc>
          <w:tcPr>
            <w:tcW w:w="1815" w:type="dxa"/>
          </w:tcPr>
          <w:p w14:paraId="4BDDC1A1" w14:textId="2F87F42C" w:rsidR="00563BF9" w:rsidRPr="0014457C" w:rsidRDefault="00563BF9" w:rsidP="002039F2">
            <w:pPr>
              <w:ind w:left="0"/>
            </w:pPr>
            <w:r w:rsidRPr="0014457C">
              <w:rPr>
                <w:rFonts w:hint="eastAsia"/>
              </w:rPr>
              <w:t>经纪人A</w:t>
            </w:r>
          </w:p>
        </w:tc>
        <w:tc>
          <w:tcPr>
            <w:tcW w:w="3402" w:type="dxa"/>
          </w:tcPr>
          <w:p w14:paraId="155A1AC7" w14:textId="77777777" w:rsidR="00563BF9" w:rsidRPr="0014457C" w:rsidRDefault="00563BF9" w:rsidP="002039F2">
            <w:pPr>
              <w:ind w:left="0"/>
            </w:pPr>
            <w:r w:rsidRPr="0014457C">
              <w:rPr>
                <w:rFonts w:hint="eastAsia"/>
              </w:rPr>
              <w:t>1000</w:t>
            </w:r>
          </w:p>
        </w:tc>
        <w:tc>
          <w:tcPr>
            <w:tcW w:w="1984" w:type="dxa"/>
          </w:tcPr>
          <w:p w14:paraId="3CC1FD3D" w14:textId="77777777" w:rsidR="00563BF9" w:rsidRPr="0014457C" w:rsidRDefault="00563BF9" w:rsidP="002039F2">
            <w:pPr>
              <w:ind w:left="0"/>
            </w:pPr>
            <w:r w:rsidRPr="0014457C">
              <w:rPr>
                <w:rFonts w:hint="eastAsia"/>
              </w:rPr>
              <w:t>2000</w:t>
            </w:r>
          </w:p>
        </w:tc>
      </w:tr>
      <w:tr w:rsidR="00563BF9" w:rsidRPr="0014457C" w14:paraId="200A9BF3" w14:textId="77777777" w:rsidTr="00563BF9">
        <w:tc>
          <w:tcPr>
            <w:tcW w:w="1815" w:type="dxa"/>
          </w:tcPr>
          <w:p w14:paraId="7D7EEA7B" w14:textId="38E39023" w:rsidR="00563BF9" w:rsidRPr="0014457C" w:rsidRDefault="00563BF9" w:rsidP="002039F2">
            <w:pPr>
              <w:ind w:left="0"/>
            </w:pPr>
            <w:r w:rsidRPr="0014457C">
              <w:rPr>
                <w:rFonts w:hint="eastAsia"/>
              </w:rPr>
              <w:t>经纪人级别</w:t>
            </w:r>
          </w:p>
        </w:tc>
        <w:tc>
          <w:tcPr>
            <w:tcW w:w="3402" w:type="dxa"/>
          </w:tcPr>
          <w:p w14:paraId="08F675FC" w14:textId="10E780B5" w:rsidR="00563BF9" w:rsidRPr="0014457C" w:rsidRDefault="00563BF9" w:rsidP="002039F2">
            <w:pPr>
              <w:ind w:left="0"/>
            </w:pPr>
            <w:r w:rsidRPr="0014457C">
              <w:rPr>
                <w:rFonts w:hint="eastAsia"/>
              </w:rPr>
              <w:t>一级代理、互联网代理。以及代理的返佣比例与互联网代理的返佣比例不同。理论上一级代理更高</w:t>
            </w:r>
          </w:p>
        </w:tc>
        <w:tc>
          <w:tcPr>
            <w:tcW w:w="1984" w:type="dxa"/>
          </w:tcPr>
          <w:p w14:paraId="7218FD6A" w14:textId="77777777" w:rsidR="00563BF9" w:rsidRPr="0014457C" w:rsidRDefault="00563BF9" w:rsidP="002039F2">
            <w:pPr>
              <w:ind w:left="0"/>
            </w:pPr>
            <w:r w:rsidRPr="0014457C">
              <w:rPr>
                <w:rFonts w:hint="eastAsia"/>
              </w:rPr>
              <w:t>15*2</w:t>
            </w:r>
          </w:p>
        </w:tc>
      </w:tr>
      <w:tr w:rsidR="00563BF9" w:rsidRPr="0014457C" w14:paraId="06333604" w14:textId="77777777" w:rsidTr="00563BF9">
        <w:tc>
          <w:tcPr>
            <w:tcW w:w="1815" w:type="dxa"/>
          </w:tcPr>
          <w:p w14:paraId="520D6C3A" w14:textId="00E3D8B7" w:rsidR="00563BF9" w:rsidRPr="0014457C" w:rsidRDefault="00563BF9" w:rsidP="002039F2">
            <w:pPr>
              <w:ind w:left="0"/>
            </w:pPr>
            <w:r w:rsidRPr="0014457C">
              <w:rPr>
                <w:rFonts w:hint="eastAsia"/>
              </w:rPr>
              <w:t>经纪人佣金比例</w:t>
            </w:r>
          </w:p>
        </w:tc>
        <w:tc>
          <w:tcPr>
            <w:tcW w:w="3402" w:type="dxa"/>
          </w:tcPr>
          <w:p w14:paraId="67FDDAB0" w14:textId="5725F968" w:rsidR="00563BF9" w:rsidRPr="0014457C" w:rsidRDefault="00563BF9" w:rsidP="002039F2">
            <w:pPr>
              <w:ind w:left="0"/>
            </w:pPr>
            <w:r w:rsidRPr="0014457C">
              <w:rPr>
                <w:rFonts w:hint="eastAsia"/>
              </w:rPr>
              <w:t>0.02%</w:t>
            </w:r>
            <w:r w:rsidRPr="0014457C">
              <w:t>|0.01%</w:t>
            </w:r>
          </w:p>
        </w:tc>
        <w:tc>
          <w:tcPr>
            <w:tcW w:w="1984" w:type="dxa"/>
          </w:tcPr>
          <w:p w14:paraId="10BB882D" w14:textId="5E80C639" w:rsidR="00563BF9" w:rsidRPr="0014457C" w:rsidRDefault="00563BF9" w:rsidP="002039F2">
            <w:pPr>
              <w:ind w:left="0"/>
            </w:pPr>
            <w:r w:rsidRPr="0014457C">
              <w:rPr>
                <w:rFonts w:hint="eastAsia"/>
              </w:rPr>
              <w:t>分别为不同级别下线的佣金收入</w:t>
            </w:r>
          </w:p>
        </w:tc>
      </w:tr>
      <w:tr w:rsidR="00563BF9" w:rsidRPr="0014457C" w14:paraId="244A1E4A" w14:textId="77777777" w:rsidTr="00563BF9">
        <w:tc>
          <w:tcPr>
            <w:tcW w:w="1815" w:type="dxa"/>
          </w:tcPr>
          <w:p w14:paraId="0DA54CD3" w14:textId="58A97E02" w:rsidR="00563BF9" w:rsidRPr="0014457C" w:rsidRDefault="00563BF9" w:rsidP="002039F2">
            <w:pPr>
              <w:ind w:left="0"/>
            </w:pPr>
            <w:r w:rsidRPr="0014457C">
              <w:rPr>
                <w:rFonts w:hint="eastAsia"/>
              </w:rPr>
              <w:t>一级下线</w:t>
            </w:r>
          </w:p>
        </w:tc>
        <w:tc>
          <w:tcPr>
            <w:tcW w:w="3402" w:type="dxa"/>
          </w:tcPr>
          <w:p w14:paraId="1980F087" w14:textId="22BE72D3" w:rsidR="00563BF9" w:rsidRPr="0014457C" w:rsidRDefault="00563BF9" w:rsidP="002039F2">
            <w:pPr>
              <w:ind w:left="0"/>
            </w:pPr>
            <w:r w:rsidRPr="0014457C">
              <w:rPr>
                <w:rFonts w:hint="eastAsia"/>
              </w:rPr>
              <w:t>50</w:t>
            </w:r>
          </w:p>
        </w:tc>
        <w:tc>
          <w:tcPr>
            <w:tcW w:w="1984" w:type="dxa"/>
          </w:tcPr>
          <w:p w14:paraId="02983587" w14:textId="7F47D6A6" w:rsidR="00563BF9" w:rsidRPr="0014457C" w:rsidRDefault="00563BF9" w:rsidP="002039F2">
            <w:pPr>
              <w:ind w:left="0"/>
            </w:pPr>
            <w:r w:rsidRPr="0014457C">
              <w:rPr>
                <w:rFonts w:hint="eastAsia"/>
              </w:rPr>
              <w:t>人数</w:t>
            </w:r>
          </w:p>
        </w:tc>
      </w:tr>
      <w:tr w:rsidR="00563BF9" w:rsidRPr="0014457C" w14:paraId="07921825" w14:textId="77777777" w:rsidTr="00563BF9">
        <w:tc>
          <w:tcPr>
            <w:tcW w:w="1815" w:type="dxa"/>
          </w:tcPr>
          <w:p w14:paraId="3DA01444" w14:textId="5B4A292A" w:rsidR="00563BF9" w:rsidRPr="0014457C" w:rsidRDefault="00563BF9" w:rsidP="002039F2">
            <w:pPr>
              <w:ind w:left="0"/>
            </w:pPr>
            <w:r w:rsidRPr="0014457C">
              <w:rPr>
                <w:rFonts w:hint="eastAsia"/>
              </w:rPr>
              <w:t>二级下线</w:t>
            </w:r>
          </w:p>
        </w:tc>
        <w:tc>
          <w:tcPr>
            <w:tcW w:w="3402" w:type="dxa"/>
          </w:tcPr>
          <w:p w14:paraId="413658BC" w14:textId="50BC87D1" w:rsidR="00563BF9" w:rsidRPr="0014457C" w:rsidRDefault="00563BF9" w:rsidP="002039F2">
            <w:pPr>
              <w:ind w:left="0"/>
            </w:pPr>
            <w:r w:rsidRPr="0014457C">
              <w:rPr>
                <w:rFonts w:hint="eastAsia"/>
              </w:rPr>
              <w:t>20</w:t>
            </w:r>
          </w:p>
        </w:tc>
        <w:tc>
          <w:tcPr>
            <w:tcW w:w="1984" w:type="dxa"/>
          </w:tcPr>
          <w:p w14:paraId="5CF6EA94" w14:textId="6BB34333" w:rsidR="00563BF9" w:rsidRPr="0014457C" w:rsidRDefault="00563BF9" w:rsidP="002039F2">
            <w:pPr>
              <w:ind w:left="0"/>
            </w:pPr>
            <w:r w:rsidRPr="0014457C">
              <w:rPr>
                <w:rFonts w:hint="eastAsia"/>
              </w:rPr>
              <w:t>人数</w:t>
            </w:r>
          </w:p>
        </w:tc>
      </w:tr>
      <w:tr w:rsidR="00563BF9" w:rsidRPr="0014457C" w14:paraId="1DDC4B46" w14:textId="77777777" w:rsidTr="00563BF9">
        <w:tc>
          <w:tcPr>
            <w:tcW w:w="1815" w:type="dxa"/>
          </w:tcPr>
          <w:p w14:paraId="50CB31D8" w14:textId="274085C9" w:rsidR="00563BF9" w:rsidRPr="0014457C" w:rsidRDefault="00563BF9" w:rsidP="002039F2">
            <w:pPr>
              <w:ind w:left="0"/>
            </w:pPr>
            <w:r w:rsidRPr="0014457C">
              <w:rPr>
                <w:rFonts w:hint="eastAsia"/>
              </w:rPr>
              <w:t>邀请码</w:t>
            </w:r>
          </w:p>
        </w:tc>
        <w:tc>
          <w:tcPr>
            <w:tcW w:w="3402" w:type="dxa"/>
          </w:tcPr>
          <w:p w14:paraId="1E441B31" w14:textId="5120266A" w:rsidR="00563BF9" w:rsidRPr="0014457C" w:rsidRDefault="00563BF9" w:rsidP="002039F2">
            <w:pPr>
              <w:ind w:left="0"/>
            </w:pPr>
            <w:r w:rsidRPr="0014457C">
              <w:t>X</w:t>
            </w:r>
            <w:r w:rsidRPr="0014457C">
              <w:rPr>
                <w:rFonts w:hint="eastAsia"/>
              </w:rPr>
              <w:t>xxxx</w:t>
            </w:r>
          </w:p>
        </w:tc>
        <w:tc>
          <w:tcPr>
            <w:tcW w:w="1984" w:type="dxa"/>
          </w:tcPr>
          <w:p w14:paraId="35D3EA9D" w14:textId="77777777" w:rsidR="00563BF9" w:rsidRPr="0014457C" w:rsidRDefault="00563BF9" w:rsidP="002039F2">
            <w:pPr>
              <w:ind w:left="0"/>
            </w:pPr>
          </w:p>
        </w:tc>
      </w:tr>
      <w:tr w:rsidR="00563BF9" w:rsidRPr="0014457C" w14:paraId="53C0E4FB" w14:textId="77777777" w:rsidTr="00563BF9">
        <w:tc>
          <w:tcPr>
            <w:tcW w:w="1815" w:type="dxa"/>
          </w:tcPr>
          <w:p w14:paraId="3544085B" w14:textId="2A1D4D59" w:rsidR="00563BF9" w:rsidRPr="0014457C" w:rsidRDefault="00563BF9" w:rsidP="002039F2">
            <w:pPr>
              <w:ind w:left="0"/>
            </w:pPr>
            <w:r w:rsidRPr="0014457C">
              <w:rPr>
                <w:rFonts w:hint="eastAsia"/>
              </w:rPr>
              <w:t>状态</w:t>
            </w:r>
          </w:p>
        </w:tc>
        <w:tc>
          <w:tcPr>
            <w:tcW w:w="3402" w:type="dxa"/>
          </w:tcPr>
          <w:p w14:paraId="0E0150AC" w14:textId="6ABAAE4C" w:rsidR="00563BF9" w:rsidRPr="0014457C" w:rsidRDefault="00563BF9" w:rsidP="002039F2">
            <w:pPr>
              <w:ind w:left="0"/>
            </w:pPr>
            <w:r w:rsidRPr="0014457C">
              <w:rPr>
                <w:rFonts w:hint="eastAsia"/>
              </w:rPr>
              <w:t>正常、已注销</w:t>
            </w:r>
          </w:p>
        </w:tc>
        <w:tc>
          <w:tcPr>
            <w:tcW w:w="1984" w:type="dxa"/>
          </w:tcPr>
          <w:p w14:paraId="63808025" w14:textId="2FF3578A" w:rsidR="00563BF9" w:rsidRPr="0014457C" w:rsidRDefault="00563BF9" w:rsidP="002039F2">
            <w:pPr>
              <w:ind w:left="0"/>
            </w:pPr>
            <w:r w:rsidRPr="0014457C">
              <w:rPr>
                <w:rFonts w:hint="eastAsia"/>
              </w:rPr>
              <w:t>比如有违规情况，需要处罚</w:t>
            </w:r>
          </w:p>
        </w:tc>
      </w:tr>
    </w:tbl>
    <w:p w14:paraId="61590642" w14:textId="77777777" w:rsidR="00563BF9" w:rsidRPr="0014457C" w:rsidRDefault="00563BF9" w:rsidP="00563BF9"/>
    <w:p w14:paraId="794E2738" w14:textId="15EE4801" w:rsidR="00FF493E" w:rsidRPr="0014457C" w:rsidRDefault="00FF493E" w:rsidP="00563BF9">
      <w:pPr>
        <w:rPr>
          <w:rFonts w:cs="宋体"/>
          <w:color w:val="000000"/>
          <w:kern w:val="0"/>
          <w:sz w:val="22"/>
          <w:szCs w:val="22"/>
        </w:rPr>
      </w:pPr>
      <w:r w:rsidRPr="0014457C">
        <w:rPr>
          <w:rFonts w:hint="eastAsia"/>
        </w:rPr>
        <w:t>平台佣金分润每个T日结算T+1日佣金。佣金存储</w:t>
      </w:r>
      <w:r w:rsidR="002039F2" w:rsidRPr="0014457C">
        <w:rPr>
          <w:rFonts w:hint="eastAsia"/>
        </w:rPr>
        <w:t>在用户的“</w:t>
      </w:r>
      <w:r w:rsidR="002039F2" w:rsidRPr="0014457C">
        <w:rPr>
          <w:rFonts w:cs="宋体" w:hint="eastAsia"/>
          <w:color w:val="000000"/>
          <w:kern w:val="0"/>
          <w:sz w:val="22"/>
          <w:szCs w:val="22"/>
        </w:rPr>
        <w:t>用户的增值账户”中，相关的变动记账在“用户的增值账户变动02103”中。记账格式如下：</w:t>
      </w:r>
    </w:p>
    <w:tbl>
      <w:tblPr>
        <w:tblW w:w="8901" w:type="dxa"/>
        <w:tblInd w:w="675" w:type="dxa"/>
        <w:tblLayout w:type="fixed"/>
        <w:tblLook w:val="04A0" w:firstRow="1" w:lastRow="0" w:firstColumn="1" w:lastColumn="0" w:noHBand="0" w:noVBand="1"/>
      </w:tblPr>
      <w:tblGrid>
        <w:gridCol w:w="1560"/>
        <w:gridCol w:w="1417"/>
        <w:gridCol w:w="1843"/>
        <w:gridCol w:w="2268"/>
        <w:gridCol w:w="1813"/>
      </w:tblGrid>
      <w:tr w:rsidR="003545DB" w:rsidRPr="0014457C" w14:paraId="4E1C0A4F"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25E8E"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交易</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F8234C5"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记账金额</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12F327A"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记账科目/方向</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AB01BAF"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记账账户/方向</w:t>
            </w:r>
          </w:p>
        </w:tc>
        <w:tc>
          <w:tcPr>
            <w:tcW w:w="1813" w:type="dxa"/>
            <w:tcBorders>
              <w:top w:val="single" w:sz="4" w:space="0" w:color="auto"/>
              <w:left w:val="nil"/>
              <w:bottom w:val="single" w:sz="4" w:space="0" w:color="auto"/>
              <w:right w:val="single" w:sz="4" w:space="0" w:color="auto"/>
            </w:tcBorders>
          </w:tcPr>
          <w:p w14:paraId="2122C63E"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记账时间</w:t>
            </w:r>
          </w:p>
        </w:tc>
      </w:tr>
      <w:tr w:rsidR="003545DB" w:rsidRPr="0014457C" w14:paraId="15E71E69"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4495D" w14:textId="43CC997D"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lastRenderedPageBreak/>
              <w:t>佣金分配</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193F29B0" w14:textId="28AAD583" w:rsidR="003545DB" w:rsidRPr="0014457C" w:rsidRDefault="003545DB" w:rsidP="00D32495">
            <w:pPr>
              <w:widowControl/>
              <w:spacing w:after="0"/>
              <w:ind w:left="0"/>
              <w:jc w:val="center"/>
              <w:rPr>
                <w:rFonts w:cs="宋体"/>
                <w:color w:val="000000"/>
                <w:kern w:val="0"/>
                <w:sz w:val="22"/>
                <w:szCs w:val="22"/>
              </w:rPr>
            </w:pPr>
            <w:r w:rsidRPr="0014457C">
              <w:rPr>
                <w:rFonts w:cs="宋体" w:hint="eastAsia"/>
                <w:color w:val="000000"/>
                <w:kern w:val="0"/>
                <w:sz w:val="22"/>
                <w:szCs w:val="22"/>
              </w:rPr>
              <w:t>1.7元</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272F018E" w14:textId="77777777" w:rsidR="003545DB" w:rsidRPr="0014457C" w:rsidRDefault="003545DB" w:rsidP="00D32495">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15B7C67"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3DC050C3"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545DB" w:rsidRPr="0014457C" w14:paraId="605A026F"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866641"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平台借出垫款</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650DA9B9" w14:textId="77777777" w:rsidR="003545DB" w:rsidRPr="0014457C" w:rsidRDefault="003545DB" w:rsidP="00D32495">
            <w:pPr>
              <w:widowControl/>
              <w:spacing w:after="0"/>
              <w:ind w:left="0"/>
              <w:jc w:val="center"/>
              <w:rPr>
                <w:rFonts w:cs="宋体"/>
                <w:color w:val="000000"/>
                <w:kern w:val="0"/>
                <w:sz w:val="22"/>
                <w:szCs w:val="22"/>
              </w:rPr>
            </w:pPr>
            <w:r w:rsidRPr="0014457C">
              <w:rPr>
                <w:rFonts w:cs="宋体" w:hint="eastAsia"/>
                <w:color w:val="000000"/>
                <w:kern w:val="0"/>
                <w:sz w:val="22"/>
                <w:szCs w:val="22"/>
              </w:rPr>
              <w:t>0．3元</w:t>
            </w: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5834FD71" w14:textId="77777777" w:rsidR="003545DB" w:rsidRPr="0014457C" w:rsidRDefault="003545DB" w:rsidP="00D32495">
            <w:pPr>
              <w:widowControl/>
              <w:spacing w:after="0"/>
              <w:ind w:left="0"/>
              <w:jc w:val="center"/>
              <w:rPr>
                <w:rFonts w:cs="宋体"/>
                <w:color w:val="000000"/>
                <w:kern w:val="0"/>
                <w:sz w:val="22"/>
                <w:szCs w:val="22"/>
              </w:rPr>
            </w:pPr>
            <w:r w:rsidRPr="0014457C">
              <w:rPr>
                <w:rFonts w:cs="宋体" w:hint="eastAsia"/>
                <w:color w:val="000000"/>
                <w:kern w:val="0"/>
                <w:sz w:val="22"/>
                <w:szCs w:val="22"/>
              </w:rPr>
              <w:t>证券资金账户损益</w:t>
            </w:r>
            <w:r w:rsidRPr="0014457C">
              <w:rPr>
                <w:rFonts w:cs="宋体"/>
                <w:color w:val="000000"/>
                <w:kern w:val="0"/>
                <w:sz w:val="22"/>
                <w:szCs w:val="22"/>
              </w:rPr>
              <w:t>-A账户010201</w:t>
            </w:r>
            <w:r w:rsidRPr="0014457C">
              <w:rPr>
                <w:rFonts w:cs="宋体" w:hint="eastAsia"/>
                <w:color w:val="000000"/>
                <w:kern w:val="0"/>
                <w:sz w:val="22"/>
                <w:szCs w:val="22"/>
              </w:rPr>
              <w:t>+</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3EBACB9"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证券资金账户+</w:t>
            </w:r>
          </w:p>
        </w:tc>
        <w:tc>
          <w:tcPr>
            <w:tcW w:w="1813" w:type="dxa"/>
            <w:tcBorders>
              <w:top w:val="single" w:sz="4" w:space="0" w:color="auto"/>
              <w:left w:val="nil"/>
              <w:bottom w:val="single" w:sz="4" w:space="0" w:color="auto"/>
              <w:right w:val="single" w:sz="4" w:space="0" w:color="auto"/>
            </w:tcBorders>
          </w:tcPr>
          <w:p w14:paraId="034DF26D"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YYYY-MM-DD-HH-MM-SS</w:t>
            </w:r>
          </w:p>
        </w:tc>
      </w:tr>
      <w:tr w:rsidR="003545DB" w:rsidRPr="0014457C" w14:paraId="0B0D1525"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1C3710"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用户盈利划出</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6D795061" w14:textId="77777777" w:rsidR="003545DB" w:rsidRPr="0014457C" w:rsidRDefault="003545DB" w:rsidP="00D32495">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620D84E9" w14:textId="77777777" w:rsidR="003545DB" w:rsidRPr="0014457C" w:rsidRDefault="003545DB" w:rsidP="00D32495">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3BB0B93C" w14:textId="77777777" w:rsidR="003545DB" w:rsidRPr="0014457C" w:rsidRDefault="003545DB" w:rsidP="00D32495">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05BEFD6E" w14:textId="77777777" w:rsidR="003545DB" w:rsidRPr="0014457C" w:rsidRDefault="003545DB" w:rsidP="00D32495">
            <w:pPr>
              <w:widowControl/>
              <w:spacing w:after="0"/>
              <w:ind w:left="0"/>
              <w:rPr>
                <w:rFonts w:cs="宋体"/>
                <w:color w:val="000000"/>
                <w:kern w:val="0"/>
                <w:sz w:val="22"/>
                <w:szCs w:val="22"/>
              </w:rPr>
            </w:pPr>
          </w:p>
        </w:tc>
      </w:tr>
      <w:tr w:rsidR="003545DB" w:rsidRPr="0014457C" w14:paraId="2E946463"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0D80E"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用户保证金抵扣</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259D39A0" w14:textId="77777777" w:rsidR="003545DB" w:rsidRPr="0014457C" w:rsidRDefault="003545DB" w:rsidP="00D32495">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1BB86CDE" w14:textId="77777777" w:rsidR="003545DB" w:rsidRPr="0014457C" w:rsidRDefault="003545DB" w:rsidP="00D32495">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D354DE7" w14:textId="77777777" w:rsidR="003545DB" w:rsidRPr="0014457C" w:rsidRDefault="003545DB" w:rsidP="00D32495">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50FA54CF" w14:textId="77777777" w:rsidR="003545DB" w:rsidRPr="0014457C" w:rsidRDefault="003545DB" w:rsidP="00D32495">
            <w:pPr>
              <w:widowControl/>
              <w:spacing w:after="0"/>
              <w:ind w:left="0"/>
              <w:rPr>
                <w:rFonts w:cs="宋体"/>
                <w:color w:val="000000"/>
                <w:kern w:val="0"/>
                <w:sz w:val="22"/>
                <w:szCs w:val="22"/>
              </w:rPr>
            </w:pPr>
          </w:p>
        </w:tc>
      </w:tr>
      <w:tr w:rsidR="003545DB" w:rsidRPr="0014457C" w14:paraId="5C706281" w14:textId="77777777" w:rsidTr="003545DB">
        <w:trPr>
          <w:trHeight w:val="270"/>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DC05FB" w14:textId="77777777" w:rsidR="003545DB" w:rsidRPr="0014457C" w:rsidRDefault="003545DB" w:rsidP="00D32495">
            <w:pPr>
              <w:widowControl/>
              <w:spacing w:after="0"/>
              <w:ind w:left="0"/>
              <w:rPr>
                <w:rFonts w:cs="宋体"/>
                <w:color w:val="000000"/>
                <w:kern w:val="0"/>
                <w:sz w:val="22"/>
                <w:szCs w:val="22"/>
              </w:rPr>
            </w:pPr>
            <w:r w:rsidRPr="0014457C">
              <w:rPr>
                <w:rFonts w:cs="宋体" w:hint="eastAsia"/>
                <w:color w:val="000000"/>
                <w:kern w:val="0"/>
                <w:sz w:val="22"/>
                <w:szCs w:val="22"/>
              </w:rPr>
              <w:t>股票卖出</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4CDE23C2" w14:textId="77777777" w:rsidR="003545DB" w:rsidRPr="0014457C" w:rsidRDefault="003545DB" w:rsidP="00D32495">
            <w:pPr>
              <w:widowControl/>
              <w:spacing w:after="0"/>
              <w:ind w:left="0"/>
              <w:jc w:val="center"/>
              <w:rPr>
                <w:rFonts w:cs="宋体"/>
                <w:color w:val="000000"/>
                <w:kern w:val="0"/>
                <w:sz w:val="22"/>
                <w:szCs w:val="22"/>
              </w:rPr>
            </w:pPr>
          </w:p>
        </w:tc>
        <w:tc>
          <w:tcPr>
            <w:tcW w:w="1843" w:type="dxa"/>
            <w:tcBorders>
              <w:top w:val="single" w:sz="4" w:space="0" w:color="auto"/>
              <w:left w:val="nil"/>
              <w:bottom w:val="single" w:sz="4" w:space="0" w:color="auto"/>
              <w:right w:val="single" w:sz="4" w:space="0" w:color="auto"/>
            </w:tcBorders>
            <w:shd w:val="clear" w:color="auto" w:fill="auto"/>
            <w:noWrap/>
            <w:vAlign w:val="center"/>
          </w:tcPr>
          <w:p w14:paraId="010E9E73" w14:textId="77777777" w:rsidR="003545DB" w:rsidRPr="0014457C" w:rsidRDefault="003545DB" w:rsidP="00D32495">
            <w:pPr>
              <w:widowControl/>
              <w:spacing w:after="0"/>
              <w:ind w:left="0"/>
              <w:jc w:val="center"/>
              <w:rPr>
                <w:rFonts w:cs="宋体"/>
                <w:color w:val="000000"/>
                <w:kern w:val="0"/>
                <w:sz w:val="22"/>
                <w:szCs w:val="22"/>
              </w:rPr>
            </w:pP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28E15481" w14:textId="77777777" w:rsidR="003545DB" w:rsidRPr="0014457C" w:rsidRDefault="003545DB" w:rsidP="00D32495">
            <w:pPr>
              <w:widowControl/>
              <w:spacing w:after="0"/>
              <w:ind w:left="0"/>
              <w:rPr>
                <w:rFonts w:cs="宋体"/>
                <w:color w:val="000000"/>
                <w:kern w:val="0"/>
                <w:sz w:val="22"/>
                <w:szCs w:val="22"/>
              </w:rPr>
            </w:pPr>
          </w:p>
        </w:tc>
        <w:tc>
          <w:tcPr>
            <w:tcW w:w="1813" w:type="dxa"/>
            <w:tcBorders>
              <w:top w:val="single" w:sz="4" w:space="0" w:color="auto"/>
              <w:left w:val="nil"/>
              <w:bottom w:val="single" w:sz="4" w:space="0" w:color="auto"/>
              <w:right w:val="single" w:sz="4" w:space="0" w:color="auto"/>
            </w:tcBorders>
          </w:tcPr>
          <w:p w14:paraId="6773B194" w14:textId="77777777" w:rsidR="003545DB" w:rsidRPr="0014457C" w:rsidRDefault="003545DB" w:rsidP="00D32495">
            <w:pPr>
              <w:widowControl/>
              <w:spacing w:after="0"/>
              <w:ind w:left="0"/>
              <w:rPr>
                <w:rFonts w:cs="宋体"/>
                <w:color w:val="000000"/>
                <w:kern w:val="0"/>
                <w:sz w:val="22"/>
                <w:szCs w:val="22"/>
              </w:rPr>
            </w:pPr>
          </w:p>
        </w:tc>
      </w:tr>
    </w:tbl>
    <w:p w14:paraId="714D013D" w14:textId="77777777" w:rsidR="002039F2" w:rsidRPr="0014457C" w:rsidRDefault="002039F2" w:rsidP="00563BF9"/>
    <w:p w14:paraId="0E6CA6F8" w14:textId="77777777" w:rsidR="00FF493E" w:rsidRPr="0014457C" w:rsidRDefault="00FF493E" w:rsidP="00563BF9"/>
    <w:p w14:paraId="35C2DDD5" w14:textId="0394ABCC" w:rsidR="00F2664F" w:rsidRPr="0014457C" w:rsidRDefault="00F2664F" w:rsidP="00F2664F">
      <w:pPr>
        <w:pStyle w:val="4"/>
        <w:rPr>
          <w:rFonts w:eastAsia="微软雅黑"/>
        </w:rPr>
      </w:pPr>
      <w:r w:rsidRPr="0014457C">
        <w:rPr>
          <w:rFonts w:eastAsia="微软雅黑"/>
        </w:rPr>
        <w:t>用户大礼包</w:t>
      </w:r>
      <w:r w:rsidR="0039380D" w:rsidRPr="0014457C">
        <w:rPr>
          <w:rFonts w:eastAsia="微软雅黑" w:hint="eastAsia"/>
        </w:rPr>
        <w:t>（</w:t>
      </w:r>
      <w:r w:rsidR="008336B5" w:rsidRPr="0014457C">
        <w:rPr>
          <w:rFonts w:eastAsia="微软雅黑" w:hint="eastAsia"/>
        </w:rPr>
        <w:t>用于管理费</w:t>
      </w:r>
      <w:r w:rsidR="0039380D" w:rsidRPr="0014457C">
        <w:rPr>
          <w:rFonts w:eastAsia="微软雅黑" w:hint="eastAsia"/>
        </w:rPr>
        <w:t>抵扣）</w:t>
      </w:r>
    </w:p>
    <w:p w14:paraId="68D0F833" w14:textId="3369CA81" w:rsidR="005B5417" w:rsidRPr="0014457C" w:rsidRDefault="005B5417" w:rsidP="000F7953">
      <w:pPr>
        <w:pStyle w:val="a7"/>
        <w:numPr>
          <w:ilvl w:val="0"/>
          <w:numId w:val="30"/>
        </w:numPr>
      </w:pPr>
      <w:r w:rsidRPr="0014457C">
        <w:rPr>
          <w:rFonts w:hint="eastAsia"/>
        </w:rPr>
        <w:t>平台根据不同的配资方案设置账户管理费</w:t>
      </w:r>
      <w:r w:rsidR="003C73E7" w:rsidRPr="0014457C">
        <w:rPr>
          <w:rFonts w:hint="eastAsia"/>
        </w:rPr>
        <w:t>可</w:t>
      </w:r>
      <w:r w:rsidRPr="0014457C">
        <w:rPr>
          <w:rFonts w:hint="eastAsia"/>
        </w:rPr>
        <w:t>抵用</w:t>
      </w:r>
      <w:r w:rsidR="003C73E7" w:rsidRPr="0014457C">
        <w:rPr>
          <w:rFonts w:hint="eastAsia"/>
        </w:rPr>
        <w:t>最大金额如下：</w:t>
      </w:r>
    </w:p>
    <w:p w14:paraId="0EFC6B67" w14:textId="1AF83C40" w:rsidR="003C73E7" w:rsidRPr="0014457C" w:rsidRDefault="0039380D" w:rsidP="005B5417">
      <w:r w:rsidRPr="0014457C">
        <w:rPr>
          <w:rFonts w:hint="eastAsia"/>
        </w:rPr>
        <w:t>T+1</w:t>
      </w:r>
      <w:r w:rsidR="003C73E7" w:rsidRPr="0014457C">
        <w:rPr>
          <w:rFonts w:hint="eastAsia"/>
        </w:rPr>
        <w:t>配资方案：</w:t>
      </w:r>
    </w:p>
    <w:tbl>
      <w:tblPr>
        <w:tblStyle w:val="af6"/>
        <w:tblW w:w="0" w:type="auto"/>
        <w:tblInd w:w="420" w:type="dxa"/>
        <w:tblLook w:val="04A0" w:firstRow="1" w:lastRow="0" w:firstColumn="1" w:lastColumn="0" w:noHBand="0" w:noVBand="1"/>
      </w:tblPr>
      <w:tblGrid>
        <w:gridCol w:w="1382"/>
        <w:gridCol w:w="1382"/>
        <w:gridCol w:w="1383"/>
        <w:gridCol w:w="1383"/>
        <w:gridCol w:w="1383"/>
        <w:gridCol w:w="1383"/>
      </w:tblGrid>
      <w:tr w:rsidR="005B5417" w:rsidRPr="0014457C" w14:paraId="7B7BA5AF" w14:textId="77777777" w:rsidTr="000D3E88">
        <w:tc>
          <w:tcPr>
            <w:tcW w:w="1382" w:type="dxa"/>
          </w:tcPr>
          <w:p w14:paraId="5B16160D" w14:textId="77777777" w:rsidR="005B5417" w:rsidRPr="0014457C" w:rsidRDefault="005B5417" w:rsidP="000D3E88">
            <w:pPr>
              <w:ind w:left="0"/>
            </w:pPr>
            <w:r w:rsidRPr="0014457C">
              <w:rPr>
                <w:rFonts w:hint="eastAsia"/>
              </w:rPr>
              <w:t>配资</w:t>
            </w:r>
            <w:r w:rsidRPr="0014457C">
              <w:t>金额</w:t>
            </w:r>
          </w:p>
        </w:tc>
        <w:tc>
          <w:tcPr>
            <w:tcW w:w="1382" w:type="dxa"/>
          </w:tcPr>
          <w:p w14:paraId="7958E742" w14:textId="77777777" w:rsidR="005B5417" w:rsidRPr="0014457C" w:rsidRDefault="005B5417" w:rsidP="000D3E88">
            <w:pPr>
              <w:ind w:left="0"/>
            </w:pPr>
            <w:r w:rsidRPr="0014457C">
              <w:rPr>
                <w:rFonts w:hint="eastAsia"/>
              </w:rPr>
              <w:t>10000</w:t>
            </w:r>
          </w:p>
        </w:tc>
        <w:tc>
          <w:tcPr>
            <w:tcW w:w="1383" w:type="dxa"/>
          </w:tcPr>
          <w:p w14:paraId="62ACB673" w14:textId="77777777" w:rsidR="005B5417" w:rsidRPr="0014457C" w:rsidRDefault="005B5417" w:rsidP="000D3E88">
            <w:pPr>
              <w:ind w:left="0"/>
            </w:pPr>
            <w:r w:rsidRPr="0014457C">
              <w:rPr>
                <w:rFonts w:hint="eastAsia"/>
              </w:rPr>
              <w:t>20000</w:t>
            </w:r>
          </w:p>
        </w:tc>
        <w:tc>
          <w:tcPr>
            <w:tcW w:w="1383" w:type="dxa"/>
          </w:tcPr>
          <w:p w14:paraId="16E05423" w14:textId="77777777" w:rsidR="005B5417" w:rsidRPr="0014457C" w:rsidRDefault="005B5417" w:rsidP="000D3E88">
            <w:pPr>
              <w:ind w:left="0"/>
            </w:pPr>
            <w:r w:rsidRPr="0014457C">
              <w:rPr>
                <w:rFonts w:hint="eastAsia"/>
              </w:rPr>
              <w:t>30000</w:t>
            </w:r>
          </w:p>
        </w:tc>
        <w:tc>
          <w:tcPr>
            <w:tcW w:w="1383" w:type="dxa"/>
          </w:tcPr>
          <w:p w14:paraId="37088DF2" w14:textId="77777777" w:rsidR="005B5417" w:rsidRPr="0014457C" w:rsidRDefault="005B5417" w:rsidP="000D3E88">
            <w:pPr>
              <w:ind w:left="0"/>
            </w:pPr>
            <w:r w:rsidRPr="0014457C">
              <w:rPr>
                <w:rFonts w:hint="eastAsia"/>
              </w:rPr>
              <w:t>40000</w:t>
            </w:r>
          </w:p>
        </w:tc>
        <w:tc>
          <w:tcPr>
            <w:tcW w:w="1383" w:type="dxa"/>
          </w:tcPr>
          <w:p w14:paraId="5E3A3E7A" w14:textId="77777777" w:rsidR="005B5417" w:rsidRPr="0014457C" w:rsidRDefault="005B5417" w:rsidP="000D3E88">
            <w:pPr>
              <w:ind w:left="0"/>
            </w:pPr>
            <w:r w:rsidRPr="0014457C">
              <w:rPr>
                <w:rFonts w:hint="eastAsia"/>
              </w:rPr>
              <w:t>50000</w:t>
            </w:r>
          </w:p>
        </w:tc>
      </w:tr>
      <w:tr w:rsidR="005B5417" w:rsidRPr="0014457C" w14:paraId="5321021A" w14:textId="77777777" w:rsidTr="000D3E88">
        <w:tc>
          <w:tcPr>
            <w:tcW w:w="1382" w:type="dxa"/>
          </w:tcPr>
          <w:p w14:paraId="519022D5" w14:textId="77777777" w:rsidR="005B5417" w:rsidRPr="0014457C" w:rsidRDefault="005B5417" w:rsidP="000D3E88">
            <w:pPr>
              <w:ind w:left="0"/>
            </w:pPr>
            <w:r w:rsidRPr="0014457C">
              <w:rPr>
                <w:rFonts w:hint="eastAsia"/>
              </w:rPr>
              <w:t>保证金</w:t>
            </w:r>
          </w:p>
        </w:tc>
        <w:tc>
          <w:tcPr>
            <w:tcW w:w="1382" w:type="dxa"/>
          </w:tcPr>
          <w:p w14:paraId="219533C0" w14:textId="77777777" w:rsidR="005B5417" w:rsidRPr="0014457C" w:rsidRDefault="005B5417" w:rsidP="000D3E88">
            <w:pPr>
              <w:ind w:left="0"/>
            </w:pPr>
            <w:r w:rsidRPr="0014457C">
              <w:rPr>
                <w:rFonts w:hint="eastAsia"/>
              </w:rPr>
              <w:t>1000</w:t>
            </w:r>
          </w:p>
        </w:tc>
        <w:tc>
          <w:tcPr>
            <w:tcW w:w="1383" w:type="dxa"/>
          </w:tcPr>
          <w:p w14:paraId="73EF1594" w14:textId="77777777" w:rsidR="005B5417" w:rsidRPr="0014457C" w:rsidRDefault="005B5417" w:rsidP="000D3E88">
            <w:pPr>
              <w:ind w:left="0"/>
            </w:pPr>
            <w:r w:rsidRPr="0014457C">
              <w:rPr>
                <w:rFonts w:hint="eastAsia"/>
              </w:rPr>
              <w:t>2000</w:t>
            </w:r>
          </w:p>
        </w:tc>
        <w:tc>
          <w:tcPr>
            <w:tcW w:w="1383" w:type="dxa"/>
          </w:tcPr>
          <w:p w14:paraId="361BBDE3" w14:textId="77777777" w:rsidR="005B5417" w:rsidRPr="0014457C" w:rsidRDefault="005B5417" w:rsidP="000D3E88">
            <w:pPr>
              <w:ind w:left="0"/>
            </w:pPr>
            <w:r w:rsidRPr="0014457C">
              <w:rPr>
                <w:rFonts w:hint="eastAsia"/>
              </w:rPr>
              <w:t>3000</w:t>
            </w:r>
          </w:p>
        </w:tc>
        <w:tc>
          <w:tcPr>
            <w:tcW w:w="1383" w:type="dxa"/>
          </w:tcPr>
          <w:p w14:paraId="61506F53" w14:textId="77777777" w:rsidR="005B5417" w:rsidRPr="0014457C" w:rsidRDefault="005B5417" w:rsidP="000D3E88">
            <w:pPr>
              <w:ind w:left="0"/>
            </w:pPr>
            <w:r w:rsidRPr="0014457C">
              <w:rPr>
                <w:rFonts w:hint="eastAsia"/>
              </w:rPr>
              <w:t>4000</w:t>
            </w:r>
          </w:p>
        </w:tc>
        <w:tc>
          <w:tcPr>
            <w:tcW w:w="1383" w:type="dxa"/>
          </w:tcPr>
          <w:p w14:paraId="65CBB664" w14:textId="77777777" w:rsidR="005B5417" w:rsidRPr="0014457C" w:rsidRDefault="005B5417" w:rsidP="000D3E88">
            <w:pPr>
              <w:ind w:left="0"/>
            </w:pPr>
            <w:r w:rsidRPr="0014457C">
              <w:rPr>
                <w:rFonts w:hint="eastAsia"/>
              </w:rPr>
              <w:t>50</w:t>
            </w:r>
            <w:r w:rsidRPr="0014457C">
              <w:t>00</w:t>
            </w:r>
          </w:p>
        </w:tc>
      </w:tr>
      <w:tr w:rsidR="005B5417" w:rsidRPr="0014457C" w14:paraId="58E11DA1" w14:textId="77777777" w:rsidTr="000D3E88">
        <w:tc>
          <w:tcPr>
            <w:tcW w:w="1382" w:type="dxa"/>
          </w:tcPr>
          <w:p w14:paraId="345A8F3D" w14:textId="77777777" w:rsidR="005B5417" w:rsidRPr="0014457C" w:rsidRDefault="005B5417" w:rsidP="000D3E88">
            <w:pPr>
              <w:ind w:left="0"/>
            </w:pPr>
            <w:r w:rsidRPr="0014457C">
              <w:rPr>
                <w:rFonts w:hint="eastAsia"/>
              </w:rPr>
              <w:t>账户</w:t>
            </w:r>
            <w:r w:rsidRPr="0014457C">
              <w:t>管理费</w:t>
            </w:r>
          </w:p>
        </w:tc>
        <w:tc>
          <w:tcPr>
            <w:tcW w:w="1382" w:type="dxa"/>
          </w:tcPr>
          <w:p w14:paraId="1135F14D" w14:textId="06FEE4E0" w:rsidR="005B5417" w:rsidRPr="0014457C" w:rsidRDefault="0039380D" w:rsidP="000D3E88">
            <w:pPr>
              <w:ind w:left="0"/>
            </w:pPr>
            <w:r w:rsidRPr="0014457C">
              <w:rPr>
                <w:rFonts w:hint="eastAsia"/>
              </w:rPr>
              <w:t>15</w:t>
            </w:r>
          </w:p>
        </w:tc>
        <w:tc>
          <w:tcPr>
            <w:tcW w:w="1383" w:type="dxa"/>
          </w:tcPr>
          <w:p w14:paraId="5D76DE27" w14:textId="6EA45A9F" w:rsidR="005B5417" w:rsidRPr="0014457C" w:rsidRDefault="0039380D" w:rsidP="000D3E88">
            <w:pPr>
              <w:ind w:left="0"/>
            </w:pPr>
            <w:r w:rsidRPr="0014457C">
              <w:rPr>
                <w:rFonts w:hint="eastAsia"/>
              </w:rPr>
              <w:t>15</w:t>
            </w:r>
            <w:r w:rsidR="005B5417" w:rsidRPr="0014457C">
              <w:rPr>
                <w:rFonts w:hint="eastAsia"/>
              </w:rPr>
              <w:t>*2</w:t>
            </w:r>
          </w:p>
        </w:tc>
        <w:tc>
          <w:tcPr>
            <w:tcW w:w="1383" w:type="dxa"/>
          </w:tcPr>
          <w:p w14:paraId="34356D70" w14:textId="49176359" w:rsidR="005B5417" w:rsidRPr="0014457C" w:rsidRDefault="0039380D" w:rsidP="000D3E88">
            <w:pPr>
              <w:ind w:left="0"/>
            </w:pPr>
            <w:r w:rsidRPr="0014457C">
              <w:rPr>
                <w:rFonts w:hint="eastAsia"/>
              </w:rPr>
              <w:t>15</w:t>
            </w:r>
            <w:r w:rsidR="005B5417" w:rsidRPr="0014457C">
              <w:rPr>
                <w:rFonts w:hint="eastAsia"/>
              </w:rPr>
              <w:t>*3</w:t>
            </w:r>
          </w:p>
        </w:tc>
        <w:tc>
          <w:tcPr>
            <w:tcW w:w="1383" w:type="dxa"/>
          </w:tcPr>
          <w:p w14:paraId="00B4316A" w14:textId="15D2ED62" w:rsidR="005B5417" w:rsidRPr="0014457C" w:rsidRDefault="0039380D" w:rsidP="000D3E88">
            <w:pPr>
              <w:ind w:left="0"/>
            </w:pPr>
            <w:r w:rsidRPr="0014457C">
              <w:rPr>
                <w:rFonts w:hint="eastAsia"/>
              </w:rPr>
              <w:t>15</w:t>
            </w:r>
            <w:r w:rsidR="005B5417" w:rsidRPr="0014457C">
              <w:rPr>
                <w:rFonts w:hint="eastAsia"/>
              </w:rPr>
              <w:t>*4</w:t>
            </w:r>
          </w:p>
        </w:tc>
        <w:tc>
          <w:tcPr>
            <w:tcW w:w="1383" w:type="dxa"/>
          </w:tcPr>
          <w:p w14:paraId="1BD86D2D" w14:textId="48B8A663" w:rsidR="005B5417" w:rsidRPr="0014457C" w:rsidRDefault="0039380D" w:rsidP="000D3E88">
            <w:pPr>
              <w:ind w:left="0"/>
            </w:pPr>
            <w:r w:rsidRPr="0014457C">
              <w:rPr>
                <w:rFonts w:hint="eastAsia"/>
              </w:rPr>
              <w:t>15</w:t>
            </w:r>
            <w:r w:rsidR="005B5417" w:rsidRPr="0014457C">
              <w:rPr>
                <w:rFonts w:hint="eastAsia"/>
              </w:rPr>
              <w:t>*5</w:t>
            </w:r>
          </w:p>
        </w:tc>
      </w:tr>
      <w:tr w:rsidR="005B5417" w:rsidRPr="0014457C" w14:paraId="54C01293" w14:textId="77777777" w:rsidTr="000D3E88">
        <w:tc>
          <w:tcPr>
            <w:tcW w:w="1382" w:type="dxa"/>
          </w:tcPr>
          <w:p w14:paraId="4F3A9D5D" w14:textId="48BC5FD1" w:rsidR="005B5417" w:rsidRPr="0014457C" w:rsidRDefault="003C73E7" w:rsidP="000D3E88">
            <w:pPr>
              <w:ind w:left="0"/>
            </w:pPr>
            <w:r w:rsidRPr="0014457C">
              <w:rPr>
                <w:rFonts w:hint="eastAsia"/>
              </w:rPr>
              <w:t>最多可抵用</w:t>
            </w:r>
          </w:p>
        </w:tc>
        <w:tc>
          <w:tcPr>
            <w:tcW w:w="1382" w:type="dxa"/>
          </w:tcPr>
          <w:p w14:paraId="16B3E249" w14:textId="3D7305B4" w:rsidR="005B5417" w:rsidRPr="0014457C" w:rsidRDefault="0039380D" w:rsidP="000D3E88">
            <w:pPr>
              <w:ind w:left="0"/>
            </w:pPr>
            <w:r w:rsidRPr="0014457C">
              <w:rPr>
                <w:rFonts w:hint="eastAsia"/>
              </w:rPr>
              <w:t>5</w:t>
            </w:r>
          </w:p>
        </w:tc>
        <w:tc>
          <w:tcPr>
            <w:tcW w:w="1383" w:type="dxa"/>
          </w:tcPr>
          <w:p w14:paraId="0DFCDAC5" w14:textId="7F1AE600" w:rsidR="005B5417" w:rsidRPr="0014457C" w:rsidRDefault="0039380D" w:rsidP="000D3E88">
            <w:pPr>
              <w:ind w:left="0"/>
            </w:pPr>
            <w:r w:rsidRPr="0014457C">
              <w:rPr>
                <w:rFonts w:hint="eastAsia"/>
              </w:rPr>
              <w:t>10</w:t>
            </w:r>
          </w:p>
        </w:tc>
        <w:tc>
          <w:tcPr>
            <w:tcW w:w="1383" w:type="dxa"/>
          </w:tcPr>
          <w:p w14:paraId="38617FA6" w14:textId="11B9570E" w:rsidR="005B5417" w:rsidRPr="0014457C" w:rsidRDefault="0039380D" w:rsidP="000D3E88">
            <w:pPr>
              <w:ind w:left="0"/>
            </w:pPr>
            <w:r w:rsidRPr="0014457C">
              <w:rPr>
                <w:rFonts w:hint="eastAsia"/>
              </w:rPr>
              <w:t>15</w:t>
            </w:r>
          </w:p>
        </w:tc>
        <w:tc>
          <w:tcPr>
            <w:tcW w:w="1383" w:type="dxa"/>
          </w:tcPr>
          <w:p w14:paraId="0F6AD31B" w14:textId="554FC3D4" w:rsidR="005B5417" w:rsidRPr="0014457C" w:rsidRDefault="0039380D" w:rsidP="000D3E88">
            <w:pPr>
              <w:ind w:left="0"/>
            </w:pPr>
            <w:r w:rsidRPr="0014457C">
              <w:rPr>
                <w:rFonts w:hint="eastAsia"/>
              </w:rPr>
              <w:t>20</w:t>
            </w:r>
          </w:p>
        </w:tc>
        <w:tc>
          <w:tcPr>
            <w:tcW w:w="1383" w:type="dxa"/>
          </w:tcPr>
          <w:p w14:paraId="10317772" w14:textId="1F712AA7" w:rsidR="005B5417" w:rsidRPr="0014457C" w:rsidRDefault="0039380D" w:rsidP="000D3E88">
            <w:pPr>
              <w:ind w:left="0"/>
            </w:pPr>
            <w:r w:rsidRPr="0014457C">
              <w:rPr>
                <w:rFonts w:hint="eastAsia"/>
              </w:rPr>
              <w:t>30</w:t>
            </w:r>
          </w:p>
        </w:tc>
      </w:tr>
    </w:tbl>
    <w:p w14:paraId="11389CC1" w14:textId="77777777" w:rsidR="005B5417" w:rsidRPr="0014457C" w:rsidRDefault="005B5417" w:rsidP="005B5417"/>
    <w:p w14:paraId="0328CA49" w14:textId="14D84623" w:rsidR="003C73E7" w:rsidRPr="0014457C" w:rsidRDefault="003C73E7" w:rsidP="000F7953">
      <w:pPr>
        <w:pStyle w:val="a7"/>
        <w:numPr>
          <w:ilvl w:val="0"/>
          <w:numId w:val="30"/>
        </w:numPr>
      </w:pPr>
      <w:r w:rsidRPr="0014457C">
        <w:rPr>
          <w:rFonts w:hint="eastAsia"/>
        </w:rPr>
        <w:t>基于以上设置，平台送出680元大礼包，礼包</w:t>
      </w:r>
      <w:r w:rsidR="00A36F14" w:rsidRPr="0014457C">
        <w:rPr>
          <w:rFonts w:hint="eastAsia"/>
        </w:rPr>
        <w:t>内</w:t>
      </w:r>
      <w:r w:rsidRPr="0014457C">
        <w:rPr>
          <w:rFonts w:hint="eastAsia"/>
        </w:rPr>
        <w:t>为可抵用账户管理费优惠券</w:t>
      </w:r>
      <w:r w:rsidR="00A36F14" w:rsidRPr="0014457C">
        <w:rPr>
          <w:rFonts w:hint="eastAsia"/>
        </w:rPr>
        <w:t>组合，礼包</w:t>
      </w:r>
      <w:r w:rsidR="00CC35ED" w:rsidRPr="0014457C">
        <w:rPr>
          <w:rFonts w:hint="eastAsia"/>
        </w:rPr>
        <w:t>及</w:t>
      </w:r>
      <w:r w:rsidR="00A36F14" w:rsidRPr="0014457C">
        <w:rPr>
          <w:rFonts w:hint="eastAsia"/>
        </w:rPr>
        <w:t>优惠券列表如下</w:t>
      </w:r>
      <w:r w:rsidRPr="0014457C">
        <w:rPr>
          <w:rFonts w:hint="eastAsia"/>
        </w:rPr>
        <w:t>：</w:t>
      </w:r>
    </w:p>
    <w:p w14:paraId="6BD706D9" w14:textId="77777777" w:rsidR="00F32589" w:rsidRPr="0014457C" w:rsidRDefault="00F32589" w:rsidP="008327CD"/>
    <w:p w14:paraId="0E18364E" w14:textId="08738984" w:rsidR="008327CD" w:rsidRPr="0014457C" w:rsidRDefault="00F32589" w:rsidP="008327CD">
      <w:r w:rsidRPr="0014457C">
        <w:rPr>
          <w:rFonts w:hint="eastAsia"/>
        </w:rPr>
        <w:t>大</w:t>
      </w:r>
      <w:r w:rsidR="008327CD" w:rsidRPr="0014457C">
        <w:rPr>
          <w:rFonts w:hint="eastAsia"/>
        </w:rPr>
        <w:t>礼包</w:t>
      </w:r>
      <w:r w:rsidRPr="0014457C">
        <w:rPr>
          <w:rFonts w:hint="eastAsia"/>
        </w:rPr>
        <w:t>参数设置</w:t>
      </w:r>
      <w:r w:rsidR="008327CD" w:rsidRPr="0014457C">
        <w:rPr>
          <w:rFonts w:hint="eastAsia"/>
        </w:rPr>
        <w:t>如下</w:t>
      </w:r>
    </w:p>
    <w:tbl>
      <w:tblPr>
        <w:tblStyle w:val="af6"/>
        <w:tblW w:w="0" w:type="auto"/>
        <w:tblInd w:w="227" w:type="dxa"/>
        <w:tblLook w:val="04A0" w:firstRow="1" w:lastRow="0" w:firstColumn="1" w:lastColumn="0" w:noHBand="0" w:noVBand="1"/>
      </w:tblPr>
      <w:tblGrid>
        <w:gridCol w:w="2366"/>
        <w:gridCol w:w="2327"/>
        <w:gridCol w:w="2258"/>
      </w:tblGrid>
      <w:tr w:rsidR="00F32589" w:rsidRPr="0014457C" w14:paraId="0123A131" w14:textId="17747376" w:rsidTr="000D3E88">
        <w:tc>
          <w:tcPr>
            <w:tcW w:w="2366" w:type="dxa"/>
          </w:tcPr>
          <w:p w14:paraId="4A7D2145" w14:textId="4C7574E7" w:rsidR="00F32589" w:rsidRPr="0014457C" w:rsidRDefault="00F32589" w:rsidP="000D3E88">
            <w:pPr>
              <w:ind w:left="0"/>
            </w:pPr>
            <w:r w:rsidRPr="0014457C">
              <w:rPr>
                <w:rFonts w:hint="eastAsia"/>
              </w:rPr>
              <w:t>礼包</w:t>
            </w:r>
            <w:r w:rsidRPr="0014457C">
              <w:t>代码</w:t>
            </w:r>
          </w:p>
        </w:tc>
        <w:tc>
          <w:tcPr>
            <w:tcW w:w="2327" w:type="dxa"/>
          </w:tcPr>
          <w:p w14:paraId="3D723FAA" w14:textId="00A4D4BD" w:rsidR="00F32589" w:rsidRPr="0014457C" w:rsidRDefault="00F32589" w:rsidP="000D3E88">
            <w:pPr>
              <w:ind w:left="0"/>
            </w:pPr>
            <w:r w:rsidRPr="0014457C">
              <w:t>总金额</w:t>
            </w:r>
          </w:p>
        </w:tc>
        <w:tc>
          <w:tcPr>
            <w:tcW w:w="2258" w:type="dxa"/>
          </w:tcPr>
          <w:p w14:paraId="6301304D" w14:textId="77777777" w:rsidR="00F32589" w:rsidRPr="0014457C" w:rsidRDefault="00F32589" w:rsidP="000D3E88">
            <w:pPr>
              <w:ind w:left="0"/>
            </w:pPr>
            <w:r w:rsidRPr="0014457C">
              <w:rPr>
                <w:rFonts w:hint="eastAsia"/>
              </w:rPr>
              <w:t>有效期</w:t>
            </w:r>
          </w:p>
        </w:tc>
      </w:tr>
      <w:tr w:rsidR="00F32589" w:rsidRPr="0014457C" w14:paraId="5695BFB7" w14:textId="2763EDE2" w:rsidTr="000D3E88">
        <w:tc>
          <w:tcPr>
            <w:tcW w:w="2366" w:type="dxa"/>
          </w:tcPr>
          <w:p w14:paraId="28AC459D" w14:textId="237A4BED" w:rsidR="00F32589" w:rsidRPr="0014457C" w:rsidRDefault="00F32589" w:rsidP="000D3E88">
            <w:pPr>
              <w:ind w:left="0"/>
            </w:pPr>
            <w:r w:rsidRPr="0014457C">
              <w:rPr>
                <w:rFonts w:hint="eastAsia"/>
              </w:rPr>
              <w:lastRenderedPageBreak/>
              <w:t>N-001</w:t>
            </w:r>
          </w:p>
        </w:tc>
        <w:tc>
          <w:tcPr>
            <w:tcW w:w="2327" w:type="dxa"/>
          </w:tcPr>
          <w:p w14:paraId="73F771F2" w14:textId="41C0E2B3" w:rsidR="00F32589" w:rsidRPr="0014457C" w:rsidRDefault="00F32589" w:rsidP="000D3E88">
            <w:pPr>
              <w:ind w:left="0"/>
            </w:pPr>
            <w:r w:rsidRPr="0014457C">
              <w:rPr>
                <w:rFonts w:hint="eastAsia"/>
              </w:rPr>
              <w:t>680元</w:t>
            </w:r>
          </w:p>
        </w:tc>
        <w:tc>
          <w:tcPr>
            <w:tcW w:w="2258" w:type="dxa"/>
          </w:tcPr>
          <w:p w14:paraId="76DB4FEA" w14:textId="4A0C4527" w:rsidR="00F32589" w:rsidRPr="0014457C" w:rsidRDefault="002129E3" w:rsidP="000D3E88">
            <w:pPr>
              <w:ind w:left="0"/>
            </w:pPr>
            <w:r w:rsidRPr="0014457C">
              <w:rPr>
                <w:rFonts w:hint="eastAsia"/>
              </w:rPr>
              <w:t>1个月</w:t>
            </w:r>
          </w:p>
        </w:tc>
      </w:tr>
    </w:tbl>
    <w:p w14:paraId="536F31D1" w14:textId="77777777" w:rsidR="00F32589" w:rsidRPr="0014457C" w:rsidRDefault="00F32589" w:rsidP="007C2734"/>
    <w:p w14:paraId="5608D2FE" w14:textId="49A676D9" w:rsidR="002129E3" w:rsidRPr="0014457C" w:rsidRDefault="002129E3" w:rsidP="007C2734">
      <w:r w:rsidRPr="0014457C">
        <w:rPr>
          <w:rFonts w:hint="eastAsia"/>
        </w:rPr>
        <w:t>根据大礼包发送给用户的时间及礼包有效期，计算大礼包的到期日，到期日到了之后，</w:t>
      </w:r>
      <w:r w:rsidR="00917348" w:rsidRPr="0014457C">
        <w:rPr>
          <w:rFonts w:hint="eastAsia"/>
        </w:rPr>
        <w:t>用户</w:t>
      </w:r>
      <w:r w:rsidR="008401BE" w:rsidRPr="0014457C">
        <w:rPr>
          <w:rFonts w:hint="eastAsia"/>
        </w:rPr>
        <w:t>分享大礼包中的优惠券不能再被朋友圈朋友解开</w:t>
      </w:r>
    </w:p>
    <w:p w14:paraId="122A3ED9" w14:textId="77777777" w:rsidR="008401BE" w:rsidRPr="0014457C" w:rsidRDefault="008401BE" w:rsidP="007C2734"/>
    <w:p w14:paraId="58A3169F" w14:textId="43CF1C6C" w:rsidR="007C2734" w:rsidRPr="0014457C" w:rsidRDefault="008327CD" w:rsidP="007C2734">
      <w:r w:rsidRPr="0014457C">
        <w:rPr>
          <w:rFonts w:hint="eastAsia"/>
        </w:rPr>
        <w:t>优惠券列表如下</w:t>
      </w:r>
    </w:p>
    <w:tbl>
      <w:tblPr>
        <w:tblStyle w:val="af6"/>
        <w:tblW w:w="0" w:type="auto"/>
        <w:tblInd w:w="227" w:type="dxa"/>
        <w:tblLook w:val="04A0" w:firstRow="1" w:lastRow="0" w:firstColumn="1" w:lastColumn="0" w:noHBand="0" w:noVBand="1"/>
      </w:tblPr>
      <w:tblGrid>
        <w:gridCol w:w="2366"/>
        <w:gridCol w:w="2327"/>
        <w:gridCol w:w="2258"/>
        <w:gridCol w:w="2398"/>
      </w:tblGrid>
      <w:tr w:rsidR="00191896" w:rsidRPr="0014457C" w14:paraId="003B4232" w14:textId="77777777" w:rsidTr="00191896">
        <w:tc>
          <w:tcPr>
            <w:tcW w:w="2366" w:type="dxa"/>
          </w:tcPr>
          <w:p w14:paraId="11D858B4" w14:textId="4A533A69" w:rsidR="00191896" w:rsidRPr="0014457C" w:rsidRDefault="00191896" w:rsidP="008B06FD">
            <w:pPr>
              <w:ind w:left="0"/>
            </w:pPr>
            <w:r w:rsidRPr="0014457C">
              <w:t>优惠券金额</w:t>
            </w:r>
          </w:p>
        </w:tc>
        <w:tc>
          <w:tcPr>
            <w:tcW w:w="2327" w:type="dxa"/>
          </w:tcPr>
          <w:p w14:paraId="33CFBCD8" w14:textId="48782237" w:rsidR="00191896" w:rsidRPr="0014457C" w:rsidRDefault="00191896" w:rsidP="008B06FD">
            <w:pPr>
              <w:ind w:left="0"/>
            </w:pPr>
            <w:r w:rsidRPr="0014457C">
              <w:t>优惠券数量</w:t>
            </w:r>
          </w:p>
        </w:tc>
        <w:tc>
          <w:tcPr>
            <w:tcW w:w="2258" w:type="dxa"/>
          </w:tcPr>
          <w:p w14:paraId="2DD81A56" w14:textId="3E326952" w:rsidR="00191896" w:rsidRPr="0014457C" w:rsidRDefault="00191896" w:rsidP="008B06FD">
            <w:pPr>
              <w:ind w:left="0"/>
            </w:pPr>
            <w:r w:rsidRPr="0014457C">
              <w:rPr>
                <w:rFonts w:hint="eastAsia"/>
              </w:rPr>
              <w:t>有效期</w:t>
            </w:r>
          </w:p>
        </w:tc>
        <w:tc>
          <w:tcPr>
            <w:tcW w:w="2398" w:type="dxa"/>
          </w:tcPr>
          <w:p w14:paraId="438C80F0" w14:textId="6259E5F7" w:rsidR="00191896" w:rsidRPr="0014457C" w:rsidRDefault="00191896" w:rsidP="008B06FD">
            <w:pPr>
              <w:ind w:left="0"/>
            </w:pPr>
            <w:r w:rsidRPr="0014457C">
              <w:rPr>
                <w:rFonts w:hint="eastAsia"/>
              </w:rPr>
              <w:t>使用范围</w:t>
            </w:r>
          </w:p>
        </w:tc>
      </w:tr>
      <w:tr w:rsidR="00191896" w:rsidRPr="0014457C" w14:paraId="5C79BAA6" w14:textId="77777777" w:rsidTr="00191896">
        <w:tc>
          <w:tcPr>
            <w:tcW w:w="2366" w:type="dxa"/>
          </w:tcPr>
          <w:p w14:paraId="7C6724D1" w14:textId="090E1291" w:rsidR="00191896" w:rsidRPr="0014457C" w:rsidRDefault="00191896" w:rsidP="005B5417">
            <w:pPr>
              <w:ind w:left="0"/>
            </w:pPr>
            <w:r w:rsidRPr="0014457C">
              <w:rPr>
                <w:rFonts w:hint="eastAsia"/>
              </w:rPr>
              <w:t>10</w:t>
            </w:r>
          </w:p>
        </w:tc>
        <w:tc>
          <w:tcPr>
            <w:tcW w:w="2327" w:type="dxa"/>
          </w:tcPr>
          <w:p w14:paraId="1BFC7006" w14:textId="5DC9C150" w:rsidR="00191896" w:rsidRPr="0014457C" w:rsidRDefault="00191896" w:rsidP="005B5417">
            <w:pPr>
              <w:ind w:left="0"/>
            </w:pPr>
            <w:r w:rsidRPr="0014457C">
              <w:rPr>
                <w:rFonts w:hint="eastAsia"/>
              </w:rPr>
              <w:t>3</w:t>
            </w:r>
          </w:p>
        </w:tc>
        <w:tc>
          <w:tcPr>
            <w:tcW w:w="2258" w:type="dxa"/>
          </w:tcPr>
          <w:p w14:paraId="3156B858" w14:textId="29CCEACE" w:rsidR="00191896" w:rsidRPr="0014457C" w:rsidRDefault="00191896" w:rsidP="005B5417">
            <w:pPr>
              <w:ind w:left="0"/>
            </w:pPr>
          </w:p>
        </w:tc>
        <w:tc>
          <w:tcPr>
            <w:tcW w:w="2398" w:type="dxa"/>
            <w:vMerge w:val="restart"/>
          </w:tcPr>
          <w:p w14:paraId="3E624EE7" w14:textId="601C2CCA" w:rsidR="00191896" w:rsidRPr="0014457C" w:rsidRDefault="00191896" w:rsidP="005B5417">
            <w:pPr>
              <w:ind w:left="0"/>
            </w:pPr>
            <w:r w:rsidRPr="0014457C">
              <w:rPr>
                <w:rFonts w:hint="eastAsia"/>
              </w:rPr>
              <w:t>不同金额优惠券仅可用于不同配资方案中最多可抵用账户管理费笔优惠券金额大的配资交易中，如：30的优惠券可用于T+1方案中的3、4、5</w:t>
            </w:r>
            <w:r w:rsidR="006B7D90" w:rsidRPr="0014457C">
              <w:rPr>
                <w:rFonts w:hint="eastAsia"/>
              </w:rPr>
              <w:t>万三档配资方案。即不能全额抵扣。</w:t>
            </w:r>
          </w:p>
        </w:tc>
      </w:tr>
      <w:tr w:rsidR="00191896" w:rsidRPr="0014457C" w14:paraId="5097D0FC" w14:textId="77777777" w:rsidTr="00191896">
        <w:tc>
          <w:tcPr>
            <w:tcW w:w="2366" w:type="dxa"/>
          </w:tcPr>
          <w:p w14:paraId="44FA5E20" w14:textId="7BEB0509" w:rsidR="00191896" w:rsidRPr="0014457C" w:rsidRDefault="00191896" w:rsidP="005B5417">
            <w:pPr>
              <w:ind w:left="0"/>
            </w:pPr>
            <w:r w:rsidRPr="0014457C">
              <w:rPr>
                <w:rFonts w:hint="eastAsia"/>
              </w:rPr>
              <w:t>20</w:t>
            </w:r>
          </w:p>
        </w:tc>
        <w:tc>
          <w:tcPr>
            <w:tcW w:w="2327" w:type="dxa"/>
          </w:tcPr>
          <w:p w14:paraId="53F9DA13" w14:textId="200A0B0E" w:rsidR="00191896" w:rsidRPr="0014457C" w:rsidRDefault="00191896" w:rsidP="005B5417">
            <w:pPr>
              <w:ind w:left="0"/>
            </w:pPr>
            <w:r w:rsidRPr="0014457C">
              <w:rPr>
                <w:rFonts w:hint="eastAsia"/>
              </w:rPr>
              <w:t>3</w:t>
            </w:r>
          </w:p>
        </w:tc>
        <w:tc>
          <w:tcPr>
            <w:tcW w:w="2258" w:type="dxa"/>
          </w:tcPr>
          <w:p w14:paraId="577906D3" w14:textId="77777777" w:rsidR="00191896" w:rsidRPr="0014457C" w:rsidRDefault="00191896" w:rsidP="005B5417">
            <w:pPr>
              <w:ind w:left="0"/>
            </w:pPr>
          </w:p>
        </w:tc>
        <w:tc>
          <w:tcPr>
            <w:tcW w:w="2398" w:type="dxa"/>
            <w:vMerge/>
          </w:tcPr>
          <w:p w14:paraId="332FECAF" w14:textId="66EAC449" w:rsidR="00191896" w:rsidRPr="0014457C" w:rsidRDefault="00191896" w:rsidP="005B5417">
            <w:pPr>
              <w:ind w:left="0"/>
            </w:pPr>
          </w:p>
        </w:tc>
      </w:tr>
      <w:tr w:rsidR="00191896" w:rsidRPr="0014457C" w14:paraId="1E29F4FD" w14:textId="77777777" w:rsidTr="00191896">
        <w:tc>
          <w:tcPr>
            <w:tcW w:w="2366" w:type="dxa"/>
          </w:tcPr>
          <w:p w14:paraId="6B394476" w14:textId="022D2B9A" w:rsidR="00191896" w:rsidRPr="0014457C" w:rsidRDefault="00191896" w:rsidP="005B5417">
            <w:pPr>
              <w:ind w:left="0"/>
            </w:pPr>
            <w:r w:rsidRPr="0014457C">
              <w:rPr>
                <w:rFonts w:hint="eastAsia"/>
              </w:rPr>
              <w:t>30</w:t>
            </w:r>
          </w:p>
        </w:tc>
        <w:tc>
          <w:tcPr>
            <w:tcW w:w="2327" w:type="dxa"/>
          </w:tcPr>
          <w:p w14:paraId="0F0458CF" w14:textId="3C56EEA1" w:rsidR="00191896" w:rsidRPr="0014457C" w:rsidRDefault="00191896" w:rsidP="005B5417">
            <w:pPr>
              <w:ind w:left="0"/>
            </w:pPr>
            <w:r w:rsidRPr="0014457C">
              <w:rPr>
                <w:rFonts w:hint="eastAsia"/>
              </w:rPr>
              <w:t>3</w:t>
            </w:r>
          </w:p>
        </w:tc>
        <w:tc>
          <w:tcPr>
            <w:tcW w:w="2258" w:type="dxa"/>
          </w:tcPr>
          <w:p w14:paraId="1756ECC2" w14:textId="77777777" w:rsidR="00191896" w:rsidRPr="0014457C" w:rsidRDefault="00191896" w:rsidP="005B5417">
            <w:pPr>
              <w:ind w:left="0"/>
            </w:pPr>
          </w:p>
        </w:tc>
        <w:tc>
          <w:tcPr>
            <w:tcW w:w="2398" w:type="dxa"/>
            <w:vMerge/>
          </w:tcPr>
          <w:p w14:paraId="34CFACEE" w14:textId="5907B27B" w:rsidR="00191896" w:rsidRPr="0014457C" w:rsidRDefault="00191896" w:rsidP="005B5417">
            <w:pPr>
              <w:ind w:left="0"/>
            </w:pPr>
          </w:p>
        </w:tc>
      </w:tr>
      <w:tr w:rsidR="00191896" w:rsidRPr="0014457C" w14:paraId="25FE7FD8" w14:textId="77777777" w:rsidTr="00191896">
        <w:tc>
          <w:tcPr>
            <w:tcW w:w="2366" w:type="dxa"/>
          </w:tcPr>
          <w:p w14:paraId="4AA84F2C" w14:textId="19EE53B1" w:rsidR="00191896" w:rsidRPr="0014457C" w:rsidRDefault="00191896" w:rsidP="005B5417">
            <w:pPr>
              <w:ind w:left="0"/>
            </w:pPr>
            <w:r w:rsidRPr="0014457C">
              <w:rPr>
                <w:rFonts w:hint="eastAsia"/>
              </w:rPr>
              <w:t>50</w:t>
            </w:r>
          </w:p>
        </w:tc>
        <w:tc>
          <w:tcPr>
            <w:tcW w:w="2327" w:type="dxa"/>
          </w:tcPr>
          <w:p w14:paraId="35F22CD7" w14:textId="6E0D6875" w:rsidR="00191896" w:rsidRPr="0014457C" w:rsidRDefault="00191896" w:rsidP="005B5417">
            <w:pPr>
              <w:ind w:left="0"/>
            </w:pPr>
            <w:r w:rsidRPr="0014457C">
              <w:rPr>
                <w:rFonts w:hint="eastAsia"/>
              </w:rPr>
              <w:t>2</w:t>
            </w:r>
          </w:p>
        </w:tc>
        <w:tc>
          <w:tcPr>
            <w:tcW w:w="2258" w:type="dxa"/>
          </w:tcPr>
          <w:p w14:paraId="3EF20C81" w14:textId="77777777" w:rsidR="00191896" w:rsidRPr="0014457C" w:rsidRDefault="00191896" w:rsidP="005B5417">
            <w:pPr>
              <w:ind w:left="0"/>
            </w:pPr>
          </w:p>
        </w:tc>
        <w:tc>
          <w:tcPr>
            <w:tcW w:w="2398" w:type="dxa"/>
            <w:vMerge/>
          </w:tcPr>
          <w:p w14:paraId="26AF167D" w14:textId="7CC57A4E" w:rsidR="00191896" w:rsidRPr="0014457C" w:rsidRDefault="00191896" w:rsidP="005B5417">
            <w:pPr>
              <w:ind w:left="0"/>
            </w:pPr>
          </w:p>
        </w:tc>
      </w:tr>
      <w:tr w:rsidR="00191896" w:rsidRPr="0014457C" w14:paraId="65AF6160" w14:textId="77777777" w:rsidTr="00191896">
        <w:tc>
          <w:tcPr>
            <w:tcW w:w="2366" w:type="dxa"/>
          </w:tcPr>
          <w:p w14:paraId="2F7B516B" w14:textId="670D6F3D" w:rsidR="00191896" w:rsidRPr="0014457C" w:rsidRDefault="00191896" w:rsidP="005B5417">
            <w:pPr>
              <w:ind w:left="0"/>
            </w:pPr>
            <w:r w:rsidRPr="0014457C">
              <w:rPr>
                <w:rFonts w:hint="eastAsia"/>
              </w:rPr>
              <w:t>100</w:t>
            </w:r>
          </w:p>
        </w:tc>
        <w:tc>
          <w:tcPr>
            <w:tcW w:w="2327" w:type="dxa"/>
          </w:tcPr>
          <w:p w14:paraId="28EF4872" w14:textId="136D45C5" w:rsidR="00191896" w:rsidRPr="0014457C" w:rsidRDefault="00191896" w:rsidP="005B5417">
            <w:pPr>
              <w:ind w:left="0"/>
            </w:pPr>
            <w:r w:rsidRPr="0014457C">
              <w:rPr>
                <w:rFonts w:hint="eastAsia"/>
              </w:rPr>
              <w:t>2</w:t>
            </w:r>
          </w:p>
        </w:tc>
        <w:tc>
          <w:tcPr>
            <w:tcW w:w="2258" w:type="dxa"/>
          </w:tcPr>
          <w:p w14:paraId="4F4370AF" w14:textId="77777777" w:rsidR="00191896" w:rsidRPr="0014457C" w:rsidRDefault="00191896" w:rsidP="005B5417">
            <w:pPr>
              <w:ind w:left="0"/>
            </w:pPr>
          </w:p>
        </w:tc>
        <w:tc>
          <w:tcPr>
            <w:tcW w:w="2398" w:type="dxa"/>
            <w:vMerge/>
          </w:tcPr>
          <w:p w14:paraId="7EBAF755" w14:textId="66D6889A" w:rsidR="00191896" w:rsidRPr="0014457C" w:rsidRDefault="00191896" w:rsidP="005B5417">
            <w:pPr>
              <w:ind w:left="0"/>
            </w:pPr>
          </w:p>
        </w:tc>
      </w:tr>
      <w:tr w:rsidR="00191896" w:rsidRPr="0014457C" w14:paraId="6AA6E209" w14:textId="77777777" w:rsidTr="00191896">
        <w:tc>
          <w:tcPr>
            <w:tcW w:w="2366" w:type="dxa"/>
          </w:tcPr>
          <w:p w14:paraId="1437967D" w14:textId="09716203" w:rsidR="00191896" w:rsidRPr="0014457C" w:rsidRDefault="00191896" w:rsidP="005B5417">
            <w:pPr>
              <w:ind w:left="0"/>
            </w:pPr>
            <w:r w:rsidRPr="0014457C">
              <w:rPr>
                <w:rFonts w:hint="eastAsia"/>
              </w:rPr>
              <w:t>200</w:t>
            </w:r>
          </w:p>
        </w:tc>
        <w:tc>
          <w:tcPr>
            <w:tcW w:w="2327" w:type="dxa"/>
          </w:tcPr>
          <w:p w14:paraId="3395017E" w14:textId="621A5461" w:rsidR="00191896" w:rsidRPr="0014457C" w:rsidRDefault="00191896" w:rsidP="005B5417">
            <w:pPr>
              <w:ind w:left="0"/>
            </w:pPr>
            <w:r w:rsidRPr="0014457C">
              <w:rPr>
                <w:rFonts w:hint="eastAsia"/>
              </w:rPr>
              <w:t>1</w:t>
            </w:r>
          </w:p>
        </w:tc>
        <w:tc>
          <w:tcPr>
            <w:tcW w:w="2258" w:type="dxa"/>
          </w:tcPr>
          <w:p w14:paraId="5ABDCB70" w14:textId="77777777" w:rsidR="00191896" w:rsidRPr="0014457C" w:rsidRDefault="00191896" w:rsidP="005B5417">
            <w:pPr>
              <w:ind w:left="0"/>
            </w:pPr>
          </w:p>
        </w:tc>
        <w:tc>
          <w:tcPr>
            <w:tcW w:w="2398" w:type="dxa"/>
            <w:vMerge/>
          </w:tcPr>
          <w:p w14:paraId="76670E92" w14:textId="6946C343" w:rsidR="00191896" w:rsidRPr="0014457C" w:rsidRDefault="00191896" w:rsidP="005B5417">
            <w:pPr>
              <w:ind w:left="0"/>
            </w:pPr>
          </w:p>
        </w:tc>
      </w:tr>
    </w:tbl>
    <w:p w14:paraId="4DDC8090" w14:textId="77777777" w:rsidR="003C73E7" w:rsidRPr="0014457C" w:rsidRDefault="003C73E7" w:rsidP="005B5417"/>
    <w:p w14:paraId="3558986F" w14:textId="7570029E" w:rsidR="00EF6923" w:rsidRPr="0014457C" w:rsidRDefault="00EF6923" w:rsidP="005B5417">
      <w:r w:rsidRPr="0014457C">
        <w:rPr>
          <w:rFonts w:hint="eastAsia"/>
        </w:rPr>
        <w:t>在用户的优惠券账户中，记录用户的大礼包及礼包拆解进度，只要拆解的优惠券即可马上使用，使用时根据各张优惠券的解包时间加优惠券的有效期判断</w:t>
      </w:r>
      <w:r w:rsidR="000A1A95" w:rsidRPr="0014457C">
        <w:rPr>
          <w:rFonts w:hint="eastAsia"/>
        </w:rPr>
        <w:t>优惠券</w:t>
      </w:r>
      <w:r w:rsidR="00671953" w:rsidRPr="0014457C">
        <w:rPr>
          <w:rFonts w:hint="eastAsia"/>
        </w:rPr>
        <w:t>是否到期，如果已经到期则无法再使用</w:t>
      </w:r>
    </w:p>
    <w:p w14:paraId="16FA7D17" w14:textId="77777777" w:rsidR="00EF6923" w:rsidRPr="0014457C" w:rsidRDefault="00EF6923" w:rsidP="005B5417"/>
    <w:p w14:paraId="65C8BF82" w14:textId="635609BA" w:rsidR="00215503" w:rsidRPr="0014457C" w:rsidRDefault="00AE6692" w:rsidP="000F7953">
      <w:pPr>
        <w:pStyle w:val="a7"/>
        <w:numPr>
          <w:ilvl w:val="0"/>
          <w:numId w:val="30"/>
        </w:numPr>
      </w:pPr>
      <w:r w:rsidRPr="0014457C">
        <w:rPr>
          <w:rFonts w:hint="eastAsia"/>
        </w:rPr>
        <w:t>礼包</w:t>
      </w:r>
      <w:r w:rsidR="00215503" w:rsidRPr="0014457C">
        <w:rPr>
          <w:rFonts w:hint="eastAsia"/>
        </w:rPr>
        <w:t>分享</w:t>
      </w:r>
      <w:r w:rsidR="009D3D52" w:rsidRPr="0014457C">
        <w:rPr>
          <w:rFonts w:hint="eastAsia"/>
        </w:rPr>
        <w:t>：</w:t>
      </w:r>
    </w:p>
    <w:p w14:paraId="4076977F" w14:textId="6167C4BA" w:rsidR="00191896" w:rsidRPr="0014457C" w:rsidRDefault="00191896" w:rsidP="00215503">
      <w:pPr>
        <w:pStyle w:val="a7"/>
        <w:ind w:leftChars="270" w:left="648" w:firstLineChars="200" w:firstLine="480"/>
      </w:pPr>
      <w:r w:rsidRPr="0014457C">
        <w:rPr>
          <w:rFonts w:hint="eastAsia"/>
        </w:rPr>
        <w:t>用户将大礼包转发至朋友圈，朋友打开大礼包H5页面后，需要填写手机号及OTP注册码，填写提交成功后，随机解开以上大礼包中的任意一张优惠券，直到14张优惠券均被好友拆开，提示后续拆解大礼包好友已经拆解完成。</w:t>
      </w:r>
    </w:p>
    <w:p w14:paraId="05D812F6" w14:textId="138D2969" w:rsidR="00191896" w:rsidRPr="0014457C" w:rsidRDefault="00191896" w:rsidP="00215503">
      <w:pPr>
        <w:pStyle w:val="a7"/>
        <w:ind w:leftChars="270" w:left="648" w:firstLineChars="200" w:firstLine="480"/>
      </w:pPr>
      <w:r w:rsidRPr="0014457C">
        <w:rPr>
          <w:rFonts w:hint="eastAsia"/>
        </w:rPr>
        <w:t>点击该礼包</w:t>
      </w:r>
      <w:r w:rsidR="00215503" w:rsidRPr="0014457C">
        <w:rPr>
          <w:rFonts w:hint="eastAsia"/>
        </w:rPr>
        <w:t>的用户</w:t>
      </w:r>
      <w:r w:rsidRPr="0014457C">
        <w:rPr>
          <w:rFonts w:hint="eastAsia"/>
        </w:rPr>
        <w:t>无论是否参与拆解，都可以</w:t>
      </w:r>
      <w:r w:rsidR="00215503" w:rsidRPr="0014457C">
        <w:rPr>
          <w:rFonts w:hint="eastAsia"/>
        </w:rPr>
        <w:t>将该礼包分享出去由其他朋友解包获得优惠券，分享时需要用户填写手机号及验证码以获新</w:t>
      </w:r>
    </w:p>
    <w:p w14:paraId="41F10CE4" w14:textId="77777777" w:rsidR="00215503" w:rsidRPr="0014457C" w:rsidRDefault="00215503" w:rsidP="00215503">
      <w:pPr>
        <w:pStyle w:val="a7"/>
        <w:ind w:leftChars="270" w:left="648" w:firstLineChars="200" w:firstLine="480"/>
      </w:pPr>
    </w:p>
    <w:p w14:paraId="678D8FF0" w14:textId="76C014F6" w:rsidR="00191896" w:rsidRPr="0014457C" w:rsidRDefault="00191896" w:rsidP="000F7953">
      <w:pPr>
        <w:pStyle w:val="a7"/>
        <w:numPr>
          <w:ilvl w:val="0"/>
          <w:numId w:val="30"/>
        </w:numPr>
      </w:pPr>
      <w:r w:rsidRPr="0014457C">
        <w:rPr>
          <w:rFonts w:hint="eastAsia"/>
        </w:rPr>
        <w:t>礼包</w:t>
      </w:r>
      <w:r w:rsidR="00215503" w:rsidRPr="0014457C">
        <w:rPr>
          <w:rFonts w:hint="eastAsia"/>
        </w:rPr>
        <w:t>使用</w:t>
      </w:r>
    </w:p>
    <w:p w14:paraId="5E34E077" w14:textId="446BCB1F" w:rsidR="00AE6692" w:rsidRPr="0014457C" w:rsidRDefault="00215503" w:rsidP="005B5417">
      <w:r w:rsidRPr="0014457C">
        <w:rPr>
          <w:rFonts w:hint="eastAsia"/>
        </w:rPr>
        <w:t xml:space="preserve">        用户在每次配资的时候</w:t>
      </w:r>
      <w:r w:rsidR="006B7314" w:rsidRPr="0014457C">
        <w:rPr>
          <w:rFonts w:hint="eastAsia"/>
        </w:rPr>
        <w:t>，选择完配资方案并冻结相应保证金后，系统对用户扣收账户管理费，在扣费时按照以下原则自动选择一张优惠券抵扣用户账户管理费，并在配资成功后的提示页面告知用户实际扣减的账户管理费，为用户抵扣的账户管理费：</w:t>
      </w:r>
    </w:p>
    <w:p w14:paraId="56EDA38B" w14:textId="49CDD00D" w:rsidR="006B7314" w:rsidRPr="0014457C" w:rsidRDefault="006B7314" w:rsidP="005B5417">
      <w:r w:rsidRPr="0014457C">
        <w:rPr>
          <w:rFonts w:hint="eastAsia"/>
        </w:rPr>
        <w:t>1）、只能使用金额小于等于配资方案中的“最多可抵用“金额的优惠券</w:t>
      </w:r>
    </w:p>
    <w:p w14:paraId="77B36793" w14:textId="492B4248" w:rsidR="006B7314" w:rsidRPr="0014457C" w:rsidRDefault="006B7314" w:rsidP="005B5417">
      <w:r w:rsidRPr="0014457C">
        <w:rPr>
          <w:rFonts w:hint="eastAsia"/>
        </w:rPr>
        <w:t>2）、只能使用在有效期内的优惠券</w:t>
      </w:r>
    </w:p>
    <w:p w14:paraId="1B9A8F89" w14:textId="3888A72E" w:rsidR="006B7314" w:rsidRPr="0014457C" w:rsidRDefault="006B7314" w:rsidP="005B5417">
      <w:r w:rsidRPr="0014457C">
        <w:rPr>
          <w:rFonts w:hint="eastAsia"/>
        </w:rPr>
        <w:t>3）、有限使用快到期的可用优惠券</w:t>
      </w:r>
    </w:p>
    <w:p w14:paraId="6D826FD7" w14:textId="64DAB2E0" w:rsidR="006B7314" w:rsidRPr="0014457C" w:rsidRDefault="006B7314" w:rsidP="005B5417">
      <w:r w:rsidRPr="0014457C">
        <w:rPr>
          <w:rFonts w:hint="eastAsia"/>
        </w:rPr>
        <w:t>4）、同样到期时间下，优先使用金额大的可用优惠券</w:t>
      </w:r>
    </w:p>
    <w:p w14:paraId="167DB6A6" w14:textId="2285B3A4" w:rsidR="00E87A6A" w:rsidRPr="0014457C" w:rsidRDefault="00E87A6A" w:rsidP="005B5417">
      <w:r w:rsidRPr="0014457C">
        <w:rPr>
          <w:rFonts w:hint="eastAsia"/>
        </w:rPr>
        <w:t>以上条件需要从1至4逐条满足。</w:t>
      </w:r>
    </w:p>
    <w:p w14:paraId="7DA907AE" w14:textId="6FDFF2D3" w:rsidR="00C66148" w:rsidRPr="0014457C" w:rsidRDefault="00C66148" w:rsidP="00C66148">
      <w:pPr>
        <w:pStyle w:val="2"/>
        <w:rPr>
          <w:rFonts w:ascii="微软雅黑" w:hAnsi="微软雅黑"/>
        </w:rPr>
      </w:pPr>
      <w:bookmarkStart w:id="427" w:name="_Toc293477903"/>
      <w:r w:rsidRPr="0014457C">
        <w:rPr>
          <w:rFonts w:ascii="微软雅黑" w:hAnsi="微软雅黑" w:hint="eastAsia"/>
        </w:rPr>
        <w:t>附件</w:t>
      </w:r>
      <w:bookmarkEnd w:id="427"/>
    </w:p>
    <w:p w14:paraId="51EC0709" w14:textId="3FF6B473" w:rsidR="00C66148" w:rsidRPr="0014457C" w:rsidRDefault="005C4E5D" w:rsidP="00C66148">
      <w:pPr>
        <w:pStyle w:val="3"/>
        <w:rPr>
          <w:rFonts w:eastAsia="微软雅黑"/>
        </w:rPr>
      </w:pPr>
      <w:bookmarkStart w:id="428" w:name="_Toc293477904"/>
      <w:r w:rsidRPr="0014457C">
        <w:rPr>
          <w:rFonts w:eastAsia="微软雅黑" w:hint="eastAsia"/>
        </w:rPr>
        <w:t>华宝</w:t>
      </w:r>
      <w:r w:rsidR="00C66148" w:rsidRPr="0014457C">
        <w:rPr>
          <w:rFonts w:eastAsia="微软雅黑" w:hint="eastAsia"/>
        </w:rPr>
        <w:t>证券交割单格式</w:t>
      </w:r>
      <w:bookmarkEnd w:id="428"/>
    </w:p>
    <w:bookmarkStart w:id="429" w:name="_MON_1367219964"/>
    <w:bookmarkStart w:id="430" w:name="_MON_1367220003"/>
    <w:bookmarkStart w:id="431" w:name="_MON_1367220014"/>
    <w:bookmarkStart w:id="432" w:name="_MON_1367220065"/>
    <w:bookmarkStart w:id="433" w:name="_MON_1367090090"/>
    <w:bookmarkEnd w:id="429"/>
    <w:bookmarkEnd w:id="430"/>
    <w:bookmarkEnd w:id="431"/>
    <w:bookmarkEnd w:id="432"/>
    <w:bookmarkEnd w:id="433"/>
    <w:bookmarkStart w:id="434" w:name="_MON_1367214769"/>
    <w:bookmarkEnd w:id="434"/>
    <w:p w14:paraId="7C95596D" w14:textId="77777777" w:rsidR="0023698F" w:rsidRPr="0014457C" w:rsidRDefault="0014457C" w:rsidP="001B6623">
      <w:r w:rsidRPr="0014457C">
        <w:object w:dxaOrig="2480" w:dyaOrig="1040" w14:anchorId="1C94E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6pt;height:51.8pt" o:ole="">
            <v:imagedata r:id="rId28" o:title=""/>
          </v:shape>
          <o:OLEObject Type="Embed" ProgID="Excel.Sheet.8" ShapeID="_x0000_i1025" DrawAspect="Icon" ObjectID="_1367995182" r:id="rId29"/>
        </w:object>
      </w:r>
    </w:p>
    <w:sectPr w:rsidR="0023698F" w:rsidRPr="0014457C" w:rsidSect="003828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A3543B" w14:textId="77777777" w:rsidR="00A1454C" w:rsidRDefault="00A1454C">
      <w:pPr>
        <w:spacing w:after="0"/>
      </w:pPr>
      <w:r>
        <w:separator/>
      </w:r>
    </w:p>
  </w:endnote>
  <w:endnote w:type="continuationSeparator" w:id="0">
    <w:p w14:paraId="714C54F5" w14:textId="77777777" w:rsidR="00A1454C" w:rsidRDefault="00A145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仿宋体">
    <w:altName w:val="宋体"/>
    <w:panose1 w:val="00000000000000000000"/>
    <w:charset w:val="86"/>
    <w:family w:val="roman"/>
    <w:notTrueType/>
    <w:pitch w:val="variable"/>
    <w:sig w:usb0="00000001" w:usb1="080E0000" w:usb2="00000010" w:usb3="00000000" w:csb0="00040000" w:csb1="00000000"/>
  </w:font>
  <w:font w:name="Arial Narrow">
    <w:panose1 w:val="020B05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Futura Bk">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1D3657" w14:textId="77777777" w:rsidR="00A1454C" w:rsidRDefault="00A1454C" w:rsidP="00422277">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0FBA7D8D" w14:textId="77777777" w:rsidR="00A1454C" w:rsidRDefault="00A1454C" w:rsidP="00422277">
    <w:pPr>
      <w:pStyle w:val="a4"/>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95D711" w14:textId="77777777" w:rsidR="00A1454C" w:rsidRDefault="00A1454C">
    <w:pPr>
      <w:pStyle w:val="a4"/>
      <w:jc w:val="center"/>
    </w:pPr>
    <w:r>
      <w:fldChar w:fldCharType="begin"/>
    </w:r>
    <w:r>
      <w:instrText>PAGE   \* MERGEFORMAT</w:instrText>
    </w:r>
    <w:r>
      <w:fldChar w:fldCharType="separate"/>
    </w:r>
    <w:r w:rsidR="00610D17" w:rsidRPr="00610D17">
      <w:rPr>
        <w:noProof/>
        <w:lang w:val="zh-CN" w:eastAsia="zh-CN"/>
      </w:rPr>
      <w:t>44</w:t>
    </w:r>
    <w:r>
      <w:fldChar w:fldCharType="end"/>
    </w:r>
  </w:p>
  <w:p w14:paraId="37688849" w14:textId="77777777" w:rsidR="00A1454C" w:rsidRDefault="00A1454C" w:rsidP="00422277">
    <w:pPr>
      <w:pStyle w:val="a4"/>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ECD7D7" w14:textId="77777777" w:rsidR="00A1454C" w:rsidRDefault="00A1454C">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5712D" w14:textId="77777777" w:rsidR="00A1454C" w:rsidRDefault="00A1454C">
      <w:pPr>
        <w:spacing w:after="0"/>
      </w:pPr>
      <w:r>
        <w:separator/>
      </w:r>
    </w:p>
  </w:footnote>
  <w:footnote w:type="continuationSeparator" w:id="0">
    <w:p w14:paraId="2E3447F8" w14:textId="77777777" w:rsidR="00A1454C" w:rsidRDefault="00A1454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2B68D7" w14:textId="3527FE98" w:rsidR="00A1454C" w:rsidRDefault="00610D17">
    <w:pPr>
      <w:pStyle w:val="aa"/>
    </w:pPr>
    <w:r>
      <w:rPr>
        <w:noProof/>
      </w:rPr>
      <w:pict w14:anchorId="2C9A43C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377.3pt;height:188.65pt;rotation:315;z-index:-251655168;mso-wrap-edited:f;mso-position-horizontal:center;mso-position-horizontal-relative:margin;mso-position-vertical:center;mso-position-vertical-relative:margin" wrapcoords="20955 5142 17091 5142 16232 3428 15845 3085 15459 3771 14128 5057 12152 5057 11293 5142 11207 6857 11122 7285 11594 9514 11852 10114 8846 4714 8330 4028 8030 4542 4852 4542 4766 4885 4723 7457 2705 3685 2104 2914 1760 3685 1760 5400 1288 6599 343 6599 0 6942 214 7885 1159 10200 858 11485 257 12857 42 13628 128 14142 1588 18428 1803 18857 2018 19285 2104 19457 2662 19200 2748 19028 3907 19542 4895 17571 5238 16371 5496 14999 5668 13371 8416 18685 9318 18942 10177 18600 10477 17828 10606 17400 10778 15771 12367 18857 19066 18771 19495 19457 20139 19285 20225 19114 20225 15257 20311 14914 19281 11400 19366 11142 19238 10285 18980 8914 20526 11914 20869 12342 21428 11400 20569 8228 20998 8228 21084 8057 21127 7371 21127 5400 20955 5142" fillcolor="#d8d8d8 [2732]" stroked="f">
          <v:fill opacity="23592f"/>
          <v:textpath style="font-family:&quot;微软雅黑&quot;;font-size:1pt" string="机密"/>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5F20B0" w14:textId="12412C8A" w:rsidR="00A1454C" w:rsidRDefault="00610D17">
    <w:pPr>
      <w:pStyle w:val="aa"/>
    </w:pPr>
    <w:r>
      <w:rPr>
        <w:noProof/>
      </w:rPr>
      <w:pict w14:anchorId="5B81811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377.3pt;height:188.65pt;rotation:315;z-index:-251657216;mso-wrap-edited:f;mso-position-horizontal:center;mso-position-horizontal-relative:margin;mso-position-vertical:center;mso-position-vertical-relative:margin" wrapcoords="20955 5142 17091 5142 16232 3428 15845 3085 15459 3771 14128 5057 12152 5057 11293 5142 11207 6857 11122 7285 11594 9514 11852 10114 8846 4714 8330 4028 8030 4542 4852 4542 4766 4885 4723 7457 2705 3685 2104 2914 1760 3685 1760 5400 1288 6599 343 6599 0 6942 214 7885 1159 10200 858 11485 257 12857 42 13628 128 14142 1588 18428 1803 18857 2018 19285 2104 19457 2662 19200 2748 19028 3907 19542 4895 17571 5238 16371 5496 14999 5668 13371 8416 18685 9318 18942 10177 18600 10477 17828 10606 17400 10778 15771 12367 18857 19066 18771 19495 19457 20139 19285 20225 19114 20225 15257 20311 14914 19281 11400 19366 11142 19238 10285 18980 8914 20526 11914 20869 12342 21428 11400 20569 8228 20998 8228 21084 8057 21127 7371 21127 5400 20955 5142" fillcolor="#d8d8d8 [2732]" stroked="f">
          <v:fill opacity="23592f"/>
          <v:textpath style="font-family:&quot;微软雅黑&quot;;font-size:1pt" string="机密"/>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9E0B12" w14:textId="51631C92" w:rsidR="00A1454C" w:rsidRDefault="00610D17">
    <w:pPr>
      <w:pStyle w:val="aa"/>
    </w:pPr>
    <w:r>
      <w:rPr>
        <w:noProof/>
      </w:rPr>
      <w:pict w14:anchorId="030AD39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377.3pt;height:188.65pt;rotation:315;z-index:-251653120;mso-wrap-edited:f;mso-position-horizontal:center;mso-position-horizontal-relative:margin;mso-position-vertical:center;mso-position-vertical-relative:margin" wrapcoords="20955 5142 17091 5142 16232 3428 15845 3085 15459 3771 14128 5057 12152 5057 11293 5142 11207 6857 11122 7285 11594 9514 11852 10114 8846 4714 8330 4028 8030 4542 4852 4542 4766 4885 4723 7457 2705 3685 2104 2914 1760 3685 1760 5400 1288 6599 343 6599 0 6942 214 7885 1159 10200 858 11485 257 12857 42 13628 128 14142 1588 18428 1803 18857 2018 19285 2104 19457 2662 19200 2748 19028 3907 19542 4895 17571 5238 16371 5496 14999 5668 13371 8416 18685 9318 18942 10177 18600 10477 17828 10606 17400 10778 15771 12367 18857 19066 18771 19495 19457 20139 19285 20225 19114 20225 15257 20311 14914 19281 11400 19366 11142 19238 10285 18980 8914 20526 11914 20869 12342 21428 11400 20569 8228 20998 8228 21084 8057 21127 7371 21127 5400 20955 5142" fillcolor="#d8d8d8 [2732]" stroked="f">
          <v:fill opacity="23592f"/>
          <v:textpath style="font-family:&quot;微软雅黑&quot;;font-size:1pt" string="机密"/>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1F0D"/>
    <w:multiLevelType w:val="hybridMultilevel"/>
    <w:tmpl w:val="EFC0405A"/>
    <w:lvl w:ilvl="0" w:tplc="0409000B">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1">
    <w:nsid w:val="073A6724"/>
    <w:multiLevelType w:val="hybridMultilevel"/>
    <w:tmpl w:val="79D66608"/>
    <w:lvl w:ilvl="0" w:tplc="0409000B">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
    <w:nsid w:val="087C2774"/>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
    <w:nsid w:val="09AF1DB7"/>
    <w:multiLevelType w:val="singleLevel"/>
    <w:tmpl w:val="D8F6F6B4"/>
    <w:lvl w:ilvl="0">
      <w:start w:val="1"/>
      <w:numFmt w:val="bullet"/>
      <w:pStyle w:val="a"/>
      <w:lvlText w:val=""/>
      <w:lvlJc w:val="left"/>
      <w:pPr>
        <w:tabs>
          <w:tab w:val="num" w:pos="360"/>
        </w:tabs>
        <w:ind w:left="360" w:hanging="360"/>
      </w:pPr>
      <w:rPr>
        <w:rFonts w:ascii="Wingdings" w:hAnsi="Wingdings" w:hint="default"/>
        <w:sz w:val="28"/>
      </w:rPr>
    </w:lvl>
  </w:abstractNum>
  <w:abstractNum w:abstractNumId="4">
    <w:nsid w:val="0DE12795"/>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8E0E93"/>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6">
    <w:nsid w:val="12CC54B9"/>
    <w:multiLevelType w:val="hybridMultilevel"/>
    <w:tmpl w:val="1CFC4956"/>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7">
    <w:nsid w:val="131C45DE"/>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8">
    <w:nsid w:val="134C72C2"/>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B952D0"/>
    <w:multiLevelType w:val="hybridMultilevel"/>
    <w:tmpl w:val="83864394"/>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0">
    <w:nsid w:val="19050AA0"/>
    <w:multiLevelType w:val="hybridMultilevel"/>
    <w:tmpl w:val="9E049FCC"/>
    <w:lvl w:ilvl="0" w:tplc="E9483036">
      <w:start w:val="1"/>
      <w:numFmt w:val="decimal"/>
      <w:lvlText w:val="%1、"/>
      <w:lvlJc w:val="left"/>
      <w:pPr>
        <w:ind w:left="947" w:hanging="720"/>
      </w:pPr>
      <w:rPr>
        <w:rFonts w:hint="default"/>
        <w:color w:val="auto"/>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1">
    <w:nsid w:val="19115BC5"/>
    <w:multiLevelType w:val="hybridMultilevel"/>
    <w:tmpl w:val="C79416B0"/>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2">
    <w:nsid w:val="1EB7795D"/>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4813253"/>
    <w:multiLevelType w:val="hybridMultilevel"/>
    <w:tmpl w:val="A27E55AA"/>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4">
    <w:nsid w:val="281B5C43"/>
    <w:multiLevelType w:val="hybridMultilevel"/>
    <w:tmpl w:val="37DC567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nsid w:val="2BF1785B"/>
    <w:multiLevelType w:val="hybridMultilevel"/>
    <w:tmpl w:val="12A823CE"/>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16">
    <w:nsid w:val="2C0F0316"/>
    <w:multiLevelType w:val="hybridMultilevel"/>
    <w:tmpl w:val="CCA6B0F2"/>
    <w:lvl w:ilvl="0" w:tplc="04090001">
      <w:start w:val="1"/>
      <w:numFmt w:val="bullet"/>
      <w:lvlText w:val=""/>
      <w:lvlJc w:val="left"/>
      <w:pPr>
        <w:ind w:left="724" w:hanging="480"/>
      </w:pPr>
      <w:rPr>
        <w:rFonts w:ascii="Wingdings" w:hAnsi="Wingdings" w:hint="default"/>
      </w:rPr>
    </w:lvl>
    <w:lvl w:ilvl="1" w:tplc="04090003" w:tentative="1">
      <w:start w:val="1"/>
      <w:numFmt w:val="bullet"/>
      <w:lvlText w:val=""/>
      <w:lvlJc w:val="left"/>
      <w:pPr>
        <w:ind w:left="1204" w:hanging="480"/>
      </w:pPr>
      <w:rPr>
        <w:rFonts w:ascii="Wingdings" w:hAnsi="Wingdings" w:hint="default"/>
      </w:rPr>
    </w:lvl>
    <w:lvl w:ilvl="2" w:tplc="04090005" w:tentative="1">
      <w:start w:val="1"/>
      <w:numFmt w:val="bullet"/>
      <w:lvlText w:val=""/>
      <w:lvlJc w:val="left"/>
      <w:pPr>
        <w:ind w:left="1684" w:hanging="480"/>
      </w:pPr>
      <w:rPr>
        <w:rFonts w:ascii="Wingdings" w:hAnsi="Wingdings" w:hint="default"/>
      </w:rPr>
    </w:lvl>
    <w:lvl w:ilvl="3" w:tplc="04090001" w:tentative="1">
      <w:start w:val="1"/>
      <w:numFmt w:val="bullet"/>
      <w:lvlText w:val=""/>
      <w:lvlJc w:val="left"/>
      <w:pPr>
        <w:ind w:left="2164" w:hanging="480"/>
      </w:pPr>
      <w:rPr>
        <w:rFonts w:ascii="Wingdings" w:hAnsi="Wingdings" w:hint="default"/>
      </w:rPr>
    </w:lvl>
    <w:lvl w:ilvl="4" w:tplc="04090003" w:tentative="1">
      <w:start w:val="1"/>
      <w:numFmt w:val="bullet"/>
      <w:lvlText w:val=""/>
      <w:lvlJc w:val="left"/>
      <w:pPr>
        <w:ind w:left="2644" w:hanging="480"/>
      </w:pPr>
      <w:rPr>
        <w:rFonts w:ascii="Wingdings" w:hAnsi="Wingdings" w:hint="default"/>
      </w:rPr>
    </w:lvl>
    <w:lvl w:ilvl="5" w:tplc="04090005" w:tentative="1">
      <w:start w:val="1"/>
      <w:numFmt w:val="bullet"/>
      <w:lvlText w:val=""/>
      <w:lvlJc w:val="left"/>
      <w:pPr>
        <w:ind w:left="3124" w:hanging="480"/>
      </w:pPr>
      <w:rPr>
        <w:rFonts w:ascii="Wingdings" w:hAnsi="Wingdings" w:hint="default"/>
      </w:rPr>
    </w:lvl>
    <w:lvl w:ilvl="6" w:tplc="04090001" w:tentative="1">
      <w:start w:val="1"/>
      <w:numFmt w:val="bullet"/>
      <w:lvlText w:val=""/>
      <w:lvlJc w:val="left"/>
      <w:pPr>
        <w:ind w:left="3604" w:hanging="480"/>
      </w:pPr>
      <w:rPr>
        <w:rFonts w:ascii="Wingdings" w:hAnsi="Wingdings" w:hint="default"/>
      </w:rPr>
    </w:lvl>
    <w:lvl w:ilvl="7" w:tplc="04090003" w:tentative="1">
      <w:start w:val="1"/>
      <w:numFmt w:val="bullet"/>
      <w:lvlText w:val=""/>
      <w:lvlJc w:val="left"/>
      <w:pPr>
        <w:ind w:left="4084" w:hanging="480"/>
      </w:pPr>
      <w:rPr>
        <w:rFonts w:ascii="Wingdings" w:hAnsi="Wingdings" w:hint="default"/>
      </w:rPr>
    </w:lvl>
    <w:lvl w:ilvl="8" w:tplc="04090005" w:tentative="1">
      <w:start w:val="1"/>
      <w:numFmt w:val="bullet"/>
      <w:lvlText w:val=""/>
      <w:lvlJc w:val="left"/>
      <w:pPr>
        <w:ind w:left="4564" w:hanging="480"/>
      </w:pPr>
      <w:rPr>
        <w:rFonts w:ascii="Wingdings" w:hAnsi="Wingdings" w:hint="default"/>
      </w:rPr>
    </w:lvl>
  </w:abstractNum>
  <w:abstractNum w:abstractNumId="17">
    <w:nsid w:val="338C3EE4"/>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8">
    <w:nsid w:val="35140296"/>
    <w:multiLevelType w:val="hybridMultilevel"/>
    <w:tmpl w:val="4FD62F24"/>
    <w:lvl w:ilvl="0" w:tplc="3ADA2A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384C6C"/>
    <w:multiLevelType w:val="hybridMultilevel"/>
    <w:tmpl w:val="38684E6A"/>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0">
    <w:nsid w:val="3B14348C"/>
    <w:multiLevelType w:val="multilevel"/>
    <w:tmpl w:val="FC02888A"/>
    <w:lvl w:ilvl="0">
      <w:start w:val="1"/>
      <w:numFmt w:val="decimal"/>
      <w:pStyle w:val="1"/>
      <w:lvlText w:val="%1."/>
      <w:lvlJc w:val="left"/>
      <w:pPr>
        <w:ind w:left="360" w:hanging="360"/>
      </w:pPr>
      <w:rPr>
        <w:rFonts w:hint="eastAsia"/>
      </w:rPr>
    </w:lvl>
    <w:lvl w:ilvl="1">
      <w:start w:val="1"/>
      <w:numFmt w:val="decimal"/>
      <w:pStyle w:val="2"/>
      <w:suff w:val="space"/>
      <w:lvlText w:val="%1.%2"/>
      <w:lvlJc w:val="left"/>
      <w:pPr>
        <w:ind w:left="425" w:firstLine="0"/>
      </w:pPr>
      <w:rPr>
        <w:rFonts w:hint="eastAsia"/>
      </w:rPr>
    </w:lvl>
    <w:lvl w:ilvl="2">
      <w:start w:val="1"/>
      <w:numFmt w:val="decimal"/>
      <w:pStyle w:val="3"/>
      <w:suff w:val="space"/>
      <w:lvlText w:val="%1.%2.%3"/>
      <w:lvlJc w:val="left"/>
      <w:pPr>
        <w:ind w:left="284" w:firstLine="17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pStyle w:val="6"/>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1">
    <w:nsid w:val="3E161526"/>
    <w:multiLevelType w:val="hybridMultilevel"/>
    <w:tmpl w:val="2E6654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14C458D"/>
    <w:multiLevelType w:val="hybridMultilevel"/>
    <w:tmpl w:val="E42AAC4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42E173B9"/>
    <w:multiLevelType w:val="hybridMultilevel"/>
    <w:tmpl w:val="69D6BABA"/>
    <w:lvl w:ilvl="0" w:tplc="965E0A4C">
      <w:start w:val="1"/>
      <w:numFmt w:val="decimal"/>
      <w:lvlText w:val="%1、"/>
      <w:lvlJc w:val="left"/>
      <w:pPr>
        <w:ind w:left="947" w:hanging="720"/>
      </w:pPr>
      <w:rPr>
        <w:rFonts w:hint="default"/>
      </w:rPr>
    </w:lvl>
    <w:lvl w:ilvl="1" w:tplc="FCAE3574">
      <w:start w:val="1"/>
      <w:numFmt w:val="decimal"/>
      <w:lvlText w:val="%2）"/>
      <w:lvlJc w:val="left"/>
      <w:pPr>
        <w:ind w:left="1367" w:hanging="720"/>
      </w:pPr>
      <w:rPr>
        <w:rFonts w:hint="default"/>
      </w:r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4">
    <w:nsid w:val="44E65F33"/>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5">
    <w:nsid w:val="47C76093"/>
    <w:multiLevelType w:val="hybridMultilevel"/>
    <w:tmpl w:val="7EF866BA"/>
    <w:lvl w:ilvl="0" w:tplc="04090001">
      <w:start w:val="1"/>
      <w:numFmt w:val="bullet"/>
      <w:lvlText w:val=""/>
      <w:lvlJc w:val="left"/>
      <w:pPr>
        <w:ind w:left="724" w:hanging="48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6">
    <w:nsid w:val="531813BA"/>
    <w:multiLevelType w:val="hybridMultilevel"/>
    <w:tmpl w:val="08D6346A"/>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27">
    <w:nsid w:val="56D32AFD"/>
    <w:multiLevelType w:val="hybridMultilevel"/>
    <w:tmpl w:val="D31EC2B2"/>
    <w:lvl w:ilvl="0" w:tplc="0409000B">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8">
    <w:nsid w:val="58EF1D2C"/>
    <w:multiLevelType w:val="hybridMultilevel"/>
    <w:tmpl w:val="FEFCD34A"/>
    <w:lvl w:ilvl="0" w:tplc="0409000F">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29">
    <w:nsid w:val="5C200832"/>
    <w:multiLevelType w:val="hybridMultilevel"/>
    <w:tmpl w:val="49EEC6CC"/>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0">
    <w:nsid w:val="65A11B87"/>
    <w:multiLevelType w:val="hybridMultilevel"/>
    <w:tmpl w:val="814A89E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nsid w:val="676F5B5C"/>
    <w:multiLevelType w:val="hybridMultilevel"/>
    <w:tmpl w:val="5B38F0E2"/>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2">
    <w:nsid w:val="6EDA69F0"/>
    <w:multiLevelType w:val="hybridMultilevel"/>
    <w:tmpl w:val="C3E22C5C"/>
    <w:lvl w:ilvl="0" w:tplc="04090011">
      <w:start w:val="1"/>
      <w:numFmt w:val="decimal"/>
      <w:lvlText w:val="%1)"/>
      <w:lvlJc w:val="left"/>
      <w:pPr>
        <w:ind w:left="887" w:hanging="420"/>
      </w:pPr>
    </w:lvl>
    <w:lvl w:ilvl="1" w:tplc="04090019" w:tentative="1">
      <w:start w:val="1"/>
      <w:numFmt w:val="lowerLetter"/>
      <w:lvlText w:val="%2)"/>
      <w:lvlJc w:val="left"/>
      <w:pPr>
        <w:ind w:left="1307" w:hanging="420"/>
      </w:pPr>
    </w:lvl>
    <w:lvl w:ilvl="2" w:tplc="0409001B" w:tentative="1">
      <w:start w:val="1"/>
      <w:numFmt w:val="lowerRoman"/>
      <w:lvlText w:val="%3."/>
      <w:lvlJc w:val="right"/>
      <w:pPr>
        <w:ind w:left="1727" w:hanging="420"/>
      </w:pPr>
    </w:lvl>
    <w:lvl w:ilvl="3" w:tplc="0409000F" w:tentative="1">
      <w:start w:val="1"/>
      <w:numFmt w:val="decimal"/>
      <w:lvlText w:val="%4."/>
      <w:lvlJc w:val="left"/>
      <w:pPr>
        <w:ind w:left="2147" w:hanging="420"/>
      </w:pPr>
    </w:lvl>
    <w:lvl w:ilvl="4" w:tplc="04090019" w:tentative="1">
      <w:start w:val="1"/>
      <w:numFmt w:val="lowerLetter"/>
      <w:lvlText w:val="%5)"/>
      <w:lvlJc w:val="left"/>
      <w:pPr>
        <w:ind w:left="2567" w:hanging="420"/>
      </w:pPr>
    </w:lvl>
    <w:lvl w:ilvl="5" w:tplc="0409001B" w:tentative="1">
      <w:start w:val="1"/>
      <w:numFmt w:val="lowerRoman"/>
      <w:lvlText w:val="%6."/>
      <w:lvlJc w:val="right"/>
      <w:pPr>
        <w:ind w:left="2987" w:hanging="420"/>
      </w:pPr>
    </w:lvl>
    <w:lvl w:ilvl="6" w:tplc="0409000F" w:tentative="1">
      <w:start w:val="1"/>
      <w:numFmt w:val="decimal"/>
      <w:lvlText w:val="%7."/>
      <w:lvlJc w:val="left"/>
      <w:pPr>
        <w:ind w:left="3407" w:hanging="420"/>
      </w:pPr>
    </w:lvl>
    <w:lvl w:ilvl="7" w:tplc="04090019" w:tentative="1">
      <w:start w:val="1"/>
      <w:numFmt w:val="lowerLetter"/>
      <w:lvlText w:val="%8)"/>
      <w:lvlJc w:val="left"/>
      <w:pPr>
        <w:ind w:left="3827" w:hanging="420"/>
      </w:pPr>
    </w:lvl>
    <w:lvl w:ilvl="8" w:tplc="0409001B" w:tentative="1">
      <w:start w:val="1"/>
      <w:numFmt w:val="lowerRoman"/>
      <w:lvlText w:val="%9."/>
      <w:lvlJc w:val="right"/>
      <w:pPr>
        <w:ind w:left="4247" w:hanging="420"/>
      </w:pPr>
    </w:lvl>
  </w:abstractNum>
  <w:abstractNum w:abstractNumId="33">
    <w:nsid w:val="6F7C422A"/>
    <w:multiLevelType w:val="hybridMultilevel"/>
    <w:tmpl w:val="9318A7AE"/>
    <w:lvl w:ilvl="0" w:tplc="1CC066EA">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4">
    <w:nsid w:val="7028705B"/>
    <w:multiLevelType w:val="hybridMultilevel"/>
    <w:tmpl w:val="5FC8DBDA"/>
    <w:lvl w:ilvl="0" w:tplc="04090011">
      <w:start w:val="1"/>
      <w:numFmt w:val="decimal"/>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5">
    <w:nsid w:val="71FE797E"/>
    <w:multiLevelType w:val="hybridMultilevel"/>
    <w:tmpl w:val="356CBE2C"/>
    <w:lvl w:ilvl="0" w:tplc="7B223360">
      <w:start w:val="1"/>
      <w:numFmt w:val="decimal"/>
      <w:lvlText w:val="%1、"/>
      <w:lvlJc w:val="left"/>
      <w:pPr>
        <w:ind w:left="947" w:hanging="720"/>
      </w:pPr>
      <w:rPr>
        <w:rFonts w:hint="default"/>
      </w:r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36">
    <w:nsid w:val="72446253"/>
    <w:multiLevelType w:val="hybridMultilevel"/>
    <w:tmpl w:val="A9582566"/>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7">
    <w:nsid w:val="73960ED4"/>
    <w:multiLevelType w:val="hybridMultilevel"/>
    <w:tmpl w:val="339E9BC0"/>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38">
    <w:nsid w:val="753547BF"/>
    <w:multiLevelType w:val="hybridMultilevel"/>
    <w:tmpl w:val="FC4694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6656289"/>
    <w:multiLevelType w:val="hybridMultilevel"/>
    <w:tmpl w:val="C1988F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nsid w:val="7B570826"/>
    <w:multiLevelType w:val="hybridMultilevel"/>
    <w:tmpl w:val="8F1E18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F02A4A"/>
    <w:multiLevelType w:val="hybridMultilevel"/>
    <w:tmpl w:val="A5702490"/>
    <w:lvl w:ilvl="0" w:tplc="04090011">
      <w:start w:val="1"/>
      <w:numFmt w:val="decimal"/>
      <w:lvlText w:val="%1)"/>
      <w:lvlJc w:val="left"/>
      <w:pPr>
        <w:ind w:left="1067" w:hanging="420"/>
      </w:pPr>
    </w:lvl>
    <w:lvl w:ilvl="1" w:tplc="04090019" w:tentative="1">
      <w:start w:val="1"/>
      <w:numFmt w:val="lowerLetter"/>
      <w:lvlText w:val="%2)"/>
      <w:lvlJc w:val="left"/>
      <w:pPr>
        <w:ind w:left="1487" w:hanging="420"/>
      </w:pPr>
    </w:lvl>
    <w:lvl w:ilvl="2" w:tplc="0409001B" w:tentative="1">
      <w:start w:val="1"/>
      <w:numFmt w:val="lowerRoman"/>
      <w:lvlText w:val="%3."/>
      <w:lvlJc w:val="right"/>
      <w:pPr>
        <w:ind w:left="1907" w:hanging="420"/>
      </w:pPr>
    </w:lvl>
    <w:lvl w:ilvl="3" w:tplc="0409000F" w:tentative="1">
      <w:start w:val="1"/>
      <w:numFmt w:val="decimal"/>
      <w:lvlText w:val="%4."/>
      <w:lvlJc w:val="left"/>
      <w:pPr>
        <w:ind w:left="2327" w:hanging="420"/>
      </w:pPr>
    </w:lvl>
    <w:lvl w:ilvl="4" w:tplc="04090019" w:tentative="1">
      <w:start w:val="1"/>
      <w:numFmt w:val="lowerLetter"/>
      <w:lvlText w:val="%5)"/>
      <w:lvlJc w:val="left"/>
      <w:pPr>
        <w:ind w:left="2747" w:hanging="420"/>
      </w:pPr>
    </w:lvl>
    <w:lvl w:ilvl="5" w:tplc="0409001B" w:tentative="1">
      <w:start w:val="1"/>
      <w:numFmt w:val="lowerRoman"/>
      <w:lvlText w:val="%6."/>
      <w:lvlJc w:val="right"/>
      <w:pPr>
        <w:ind w:left="3167" w:hanging="420"/>
      </w:pPr>
    </w:lvl>
    <w:lvl w:ilvl="6" w:tplc="0409000F" w:tentative="1">
      <w:start w:val="1"/>
      <w:numFmt w:val="decimal"/>
      <w:lvlText w:val="%7."/>
      <w:lvlJc w:val="left"/>
      <w:pPr>
        <w:ind w:left="3587" w:hanging="420"/>
      </w:pPr>
    </w:lvl>
    <w:lvl w:ilvl="7" w:tplc="04090019" w:tentative="1">
      <w:start w:val="1"/>
      <w:numFmt w:val="lowerLetter"/>
      <w:lvlText w:val="%8)"/>
      <w:lvlJc w:val="left"/>
      <w:pPr>
        <w:ind w:left="4007" w:hanging="420"/>
      </w:pPr>
    </w:lvl>
    <w:lvl w:ilvl="8" w:tplc="0409001B" w:tentative="1">
      <w:start w:val="1"/>
      <w:numFmt w:val="lowerRoman"/>
      <w:lvlText w:val="%9."/>
      <w:lvlJc w:val="right"/>
      <w:pPr>
        <w:ind w:left="4427" w:hanging="420"/>
      </w:pPr>
    </w:lvl>
  </w:abstractNum>
  <w:abstractNum w:abstractNumId="42">
    <w:nsid w:val="7E2C2C99"/>
    <w:multiLevelType w:val="hybridMultilevel"/>
    <w:tmpl w:val="5F1E58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0"/>
  </w:num>
  <w:num w:numId="2">
    <w:abstractNumId w:val="3"/>
  </w:num>
  <w:num w:numId="3">
    <w:abstractNumId w:val="19"/>
  </w:num>
  <w:num w:numId="4">
    <w:abstractNumId w:val="23"/>
  </w:num>
  <w:num w:numId="5">
    <w:abstractNumId w:val="2"/>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7"/>
  </w:num>
  <w:num w:numId="9">
    <w:abstractNumId w:val="1"/>
  </w:num>
  <w:num w:numId="10">
    <w:abstractNumId w:val="33"/>
  </w:num>
  <w:num w:numId="11">
    <w:abstractNumId w:val="35"/>
  </w:num>
  <w:num w:numId="12">
    <w:abstractNumId w:val="18"/>
  </w:num>
  <w:num w:numId="13">
    <w:abstractNumId w:val="5"/>
  </w:num>
  <w:num w:numId="14">
    <w:abstractNumId w:val="7"/>
  </w:num>
  <w:num w:numId="15">
    <w:abstractNumId w:val="10"/>
  </w:num>
  <w:num w:numId="16">
    <w:abstractNumId w:val="6"/>
  </w:num>
  <w:num w:numId="17">
    <w:abstractNumId w:val="40"/>
  </w:num>
  <w:num w:numId="18">
    <w:abstractNumId w:val="41"/>
  </w:num>
  <w:num w:numId="19">
    <w:abstractNumId w:val="32"/>
  </w:num>
  <w:num w:numId="20">
    <w:abstractNumId w:val="34"/>
  </w:num>
  <w:num w:numId="21">
    <w:abstractNumId w:val="4"/>
  </w:num>
  <w:num w:numId="22">
    <w:abstractNumId w:val="14"/>
  </w:num>
  <w:num w:numId="23">
    <w:abstractNumId w:val="38"/>
  </w:num>
  <w:num w:numId="24">
    <w:abstractNumId w:val="22"/>
  </w:num>
  <w:num w:numId="25">
    <w:abstractNumId w:val="12"/>
  </w:num>
  <w:num w:numId="26">
    <w:abstractNumId w:val="24"/>
  </w:num>
  <w:num w:numId="27">
    <w:abstractNumId w:val="28"/>
  </w:num>
  <w:num w:numId="28">
    <w:abstractNumId w:val="21"/>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11"/>
  </w:num>
  <w:num w:numId="32">
    <w:abstractNumId w:val="26"/>
  </w:num>
  <w:num w:numId="33">
    <w:abstractNumId w:val="15"/>
  </w:num>
  <w:num w:numId="34">
    <w:abstractNumId w:val="9"/>
  </w:num>
  <w:num w:numId="35">
    <w:abstractNumId w:val="13"/>
  </w:num>
  <w:num w:numId="36">
    <w:abstractNumId w:val="16"/>
  </w:num>
  <w:num w:numId="37">
    <w:abstractNumId w:val="25"/>
  </w:num>
  <w:num w:numId="38">
    <w:abstractNumId w:val="37"/>
  </w:num>
  <w:num w:numId="39">
    <w:abstractNumId w:val="36"/>
  </w:num>
  <w:num w:numId="40">
    <w:abstractNumId w:val="42"/>
  </w:num>
  <w:num w:numId="41">
    <w:abstractNumId w:val="31"/>
  </w:num>
  <w:num w:numId="42">
    <w:abstractNumId w:val="29"/>
  </w:num>
  <w:num w:numId="43">
    <w:abstractNumId w:val="30"/>
  </w:num>
  <w:num w:numId="44">
    <w:abstractNumId w:val="39"/>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oNotDisplayPageBoundaries/>
  <w:bordersDoNotSurroundHeader/>
  <w:bordersDoNotSurroundFooter/>
  <w:proofState w:grammar="clean"/>
  <w:trackRevision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D7A"/>
    <w:rsid w:val="0000012C"/>
    <w:rsid w:val="00002BDC"/>
    <w:rsid w:val="00002CB0"/>
    <w:rsid w:val="00002E3D"/>
    <w:rsid w:val="00003B25"/>
    <w:rsid w:val="00004D9C"/>
    <w:rsid w:val="00005218"/>
    <w:rsid w:val="00005EBF"/>
    <w:rsid w:val="00010A0F"/>
    <w:rsid w:val="00011A35"/>
    <w:rsid w:val="00012C90"/>
    <w:rsid w:val="00012D58"/>
    <w:rsid w:val="000206C0"/>
    <w:rsid w:val="00020744"/>
    <w:rsid w:val="00022B20"/>
    <w:rsid w:val="00024B45"/>
    <w:rsid w:val="0002624B"/>
    <w:rsid w:val="00027104"/>
    <w:rsid w:val="00030205"/>
    <w:rsid w:val="00030F9E"/>
    <w:rsid w:val="00033D45"/>
    <w:rsid w:val="00037559"/>
    <w:rsid w:val="0004107E"/>
    <w:rsid w:val="00041504"/>
    <w:rsid w:val="00043BA4"/>
    <w:rsid w:val="00044FB7"/>
    <w:rsid w:val="000469E1"/>
    <w:rsid w:val="00050979"/>
    <w:rsid w:val="00050EEB"/>
    <w:rsid w:val="000523FB"/>
    <w:rsid w:val="00055101"/>
    <w:rsid w:val="00057A18"/>
    <w:rsid w:val="0006156E"/>
    <w:rsid w:val="000617C6"/>
    <w:rsid w:val="00061FB7"/>
    <w:rsid w:val="0006359E"/>
    <w:rsid w:val="000641FC"/>
    <w:rsid w:val="00064869"/>
    <w:rsid w:val="00070D6B"/>
    <w:rsid w:val="000711B5"/>
    <w:rsid w:val="000712E6"/>
    <w:rsid w:val="00074C55"/>
    <w:rsid w:val="00076B50"/>
    <w:rsid w:val="00077CF3"/>
    <w:rsid w:val="00080370"/>
    <w:rsid w:val="00080BFA"/>
    <w:rsid w:val="00080F20"/>
    <w:rsid w:val="00081277"/>
    <w:rsid w:val="0008191F"/>
    <w:rsid w:val="00082494"/>
    <w:rsid w:val="00082840"/>
    <w:rsid w:val="00084337"/>
    <w:rsid w:val="00085A01"/>
    <w:rsid w:val="00087295"/>
    <w:rsid w:val="000917B9"/>
    <w:rsid w:val="00092FF7"/>
    <w:rsid w:val="000938AE"/>
    <w:rsid w:val="000950F7"/>
    <w:rsid w:val="0009658A"/>
    <w:rsid w:val="000965A1"/>
    <w:rsid w:val="000A0255"/>
    <w:rsid w:val="000A0773"/>
    <w:rsid w:val="000A19A6"/>
    <w:rsid w:val="000A1A95"/>
    <w:rsid w:val="000A1B5D"/>
    <w:rsid w:val="000A23A6"/>
    <w:rsid w:val="000A2B1F"/>
    <w:rsid w:val="000A51B7"/>
    <w:rsid w:val="000A5269"/>
    <w:rsid w:val="000A6C42"/>
    <w:rsid w:val="000A7EBD"/>
    <w:rsid w:val="000B1214"/>
    <w:rsid w:val="000B2BF7"/>
    <w:rsid w:val="000B30C3"/>
    <w:rsid w:val="000B39C3"/>
    <w:rsid w:val="000B6837"/>
    <w:rsid w:val="000C0595"/>
    <w:rsid w:val="000C10F7"/>
    <w:rsid w:val="000C1DDE"/>
    <w:rsid w:val="000C27A4"/>
    <w:rsid w:val="000C5173"/>
    <w:rsid w:val="000C518C"/>
    <w:rsid w:val="000C596E"/>
    <w:rsid w:val="000C68D1"/>
    <w:rsid w:val="000D033B"/>
    <w:rsid w:val="000D06A9"/>
    <w:rsid w:val="000D15B9"/>
    <w:rsid w:val="000D174D"/>
    <w:rsid w:val="000D300B"/>
    <w:rsid w:val="000D3E88"/>
    <w:rsid w:val="000D4EE1"/>
    <w:rsid w:val="000D6EE7"/>
    <w:rsid w:val="000D7255"/>
    <w:rsid w:val="000E0709"/>
    <w:rsid w:val="000E331F"/>
    <w:rsid w:val="000E36FD"/>
    <w:rsid w:val="000E3D15"/>
    <w:rsid w:val="000E546F"/>
    <w:rsid w:val="000E6A82"/>
    <w:rsid w:val="000F04BE"/>
    <w:rsid w:val="000F095E"/>
    <w:rsid w:val="000F317B"/>
    <w:rsid w:val="000F3771"/>
    <w:rsid w:val="000F4363"/>
    <w:rsid w:val="000F4AF1"/>
    <w:rsid w:val="000F507C"/>
    <w:rsid w:val="000F7684"/>
    <w:rsid w:val="000F7953"/>
    <w:rsid w:val="00102007"/>
    <w:rsid w:val="00102C2F"/>
    <w:rsid w:val="00104288"/>
    <w:rsid w:val="00107C1E"/>
    <w:rsid w:val="00107ECD"/>
    <w:rsid w:val="00115627"/>
    <w:rsid w:val="00115ED4"/>
    <w:rsid w:val="00116F02"/>
    <w:rsid w:val="00116FC8"/>
    <w:rsid w:val="0011716E"/>
    <w:rsid w:val="001174AD"/>
    <w:rsid w:val="00117900"/>
    <w:rsid w:val="00121322"/>
    <w:rsid w:val="00123E56"/>
    <w:rsid w:val="0012642B"/>
    <w:rsid w:val="00126813"/>
    <w:rsid w:val="001313C6"/>
    <w:rsid w:val="00135E47"/>
    <w:rsid w:val="001361A2"/>
    <w:rsid w:val="001365D9"/>
    <w:rsid w:val="00140798"/>
    <w:rsid w:val="0014328D"/>
    <w:rsid w:val="00143C58"/>
    <w:rsid w:val="0014457C"/>
    <w:rsid w:val="001455E0"/>
    <w:rsid w:val="001471E5"/>
    <w:rsid w:val="0015199A"/>
    <w:rsid w:val="00151F90"/>
    <w:rsid w:val="00152A16"/>
    <w:rsid w:val="00154C30"/>
    <w:rsid w:val="001572E9"/>
    <w:rsid w:val="00161680"/>
    <w:rsid w:val="00167E80"/>
    <w:rsid w:val="00175D3E"/>
    <w:rsid w:val="00176A1A"/>
    <w:rsid w:val="00176C80"/>
    <w:rsid w:val="00181A7E"/>
    <w:rsid w:val="0018212D"/>
    <w:rsid w:val="00183B64"/>
    <w:rsid w:val="00184010"/>
    <w:rsid w:val="00184DA3"/>
    <w:rsid w:val="00191896"/>
    <w:rsid w:val="00191FE8"/>
    <w:rsid w:val="00193C51"/>
    <w:rsid w:val="00194212"/>
    <w:rsid w:val="00194E10"/>
    <w:rsid w:val="0019738A"/>
    <w:rsid w:val="001A477C"/>
    <w:rsid w:val="001A4F2A"/>
    <w:rsid w:val="001A7C13"/>
    <w:rsid w:val="001B0D17"/>
    <w:rsid w:val="001B0DCD"/>
    <w:rsid w:val="001B17FB"/>
    <w:rsid w:val="001B27C8"/>
    <w:rsid w:val="001B2911"/>
    <w:rsid w:val="001B2BF0"/>
    <w:rsid w:val="001B3144"/>
    <w:rsid w:val="001B3E20"/>
    <w:rsid w:val="001B442E"/>
    <w:rsid w:val="001B4963"/>
    <w:rsid w:val="001B5315"/>
    <w:rsid w:val="001B5A95"/>
    <w:rsid w:val="001B6623"/>
    <w:rsid w:val="001B68E1"/>
    <w:rsid w:val="001C3825"/>
    <w:rsid w:val="001C42EF"/>
    <w:rsid w:val="001C5321"/>
    <w:rsid w:val="001D0393"/>
    <w:rsid w:val="001D0BA1"/>
    <w:rsid w:val="001D13BE"/>
    <w:rsid w:val="001D5BBF"/>
    <w:rsid w:val="001E16BE"/>
    <w:rsid w:val="001E3BF7"/>
    <w:rsid w:val="001E42D0"/>
    <w:rsid w:val="001E72AE"/>
    <w:rsid w:val="001E7321"/>
    <w:rsid w:val="001E7F5B"/>
    <w:rsid w:val="001F00C2"/>
    <w:rsid w:val="001F1E0B"/>
    <w:rsid w:val="001F203B"/>
    <w:rsid w:val="001F2D5D"/>
    <w:rsid w:val="001F4349"/>
    <w:rsid w:val="001F4B9D"/>
    <w:rsid w:val="001F55C8"/>
    <w:rsid w:val="001F5A3A"/>
    <w:rsid w:val="00200819"/>
    <w:rsid w:val="00202022"/>
    <w:rsid w:val="002039F2"/>
    <w:rsid w:val="00205E62"/>
    <w:rsid w:val="00210D1F"/>
    <w:rsid w:val="00211236"/>
    <w:rsid w:val="00211757"/>
    <w:rsid w:val="0021212B"/>
    <w:rsid w:val="002129E3"/>
    <w:rsid w:val="0021450A"/>
    <w:rsid w:val="0021485B"/>
    <w:rsid w:val="00214DDD"/>
    <w:rsid w:val="00215503"/>
    <w:rsid w:val="00215753"/>
    <w:rsid w:val="00217E15"/>
    <w:rsid w:val="002218EF"/>
    <w:rsid w:val="00221AAB"/>
    <w:rsid w:val="00222309"/>
    <w:rsid w:val="00222CA1"/>
    <w:rsid w:val="00223E4F"/>
    <w:rsid w:val="00224248"/>
    <w:rsid w:val="0022524D"/>
    <w:rsid w:val="002259ED"/>
    <w:rsid w:val="0023211C"/>
    <w:rsid w:val="00233013"/>
    <w:rsid w:val="002332FD"/>
    <w:rsid w:val="00233771"/>
    <w:rsid w:val="00233798"/>
    <w:rsid w:val="00234048"/>
    <w:rsid w:val="002352F5"/>
    <w:rsid w:val="0023698F"/>
    <w:rsid w:val="00240DD9"/>
    <w:rsid w:val="00241D64"/>
    <w:rsid w:val="00242393"/>
    <w:rsid w:val="002426F6"/>
    <w:rsid w:val="00242A9A"/>
    <w:rsid w:val="00245429"/>
    <w:rsid w:val="00246ACA"/>
    <w:rsid w:val="002511B1"/>
    <w:rsid w:val="00252C9A"/>
    <w:rsid w:val="00256522"/>
    <w:rsid w:val="002618F5"/>
    <w:rsid w:val="00263327"/>
    <w:rsid w:val="00264472"/>
    <w:rsid w:val="00264AAA"/>
    <w:rsid w:val="0026659E"/>
    <w:rsid w:val="00267322"/>
    <w:rsid w:val="00267885"/>
    <w:rsid w:val="00270F11"/>
    <w:rsid w:val="00271B36"/>
    <w:rsid w:val="0027563B"/>
    <w:rsid w:val="00275AFB"/>
    <w:rsid w:val="00276E2A"/>
    <w:rsid w:val="00280F20"/>
    <w:rsid w:val="00283601"/>
    <w:rsid w:val="002841DB"/>
    <w:rsid w:val="002852CF"/>
    <w:rsid w:val="0029002F"/>
    <w:rsid w:val="002926CC"/>
    <w:rsid w:val="00293286"/>
    <w:rsid w:val="002938C2"/>
    <w:rsid w:val="002A1DDE"/>
    <w:rsid w:val="002A2361"/>
    <w:rsid w:val="002A262C"/>
    <w:rsid w:val="002A30A7"/>
    <w:rsid w:val="002A4746"/>
    <w:rsid w:val="002A5C7B"/>
    <w:rsid w:val="002A7FF6"/>
    <w:rsid w:val="002B0B02"/>
    <w:rsid w:val="002B2487"/>
    <w:rsid w:val="002B410F"/>
    <w:rsid w:val="002B498C"/>
    <w:rsid w:val="002B4DDA"/>
    <w:rsid w:val="002B52A4"/>
    <w:rsid w:val="002C1343"/>
    <w:rsid w:val="002C2CD0"/>
    <w:rsid w:val="002C2EEA"/>
    <w:rsid w:val="002C758B"/>
    <w:rsid w:val="002D16BB"/>
    <w:rsid w:val="002D19D7"/>
    <w:rsid w:val="002D37D3"/>
    <w:rsid w:val="002D4C0E"/>
    <w:rsid w:val="002D5727"/>
    <w:rsid w:val="002D5CCD"/>
    <w:rsid w:val="002D607B"/>
    <w:rsid w:val="002D722C"/>
    <w:rsid w:val="002D7726"/>
    <w:rsid w:val="002E0034"/>
    <w:rsid w:val="002E2582"/>
    <w:rsid w:val="002E3338"/>
    <w:rsid w:val="002E41EC"/>
    <w:rsid w:val="002E42A6"/>
    <w:rsid w:val="002E4938"/>
    <w:rsid w:val="002E5645"/>
    <w:rsid w:val="002F1028"/>
    <w:rsid w:val="002F2CDD"/>
    <w:rsid w:val="002F4A68"/>
    <w:rsid w:val="002F5CA6"/>
    <w:rsid w:val="002F68CF"/>
    <w:rsid w:val="00302800"/>
    <w:rsid w:val="00305D92"/>
    <w:rsid w:val="00306B9B"/>
    <w:rsid w:val="00307B08"/>
    <w:rsid w:val="00310AD3"/>
    <w:rsid w:val="00311911"/>
    <w:rsid w:val="00313459"/>
    <w:rsid w:val="00314678"/>
    <w:rsid w:val="003215EC"/>
    <w:rsid w:val="00323BFA"/>
    <w:rsid w:val="003301AD"/>
    <w:rsid w:val="0033038F"/>
    <w:rsid w:val="003314AE"/>
    <w:rsid w:val="003335A9"/>
    <w:rsid w:val="00333E28"/>
    <w:rsid w:val="00335A2A"/>
    <w:rsid w:val="00336BC2"/>
    <w:rsid w:val="003379C7"/>
    <w:rsid w:val="00337C16"/>
    <w:rsid w:val="00337FD4"/>
    <w:rsid w:val="00340CC9"/>
    <w:rsid w:val="0034309F"/>
    <w:rsid w:val="003446FF"/>
    <w:rsid w:val="003462F0"/>
    <w:rsid w:val="00346D5D"/>
    <w:rsid w:val="00352DFB"/>
    <w:rsid w:val="003545DB"/>
    <w:rsid w:val="00354C91"/>
    <w:rsid w:val="003554FE"/>
    <w:rsid w:val="00355A9D"/>
    <w:rsid w:val="00362191"/>
    <w:rsid w:val="00364484"/>
    <w:rsid w:val="00364535"/>
    <w:rsid w:val="00364710"/>
    <w:rsid w:val="003650F0"/>
    <w:rsid w:val="0036523F"/>
    <w:rsid w:val="00365D4F"/>
    <w:rsid w:val="003663EC"/>
    <w:rsid w:val="00366DEF"/>
    <w:rsid w:val="0036724D"/>
    <w:rsid w:val="00367548"/>
    <w:rsid w:val="00370716"/>
    <w:rsid w:val="0037084B"/>
    <w:rsid w:val="0037093E"/>
    <w:rsid w:val="00371E4C"/>
    <w:rsid w:val="003728B5"/>
    <w:rsid w:val="003754B2"/>
    <w:rsid w:val="00376400"/>
    <w:rsid w:val="003816D1"/>
    <w:rsid w:val="003828DE"/>
    <w:rsid w:val="00383C4A"/>
    <w:rsid w:val="003843BE"/>
    <w:rsid w:val="0038643B"/>
    <w:rsid w:val="00386D2D"/>
    <w:rsid w:val="00387F93"/>
    <w:rsid w:val="00390144"/>
    <w:rsid w:val="00391AF2"/>
    <w:rsid w:val="003936F0"/>
    <w:rsid w:val="0039380D"/>
    <w:rsid w:val="00394165"/>
    <w:rsid w:val="00397120"/>
    <w:rsid w:val="003A08E3"/>
    <w:rsid w:val="003A0934"/>
    <w:rsid w:val="003A0FBA"/>
    <w:rsid w:val="003A1553"/>
    <w:rsid w:val="003A3BCF"/>
    <w:rsid w:val="003A47C9"/>
    <w:rsid w:val="003A4B63"/>
    <w:rsid w:val="003A53C1"/>
    <w:rsid w:val="003A55AA"/>
    <w:rsid w:val="003A6541"/>
    <w:rsid w:val="003A74DF"/>
    <w:rsid w:val="003A76CE"/>
    <w:rsid w:val="003B05F9"/>
    <w:rsid w:val="003B3023"/>
    <w:rsid w:val="003B7172"/>
    <w:rsid w:val="003B7EEA"/>
    <w:rsid w:val="003C1B08"/>
    <w:rsid w:val="003C1B87"/>
    <w:rsid w:val="003C1EB1"/>
    <w:rsid w:val="003C2A65"/>
    <w:rsid w:val="003C387A"/>
    <w:rsid w:val="003C57BF"/>
    <w:rsid w:val="003C609F"/>
    <w:rsid w:val="003C739B"/>
    <w:rsid w:val="003C73E7"/>
    <w:rsid w:val="003D0C60"/>
    <w:rsid w:val="003D229E"/>
    <w:rsid w:val="003D2987"/>
    <w:rsid w:val="003D3C34"/>
    <w:rsid w:val="003D482B"/>
    <w:rsid w:val="003D4B2D"/>
    <w:rsid w:val="003D57E9"/>
    <w:rsid w:val="003D58D3"/>
    <w:rsid w:val="003D5B98"/>
    <w:rsid w:val="003E03A8"/>
    <w:rsid w:val="003E0D4E"/>
    <w:rsid w:val="003E1575"/>
    <w:rsid w:val="003E22FD"/>
    <w:rsid w:val="003E493E"/>
    <w:rsid w:val="003E72B7"/>
    <w:rsid w:val="003F17DC"/>
    <w:rsid w:val="003F1FE6"/>
    <w:rsid w:val="003F21F1"/>
    <w:rsid w:val="003F31BA"/>
    <w:rsid w:val="003F44F6"/>
    <w:rsid w:val="003F4A18"/>
    <w:rsid w:val="003F4FC0"/>
    <w:rsid w:val="003F72DD"/>
    <w:rsid w:val="003F7D57"/>
    <w:rsid w:val="00400D6D"/>
    <w:rsid w:val="00400DDC"/>
    <w:rsid w:val="004010EE"/>
    <w:rsid w:val="004050EF"/>
    <w:rsid w:val="00406717"/>
    <w:rsid w:val="00407B75"/>
    <w:rsid w:val="004129AD"/>
    <w:rsid w:val="00414728"/>
    <w:rsid w:val="004148F8"/>
    <w:rsid w:val="00415891"/>
    <w:rsid w:val="00417111"/>
    <w:rsid w:val="004173AA"/>
    <w:rsid w:val="004205F1"/>
    <w:rsid w:val="00422277"/>
    <w:rsid w:val="0042428B"/>
    <w:rsid w:val="00424ABA"/>
    <w:rsid w:val="00424FBB"/>
    <w:rsid w:val="00425864"/>
    <w:rsid w:val="004261BC"/>
    <w:rsid w:val="004266F1"/>
    <w:rsid w:val="004278D1"/>
    <w:rsid w:val="004279E2"/>
    <w:rsid w:val="004303F1"/>
    <w:rsid w:val="00431272"/>
    <w:rsid w:val="004344DE"/>
    <w:rsid w:val="00434C8F"/>
    <w:rsid w:val="004353C5"/>
    <w:rsid w:val="00435BAA"/>
    <w:rsid w:val="00437FE9"/>
    <w:rsid w:val="004501D0"/>
    <w:rsid w:val="004546EB"/>
    <w:rsid w:val="00456ED3"/>
    <w:rsid w:val="0046115D"/>
    <w:rsid w:val="0046265C"/>
    <w:rsid w:val="00465E53"/>
    <w:rsid w:val="00466D0F"/>
    <w:rsid w:val="00467332"/>
    <w:rsid w:val="00470B9E"/>
    <w:rsid w:val="0047549D"/>
    <w:rsid w:val="00475AF4"/>
    <w:rsid w:val="004760AA"/>
    <w:rsid w:val="00476C35"/>
    <w:rsid w:val="00477DFB"/>
    <w:rsid w:val="004811BC"/>
    <w:rsid w:val="00481BCF"/>
    <w:rsid w:val="0048302F"/>
    <w:rsid w:val="00484B65"/>
    <w:rsid w:val="00485EAF"/>
    <w:rsid w:val="004907A9"/>
    <w:rsid w:val="00491283"/>
    <w:rsid w:val="0049279B"/>
    <w:rsid w:val="00492E7B"/>
    <w:rsid w:val="00495B5E"/>
    <w:rsid w:val="00495B7A"/>
    <w:rsid w:val="00495E11"/>
    <w:rsid w:val="00497BFB"/>
    <w:rsid w:val="004A02B7"/>
    <w:rsid w:val="004A0F79"/>
    <w:rsid w:val="004A1726"/>
    <w:rsid w:val="004A33B0"/>
    <w:rsid w:val="004A34C5"/>
    <w:rsid w:val="004A43DD"/>
    <w:rsid w:val="004B1A18"/>
    <w:rsid w:val="004C0648"/>
    <w:rsid w:val="004C0900"/>
    <w:rsid w:val="004C213E"/>
    <w:rsid w:val="004C2E1E"/>
    <w:rsid w:val="004C31DD"/>
    <w:rsid w:val="004C32F5"/>
    <w:rsid w:val="004C3649"/>
    <w:rsid w:val="004C3CAC"/>
    <w:rsid w:val="004C3DF4"/>
    <w:rsid w:val="004C4571"/>
    <w:rsid w:val="004C50DF"/>
    <w:rsid w:val="004C5D91"/>
    <w:rsid w:val="004C6450"/>
    <w:rsid w:val="004D1465"/>
    <w:rsid w:val="004D16F9"/>
    <w:rsid w:val="004D20A4"/>
    <w:rsid w:val="004D282C"/>
    <w:rsid w:val="004D358A"/>
    <w:rsid w:val="004D4B8C"/>
    <w:rsid w:val="004E03A8"/>
    <w:rsid w:val="004E109B"/>
    <w:rsid w:val="004E1728"/>
    <w:rsid w:val="004E1FF3"/>
    <w:rsid w:val="004E235B"/>
    <w:rsid w:val="004E2B24"/>
    <w:rsid w:val="004E45BC"/>
    <w:rsid w:val="004E5F89"/>
    <w:rsid w:val="004E6F26"/>
    <w:rsid w:val="004F0472"/>
    <w:rsid w:val="004F0DF1"/>
    <w:rsid w:val="004F1A52"/>
    <w:rsid w:val="004F1C2C"/>
    <w:rsid w:val="004F1C7D"/>
    <w:rsid w:val="004F679A"/>
    <w:rsid w:val="004F6E32"/>
    <w:rsid w:val="004F74EF"/>
    <w:rsid w:val="00502712"/>
    <w:rsid w:val="00502E3F"/>
    <w:rsid w:val="00503B7F"/>
    <w:rsid w:val="00505B0E"/>
    <w:rsid w:val="00505BF2"/>
    <w:rsid w:val="00507BB0"/>
    <w:rsid w:val="00510521"/>
    <w:rsid w:val="00510A0D"/>
    <w:rsid w:val="00510BB4"/>
    <w:rsid w:val="00510E50"/>
    <w:rsid w:val="005120A9"/>
    <w:rsid w:val="005136A7"/>
    <w:rsid w:val="00513E0E"/>
    <w:rsid w:val="00516DC5"/>
    <w:rsid w:val="005179A1"/>
    <w:rsid w:val="00520AB9"/>
    <w:rsid w:val="00520EB6"/>
    <w:rsid w:val="005211C0"/>
    <w:rsid w:val="005227ED"/>
    <w:rsid w:val="005228D3"/>
    <w:rsid w:val="00523AA0"/>
    <w:rsid w:val="005246F7"/>
    <w:rsid w:val="00526654"/>
    <w:rsid w:val="00533219"/>
    <w:rsid w:val="0053434F"/>
    <w:rsid w:val="0053464E"/>
    <w:rsid w:val="00536385"/>
    <w:rsid w:val="00540F40"/>
    <w:rsid w:val="00550B10"/>
    <w:rsid w:val="00550C57"/>
    <w:rsid w:val="00553236"/>
    <w:rsid w:val="005565AD"/>
    <w:rsid w:val="0055674E"/>
    <w:rsid w:val="00557076"/>
    <w:rsid w:val="00561136"/>
    <w:rsid w:val="005626B1"/>
    <w:rsid w:val="00563BF9"/>
    <w:rsid w:val="00567157"/>
    <w:rsid w:val="00571BF8"/>
    <w:rsid w:val="0057292F"/>
    <w:rsid w:val="005753A9"/>
    <w:rsid w:val="00575747"/>
    <w:rsid w:val="0058123B"/>
    <w:rsid w:val="005823CF"/>
    <w:rsid w:val="00584F93"/>
    <w:rsid w:val="0058656B"/>
    <w:rsid w:val="00586972"/>
    <w:rsid w:val="00590125"/>
    <w:rsid w:val="0059027C"/>
    <w:rsid w:val="00590B81"/>
    <w:rsid w:val="00592116"/>
    <w:rsid w:val="0059430A"/>
    <w:rsid w:val="00596674"/>
    <w:rsid w:val="00597659"/>
    <w:rsid w:val="005A2701"/>
    <w:rsid w:val="005A3F90"/>
    <w:rsid w:val="005A405C"/>
    <w:rsid w:val="005A5313"/>
    <w:rsid w:val="005A5730"/>
    <w:rsid w:val="005A5E98"/>
    <w:rsid w:val="005B17DA"/>
    <w:rsid w:val="005B39C7"/>
    <w:rsid w:val="005B4FE8"/>
    <w:rsid w:val="005B517C"/>
    <w:rsid w:val="005B5417"/>
    <w:rsid w:val="005B632E"/>
    <w:rsid w:val="005B64EC"/>
    <w:rsid w:val="005B7041"/>
    <w:rsid w:val="005B714D"/>
    <w:rsid w:val="005B78D4"/>
    <w:rsid w:val="005C2267"/>
    <w:rsid w:val="005C4E5D"/>
    <w:rsid w:val="005C4F38"/>
    <w:rsid w:val="005C5CF6"/>
    <w:rsid w:val="005C605C"/>
    <w:rsid w:val="005D0BF6"/>
    <w:rsid w:val="005D131B"/>
    <w:rsid w:val="005D2DCE"/>
    <w:rsid w:val="005D60FE"/>
    <w:rsid w:val="005D74C9"/>
    <w:rsid w:val="005F061C"/>
    <w:rsid w:val="005F2C54"/>
    <w:rsid w:val="0060415F"/>
    <w:rsid w:val="006055A9"/>
    <w:rsid w:val="00605690"/>
    <w:rsid w:val="00610D17"/>
    <w:rsid w:val="00610D1A"/>
    <w:rsid w:val="00611AD7"/>
    <w:rsid w:val="00612720"/>
    <w:rsid w:val="00613C9A"/>
    <w:rsid w:val="006152AF"/>
    <w:rsid w:val="006162C4"/>
    <w:rsid w:val="0061721F"/>
    <w:rsid w:val="00621865"/>
    <w:rsid w:val="006230B9"/>
    <w:rsid w:val="006240FF"/>
    <w:rsid w:val="00624C63"/>
    <w:rsid w:val="00626C4C"/>
    <w:rsid w:val="00631C16"/>
    <w:rsid w:val="00634300"/>
    <w:rsid w:val="006371BF"/>
    <w:rsid w:val="00637E37"/>
    <w:rsid w:val="006410D4"/>
    <w:rsid w:val="00641DF0"/>
    <w:rsid w:val="00642850"/>
    <w:rsid w:val="006432E5"/>
    <w:rsid w:val="0064359A"/>
    <w:rsid w:val="00643B60"/>
    <w:rsid w:val="006463D7"/>
    <w:rsid w:val="00646C8D"/>
    <w:rsid w:val="00650092"/>
    <w:rsid w:val="00651A07"/>
    <w:rsid w:val="00651AB3"/>
    <w:rsid w:val="00653B7F"/>
    <w:rsid w:val="006548EC"/>
    <w:rsid w:val="00655234"/>
    <w:rsid w:val="00657826"/>
    <w:rsid w:val="00657A28"/>
    <w:rsid w:val="00657C1C"/>
    <w:rsid w:val="006614C7"/>
    <w:rsid w:val="006616F4"/>
    <w:rsid w:val="0066184F"/>
    <w:rsid w:val="00661AF4"/>
    <w:rsid w:val="00661B4A"/>
    <w:rsid w:val="00661F04"/>
    <w:rsid w:val="00662183"/>
    <w:rsid w:val="006641FD"/>
    <w:rsid w:val="00666743"/>
    <w:rsid w:val="006679A6"/>
    <w:rsid w:val="00671953"/>
    <w:rsid w:val="00675F88"/>
    <w:rsid w:val="00677D00"/>
    <w:rsid w:val="00677F78"/>
    <w:rsid w:val="00680606"/>
    <w:rsid w:val="00682C6D"/>
    <w:rsid w:val="00684DC6"/>
    <w:rsid w:val="00686CDE"/>
    <w:rsid w:val="00687917"/>
    <w:rsid w:val="00691476"/>
    <w:rsid w:val="006923C5"/>
    <w:rsid w:val="0069380C"/>
    <w:rsid w:val="00694ECB"/>
    <w:rsid w:val="00695353"/>
    <w:rsid w:val="00695CDC"/>
    <w:rsid w:val="00697DD4"/>
    <w:rsid w:val="006A247B"/>
    <w:rsid w:val="006A32AB"/>
    <w:rsid w:val="006A6BEF"/>
    <w:rsid w:val="006B2314"/>
    <w:rsid w:val="006B2508"/>
    <w:rsid w:val="006B3C18"/>
    <w:rsid w:val="006B3EAE"/>
    <w:rsid w:val="006B7314"/>
    <w:rsid w:val="006B7D90"/>
    <w:rsid w:val="006C089A"/>
    <w:rsid w:val="006C664D"/>
    <w:rsid w:val="006C6CA5"/>
    <w:rsid w:val="006D4201"/>
    <w:rsid w:val="006D4D90"/>
    <w:rsid w:val="006D5EB7"/>
    <w:rsid w:val="006D6493"/>
    <w:rsid w:val="006D71D0"/>
    <w:rsid w:val="006E018F"/>
    <w:rsid w:val="006E0929"/>
    <w:rsid w:val="006E1136"/>
    <w:rsid w:val="006E17AD"/>
    <w:rsid w:val="006E184D"/>
    <w:rsid w:val="006E2745"/>
    <w:rsid w:val="006E65EB"/>
    <w:rsid w:val="006F089B"/>
    <w:rsid w:val="006F36F4"/>
    <w:rsid w:val="006F389E"/>
    <w:rsid w:val="006F6A9F"/>
    <w:rsid w:val="006F6EDA"/>
    <w:rsid w:val="006F79C2"/>
    <w:rsid w:val="00705759"/>
    <w:rsid w:val="00706966"/>
    <w:rsid w:val="007128A0"/>
    <w:rsid w:val="00713839"/>
    <w:rsid w:val="0071398D"/>
    <w:rsid w:val="00713D97"/>
    <w:rsid w:val="007143F4"/>
    <w:rsid w:val="00715C5B"/>
    <w:rsid w:val="00717241"/>
    <w:rsid w:val="007219C8"/>
    <w:rsid w:val="007223E9"/>
    <w:rsid w:val="007237DD"/>
    <w:rsid w:val="00723EDA"/>
    <w:rsid w:val="007255ED"/>
    <w:rsid w:val="00725C3E"/>
    <w:rsid w:val="00730619"/>
    <w:rsid w:val="00731802"/>
    <w:rsid w:val="00732BA5"/>
    <w:rsid w:val="00734BF2"/>
    <w:rsid w:val="00737598"/>
    <w:rsid w:val="00740188"/>
    <w:rsid w:val="00740B3C"/>
    <w:rsid w:val="0074148D"/>
    <w:rsid w:val="007431A5"/>
    <w:rsid w:val="007435CF"/>
    <w:rsid w:val="007453F7"/>
    <w:rsid w:val="00746DC2"/>
    <w:rsid w:val="0075106B"/>
    <w:rsid w:val="007515D1"/>
    <w:rsid w:val="00752706"/>
    <w:rsid w:val="0075395D"/>
    <w:rsid w:val="00754A95"/>
    <w:rsid w:val="007578F9"/>
    <w:rsid w:val="00761DFB"/>
    <w:rsid w:val="00762473"/>
    <w:rsid w:val="00763A5D"/>
    <w:rsid w:val="00765B22"/>
    <w:rsid w:val="0077058D"/>
    <w:rsid w:val="00771062"/>
    <w:rsid w:val="00773031"/>
    <w:rsid w:val="00776061"/>
    <w:rsid w:val="00776B6B"/>
    <w:rsid w:val="0077707C"/>
    <w:rsid w:val="00777275"/>
    <w:rsid w:val="00780772"/>
    <w:rsid w:val="00780862"/>
    <w:rsid w:val="00780A8F"/>
    <w:rsid w:val="00782BF3"/>
    <w:rsid w:val="00783A96"/>
    <w:rsid w:val="00783B84"/>
    <w:rsid w:val="00784E0B"/>
    <w:rsid w:val="00787362"/>
    <w:rsid w:val="00787A54"/>
    <w:rsid w:val="0079171B"/>
    <w:rsid w:val="00793939"/>
    <w:rsid w:val="007940A8"/>
    <w:rsid w:val="0079489C"/>
    <w:rsid w:val="00795237"/>
    <w:rsid w:val="00797689"/>
    <w:rsid w:val="007A0CA5"/>
    <w:rsid w:val="007A21E3"/>
    <w:rsid w:val="007A280F"/>
    <w:rsid w:val="007A28F4"/>
    <w:rsid w:val="007A31F5"/>
    <w:rsid w:val="007A46A2"/>
    <w:rsid w:val="007A559E"/>
    <w:rsid w:val="007A561B"/>
    <w:rsid w:val="007A6A4A"/>
    <w:rsid w:val="007A7F56"/>
    <w:rsid w:val="007B0DB9"/>
    <w:rsid w:val="007B32A9"/>
    <w:rsid w:val="007B3A55"/>
    <w:rsid w:val="007B5D51"/>
    <w:rsid w:val="007B5EDE"/>
    <w:rsid w:val="007B7D30"/>
    <w:rsid w:val="007C1A4E"/>
    <w:rsid w:val="007C2734"/>
    <w:rsid w:val="007C2E30"/>
    <w:rsid w:val="007C3A1A"/>
    <w:rsid w:val="007C4D9A"/>
    <w:rsid w:val="007D18B6"/>
    <w:rsid w:val="007D563B"/>
    <w:rsid w:val="007D5C89"/>
    <w:rsid w:val="007D7B3E"/>
    <w:rsid w:val="007D7E81"/>
    <w:rsid w:val="007E040A"/>
    <w:rsid w:val="007E1D44"/>
    <w:rsid w:val="007E38C3"/>
    <w:rsid w:val="007E396B"/>
    <w:rsid w:val="007E4EB4"/>
    <w:rsid w:val="007E657E"/>
    <w:rsid w:val="007E7C1D"/>
    <w:rsid w:val="007F05B0"/>
    <w:rsid w:val="007F16E6"/>
    <w:rsid w:val="007F4378"/>
    <w:rsid w:val="007F4F07"/>
    <w:rsid w:val="007F53E6"/>
    <w:rsid w:val="007F605D"/>
    <w:rsid w:val="007F63F2"/>
    <w:rsid w:val="00801745"/>
    <w:rsid w:val="00804147"/>
    <w:rsid w:val="008057D2"/>
    <w:rsid w:val="008063EC"/>
    <w:rsid w:val="00806BA1"/>
    <w:rsid w:val="008073F9"/>
    <w:rsid w:val="00807FEB"/>
    <w:rsid w:val="008103F0"/>
    <w:rsid w:val="00814ABC"/>
    <w:rsid w:val="00815CCB"/>
    <w:rsid w:val="00816151"/>
    <w:rsid w:val="00816987"/>
    <w:rsid w:val="00817A52"/>
    <w:rsid w:val="0082003E"/>
    <w:rsid w:val="0082126F"/>
    <w:rsid w:val="00822A2A"/>
    <w:rsid w:val="00823832"/>
    <w:rsid w:val="008239C7"/>
    <w:rsid w:val="008250B9"/>
    <w:rsid w:val="0082655B"/>
    <w:rsid w:val="00827B5F"/>
    <w:rsid w:val="0083159E"/>
    <w:rsid w:val="008327CD"/>
    <w:rsid w:val="00832878"/>
    <w:rsid w:val="00832BF5"/>
    <w:rsid w:val="008336B5"/>
    <w:rsid w:val="00833BB2"/>
    <w:rsid w:val="00835235"/>
    <w:rsid w:val="00835C9D"/>
    <w:rsid w:val="0083734D"/>
    <w:rsid w:val="008401BE"/>
    <w:rsid w:val="00840F84"/>
    <w:rsid w:val="00842639"/>
    <w:rsid w:val="008430D9"/>
    <w:rsid w:val="0084367E"/>
    <w:rsid w:val="00843C51"/>
    <w:rsid w:val="00843F66"/>
    <w:rsid w:val="008465CB"/>
    <w:rsid w:val="00846B80"/>
    <w:rsid w:val="00852E1C"/>
    <w:rsid w:val="008571DD"/>
    <w:rsid w:val="00857CB5"/>
    <w:rsid w:val="00863340"/>
    <w:rsid w:val="00863AA3"/>
    <w:rsid w:val="0086608E"/>
    <w:rsid w:val="00871DCC"/>
    <w:rsid w:val="00872163"/>
    <w:rsid w:val="008740BD"/>
    <w:rsid w:val="008744A9"/>
    <w:rsid w:val="00874DCB"/>
    <w:rsid w:val="00877291"/>
    <w:rsid w:val="008778D3"/>
    <w:rsid w:val="00877904"/>
    <w:rsid w:val="00877983"/>
    <w:rsid w:val="00880A5D"/>
    <w:rsid w:val="00882525"/>
    <w:rsid w:val="00882C9F"/>
    <w:rsid w:val="00884051"/>
    <w:rsid w:val="00884DFF"/>
    <w:rsid w:val="00884FB7"/>
    <w:rsid w:val="0088744F"/>
    <w:rsid w:val="0088781D"/>
    <w:rsid w:val="00890782"/>
    <w:rsid w:val="00890BEC"/>
    <w:rsid w:val="00891C38"/>
    <w:rsid w:val="0089484B"/>
    <w:rsid w:val="00894993"/>
    <w:rsid w:val="008951AE"/>
    <w:rsid w:val="008965DA"/>
    <w:rsid w:val="008968D7"/>
    <w:rsid w:val="00896C22"/>
    <w:rsid w:val="008A0832"/>
    <w:rsid w:val="008A0C43"/>
    <w:rsid w:val="008A0DDD"/>
    <w:rsid w:val="008A1500"/>
    <w:rsid w:val="008A36A4"/>
    <w:rsid w:val="008A42A1"/>
    <w:rsid w:val="008A62DA"/>
    <w:rsid w:val="008A6F24"/>
    <w:rsid w:val="008B06FD"/>
    <w:rsid w:val="008B2BB4"/>
    <w:rsid w:val="008B7301"/>
    <w:rsid w:val="008C01B5"/>
    <w:rsid w:val="008C1701"/>
    <w:rsid w:val="008C3249"/>
    <w:rsid w:val="008C36E3"/>
    <w:rsid w:val="008C4AA0"/>
    <w:rsid w:val="008C4B38"/>
    <w:rsid w:val="008D10A1"/>
    <w:rsid w:val="008D37A3"/>
    <w:rsid w:val="008D4CD5"/>
    <w:rsid w:val="008D4E9D"/>
    <w:rsid w:val="008D6224"/>
    <w:rsid w:val="008D7087"/>
    <w:rsid w:val="008D7CA0"/>
    <w:rsid w:val="008D7E65"/>
    <w:rsid w:val="008E04CD"/>
    <w:rsid w:val="008E0E10"/>
    <w:rsid w:val="008E10AF"/>
    <w:rsid w:val="008E31E5"/>
    <w:rsid w:val="008E3BDD"/>
    <w:rsid w:val="008E45CF"/>
    <w:rsid w:val="008E56A2"/>
    <w:rsid w:val="008F12DA"/>
    <w:rsid w:val="008F2CEE"/>
    <w:rsid w:val="008F3644"/>
    <w:rsid w:val="008F3F5E"/>
    <w:rsid w:val="008F50A3"/>
    <w:rsid w:val="008F61F4"/>
    <w:rsid w:val="008F69EC"/>
    <w:rsid w:val="009001CD"/>
    <w:rsid w:val="009006AD"/>
    <w:rsid w:val="00903916"/>
    <w:rsid w:val="0090400E"/>
    <w:rsid w:val="00904EB3"/>
    <w:rsid w:val="00904EC0"/>
    <w:rsid w:val="0090688F"/>
    <w:rsid w:val="00906DDF"/>
    <w:rsid w:val="009075F3"/>
    <w:rsid w:val="009120A9"/>
    <w:rsid w:val="00914CE1"/>
    <w:rsid w:val="0091620C"/>
    <w:rsid w:val="00916225"/>
    <w:rsid w:val="00916A31"/>
    <w:rsid w:val="00917348"/>
    <w:rsid w:val="00917D42"/>
    <w:rsid w:val="00920FF2"/>
    <w:rsid w:val="00921167"/>
    <w:rsid w:val="009242F7"/>
    <w:rsid w:val="0092484D"/>
    <w:rsid w:val="009262B9"/>
    <w:rsid w:val="00926972"/>
    <w:rsid w:val="00926F57"/>
    <w:rsid w:val="00926FEF"/>
    <w:rsid w:val="00927220"/>
    <w:rsid w:val="00932120"/>
    <w:rsid w:val="009327DD"/>
    <w:rsid w:val="00932898"/>
    <w:rsid w:val="00934DCB"/>
    <w:rsid w:val="009356AB"/>
    <w:rsid w:val="00936AEC"/>
    <w:rsid w:val="00937D51"/>
    <w:rsid w:val="009401F4"/>
    <w:rsid w:val="00940488"/>
    <w:rsid w:val="00940DA9"/>
    <w:rsid w:val="00943724"/>
    <w:rsid w:val="00943800"/>
    <w:rsid w:val="00943965"/>
    <w:rsid w:val="009465E1"/>
    <w:rsid w:val="00946D9F"/>
    <w:rsid w:val="00951533"/>
    <w:rsid w:val="00951A5A"/>
    <w:rsid w:val="00951C1C"/>
    <w:rsid w:val="00952B28"/>
    <w:rsid w:val="00954FD9"/>
    <w:rsid w:val="0095609F"/>
    <w:rsid w:val="009578E9"/>
    <w:rsid w:val="00960F4F"/>
    <w:rsid w:val="00962436"/>
    <w:rsid w:val="00962830"/>
    <w:rsid w:val="009637EC"/>
    <w:rsid w:val="009638EA"/>
    <w:rsid w:val="00963E3B"/>
    <w:rsid w:val="009646B2"/>
    <w:rsid w:val="00965789"/>
    <w:rsid w:val="00965CA8"/>
    <w:rsid w:val="00966D8B"/>
    <w:rsid w:val="00967519"/>
    <w:rsid w:val="0097476B"/>
    <w:rsid w:val="009774AD"/>
    <w:rsid w:val="00983466"/>
    <w:rsid w:val="00983803"/>
    <w:rsid w:val="00983A75"/>
    <w:rsid w:val="00983B00"/>
    <w:rsid w:val="00985A32"/>
    <w:rsid w:val="00986977"/>
    <w:rsid w:val="00987F08"/>
    <w:rsid w:val="00990678"/>
    <w:rsid w:val="00993784"/>
    <w:rsid w:val="009938AB"/>
    <w:rsid w:val="00995269"/>
    <w:rsid w:val="00997297"/>
    <w:rsid w:val="009976C5"/>
    <w:rsid w:val="00997866"/>
    <w:rsid w:val="009A03F6"/>
    <w:rsid w:val="009A0A80"/>
    <w:rsid w:val="009A4BD1"/>
    <w:rsid w:val="009A6547"/>
    <w:rsid w:val="009B100E"/>
    <w:rsid w:val="009B11B4"/>
    <w:rsid w:val="009B1648"/>
    <w:rsid w:val="009B1E4F"/>
    <w:rsid w:val="009B5D6A"/>
    <w:rsid w:val="009B6E15"/>
    <w:rsid w:val="009B7546"/>
    <w:rsid w:val="009B7627"/>
    <w:rsid w:val="009C0A03"/>
    <w:rsid w:val="009C1C35"/>
    <w:rsid w:val="009C1F51"/>
    <w:rsid w:val="009C25D5"/>
    <w:rsid w:val="009C2F7A"/>
    <w:rsid w:val="009C3563"/>
    <w:rsid w:val="009C3E90"/>
    <w:rsid w:val="009C5332"/>
    <w:rsid w:val="009C7093"/>
    <w:rsid w:val="009C7CAD"/>
    <w:rsid w:val="009C7E91"/>
    <w:rsid w:val="009D13E6"/>
    <w:rsid w:val="009D2471"/>
    <w:rsid w:val="009D272E"/>
    <w:rsid w:val="009D2CBE"/>
    <w:rsid w:val="009D2ECF"/>
    <w:rsid w:val="009D3D52"/>
    <w:rsid w:val="009D58B8"/>
    <w:rsid w:val="009D5D92"/>
    <w:rsid w:val="009D6C7A"/>
    <w:rsid w:val="009D7B06"/>
    <w:rsid w:val="009D7B73"/>
    <w:rsid w:val="009D7CE2"/>
    <w:rsid w:val="009E0163"/>
    <w:rsid w:val="009E123B"/>
    <w:rsid w:val="009E1B9F"/>
    <w:rsid w:val="009E1DC9"/>
    <w:rsid w:val="009E3D7E"/>
    <w:rsid w:val="009E569A"/>
    <w:rsid w:val="009E5FDB"/>
    <w:rsid w:val="009E6667"/>
    <w:rsid w:val="009F0173"/>
    <w:rsid w:val="009F2662"/>
    <w:rsid w:val="009F4662"/>
    <w:rsid w:val="009F4992"/>
    <w:rsid w:val="009F6EB5"/>
    <w:rsid w:val="009F760F"/>
    <w:rsid w:val="00A03E99"/>
    <w:rsid w:val="00A131CD"/>
    <w:rsid w:val="00A1454C"/>
    <w:rsid w:val="00A16B99"/>
    <w:rsid w:val="00A17F8B"/>
    <w:rsid w:val="00A20807"/>
    <w:rsid w:val="00A20CB7"/>
    <w:rsid w:val="00A2107C"/>
    <w:rsid w:val="00A2308F"/>
    <w:rsid w:val="00A23819"/>
    <w:rsid w:val="00A23D7D"/>
    <w:rsid w:val="00A252DB"/>
    <w:rsid w:val="00A25569"/>
    <w:rsid w:val="00A27CF9"/>
    <w:rsid w:val="00A3136A"/>
    <w:rsid w:val="00A31520"/>
    <w:rsid w:val="00A31DBA"/>
    <w:rsid w:val="00A32049"/>
    <w:rsid w:val="00A331BA"/>
    <w:rsid w:val="00A33A26"/>
    <w:rsid w:val="00A340BF"/>
    <w:rsid w:val="00A35230"/>
    <w:rsid w:val="00A36F14"/>
    <w:rsid w:val="00A4052F"/>
    <w:rsid w:val="00A405DA"/>
    <w:rsid w:val="00A412F5"/>
    <w:rsid w:val="00A41B04"/>
    <w:rsid w:val="00A41FBB"/>
    <w:rsid w:val="00A4338D"/>
    <w:rsid w:val="00A44241"/>
    <w:rsid w:val="00A449A4"/>
    <w:rsid w:val="00A44DD8"/>
    <w:rsid w:val="00A44EC7"/>
    <w:rsid w:val="00A46DD2"/>
    <w:rsid w:val="00A46F6F"/>
    <w:rsid w:val="00A538CA"/>
    <w:rsid w:val="00A55CA1"/>
    <w:rsid w:val="00A561E9"/>
    <w:rsid w:val="00A623AF"/>
    <w:rsid w:val="00A6287A"/>
    <w:rsid w:val="00A6667C"/>
    <w:rsid w:val="00A67520"/>
    <w:rsid w:val="00A71656"/>
    <w:rsid w:val="00A7265F"/>
    <w:rsid w:val="00A727FA"/>
    <w:rsid w:val="00A72843"/>
    <w:rsid w:val="00A72C54"/>
    <w:rsid w:val="00A72D64"/>
    <w:rsid w:val="00A73713"/>
    <w:rsid w:val="00A75D06"/>
    <w:rsid w:val="00A7661F"/>
    <w:rsid w:val="00A817CA"/>
    <w:rsid w:val="00A8253F"/>
    <w:rsid w:val="00A82ED5"/>
    <w:rsid w:val="00A86565"/>
    <w:rsid w:val="00A868B9"/>
    <w:rsid w:val="00A87D48"/>
    <w:rsid w:val="00A90193"/>
    <w:rsid w:val="00A92491"/>
    <w:rsid w:val="00A93C8A"/>
    <w:rsid w:val="00A94A36"/>
    <w:rsid w:val="00A94BF0"/>
    <w:rsid w:val="00A958A6"/>
    <w:rsid w:val="00A97520"/>
    <w:rsid w:val="00A97551"/>
    <w:rsid w:val="00AA068B"/>
    <w:rsid w:val="00AA0ECE"/>
    <w:rsid w:val="00AA137B"/>
    <w:rsid w:val="00AA3BD2"/>
    <w:rsid w:val="00AA47E5"/>
    <w:rsid w:val="00AA535C"/>
    <w:rsid w:val="00AA5470"/>
    <w:rsid w:val="00AB4361"/>
    <w:rsid w:val="00AB6BCF"/>
    <w:rsid w:val="00AB6FE3"/>
    <w:rsid w:val="00AB7DFD"/>
    <w:rsid w:val="00AC2077"/>
    <w:rsid w:val="00AC460F"/>
    <w:rsid w:val="00AC540E"/>
    <w:rsid w:val="00AC5F6E"/>
    <w:rsid w:val="00AD006C"/>
    <w:rsid w:val="00AD029A"/>
    <w:rsid w:val="00AD0541"/>
    <w:rsid w:val="00AD1860"/>
    <w:rsid w:val="00AD24D2"/>
    <w:rsid w:val="00AD26A9"/>
    <w:rsid w:val="00AD5021"/>
    <w:rsid w:val="00AD5F43"/>
    <w:rsid w:val="00AE152A"/>
    <w:rsid w:val="00AE2201"/>
    <w:rsid w:val="00AE427E"/>
    <w:rsid w:val="00AE51BE"/>
    <w:rsid w:val="00AE584C"/>
    <w:rsid w:val="00AE6692"/>
    <w:rsid w:val="00AE6E4E"/>
    <w:rsid w:val="00AF09DF"/>
    <w:rsid w:val="00AF16E2"/>
    <w:rsid w:val="00AF22DF"/>
    <w:rsid w:val="00AF383E"/>
    <w:rsid w:val="00AF3B4B"/>
    <w:rsid w:val="00AF3EC5"/>
    <w:rsid w:val="00AF4BB6"/>
    <w:rsid w:val="00AF4F93"/>
    <w:rsid w:val="00AF58D4"/>
    <w:rsid w:val="00AF5D89"/>
    <w:rsid w:val="00AF688E"/>
    <w:rsid w:val="00AF6BF7"/>
    <w:rsid w:val="00B00143"/>
    <w:rsid w:val="00B00B12"/>
    <w:rsid w:val="00B0112C"/>
    <w:rsid w:val="00B0349A"/>
    <w:rsid w:val="00B043B4"/>
    <w:rsid w:val="00B06A1F"/>
    <w:rsid w:val="00B07253"/>
    <w:rsid w:val="00B078D3"/>
    <w:rsid w:val="00B114E9"/>
    <w:rsid w:val="00B12BB3"/>
    <w:rsid w:val="00B13203"/>
    <w:rsid w:val="00B135C6"/>
    <w:rsid w:val="00B1471E"/>
    <w:rsid w:val="00B16763"/>
    <w:rsid w:val="00B1753B"/>
    <w:rsid w:val="00B200CD"/>
    <w:rsid w:val="00B22671"/>
    <w:rsid w:val="00B22C56"/>
    <w:rsid w:val="00B26A69"/>
    <w:rsid w:val="00B26B18"/>
    <w:rsid w:val="00B26E31"/>
    <w:rsid w:val="00B31DA0"/>
    <w:rsid w:val="00B32208"/>
    <w:rsid w:val="00B34FD8"/>
    <w:rsid w:val="00B3694A"/>
    <w:rsid w:val="00B405EA"/>
    <w:rsid w:val="00B42CC8"/>
    <w:rsid w:val="00B440CF"/>
    <w:rsid w:val="00B45F48"/>
    <w:rsid w:val="00B46345"/>
    <w:rsid w:val="00B464A1"/>
    <w:rsid w:val="00B50E6C"/>
    <w:rsid w:val="00B52B3B"/>
    <w:rsid w:val="00B544CA"/>
    <w:rsid w:val="00B56C34"/>
    <w:rsid w:val="00B60804"/>
    <w:rsid w:val="00B60D7A"/>
    <w:rsid w:val="00B61508"/>
    <w:rsid w:val="00B638E2"/>
    <w:rsid w:val="00B64478"/>
    <w:rsid w:val="00B67325"/>
    <w:rsid w:val="00B7006B"/>
    <w:rsid w:val="00B70302"/>
    <w:rsid w:val="00B707F4"/>
    <w:rsid w:val="00B7156C"/>
    <w:rsid w:val="00B7411C"/>
    <w:rsid w:val="00B74C32"/>
    <w:rsid w:val="00B7552E"/>
    <w:rsid w:val="00B7583E"/>
    <w:rsid w:val="00B772F9"/>
    <w:rsid w:val="00B818FE"/>
    <w:rsid w:val="00B82C7D"/>
    <w:rsid w:val="00B846F3"/>
    <w:rsid w:val="00B86103"/>
    <w:rsid w:val="00B86A92"/>
    <w:rsid w:val="00B871D1"/>
    <w:rsid w:val="00B9092D"/>
    <w:rsid w:val="00B92143"/>
    <w:rsid w:val="00B93060"/>
    <w:rsid w:val="00B930F9"/>
    <w:rsid w:val="00B93716"/>
    <w:rsid w:val="00B95042"/>
    <w:rsid w:val="00B97AD6"/>
    <w:rsid w:val="00BA0064"/>
    <w:rsid w:val="00BA7593"/>
    <w:rsid w:val="00BA787B"/>
    <w:rsid w:val="00BB16EF"/>
    <w:rsid w:val="00BB182C"/>
    <w:rsid w:val="00BB273B"/>
    <w:rsid w:val="00BB284A"/>
    <w:rsid w:val="00BB53C1"/>
    <w:rsid w:val="00BB5D3A"/>
    <w:rsid w:val="00BC0D6C"/>
    <w:rsid w:val="00BC14DB"/>
    <w:rsid w:val="00BC1EBF"/>
    <w:rsid w:val="00BC2C3F"/>
    <w:rsid w:val="00BC4719"/>
    <w:rsid w:val="00BC4943"/>
    <w:rsid w:val="00BC4A4D"/>
    <w:rsid w:val="00BC596F"/>
    <w:rsid w:val="00BC5D76"/>
    <w:rsid w:val="00BC6009"/>
    <w:rsid w:val="00BC656A"/>
    <w:rsid w:val="00BC71BF"/>
    <w:rsid w:val="00BD274D"/>
    <w:rsid w:val="00BD3485"/>
    <w:rsid w:val="00BD4B44"/>
    <w:rsid w:val="00BD7827"/>
    <w:rsid w:val="00BE2318"/>
    <w:rsid w:val="00BE3279"/>
    <w:rsid w:val="00BE426C"/>
    <w:rsid w:val="00BE5BA0"/>
    <w:rsid w:val="00BE6921"/>
    <w:rsid w:val="00BF0E3C"/>
    <w:rsid w:val="00BF2F95"/>
    <w:rsid w:val="00BF74C0"/>
    <w:rsid w:val="00C039BF"/>
    <w:rsid w:val="00C04648"/>
    <w:rsid w:val="00C06240"/>
    <w:rsid w:val="00C111EE"/>
    <w:rsid w:val="00C12892"/>
    <w:rsid w:val="00C167CE"/>
    <w:rsid w:val="00C17B61"/>
    <w:rsid w:val="00C21971"/>
    <w:rsid w:val="00C21B40"/>
    <w:rsid w:val="00C227BF"/>
    <w:rsid w:val="00C24DB0"/>
    <w:rsid w:val="00C2559B"/>
    <w:rsid w:val="00C30338"/>
    <w:rsid w:val="00C304DD"/>
    <w:rsid w:val="00C333E1"/>
    <w:rsid w:val="00C34E08"/>
    <w:rsid w:val="00C3620B"/>
    <w:rsid w:val="00C37064"/>
    <w:rsid w:val="00C372C1"/>
    <w:rsid w:val="00C4115B"/>
    <w:rsid w:val="00C4153C"/>
    <w:rsid w:val="00C4201F"/>
    <w:rsid w:val="00C442DB"/>
    <w:rsid w:val="00C50768"/>
    <w:rsid w:val="00C50FFE"/>
    <w:rsid w:val="00C51109"/>
    <w:rsid w:val="00C515D9"/>
    <w:rsid w:val="00C52D28"/>
    <w:rsid w:val="00C547DC"/>
    <w:rsid w:val="00C54FD0"/>
    <w:rsid w:val="00C62D1A"/>
    <w:rsid w:val="00C6393D"/>
    <w:rsid w:val="00C6598E"/>
    <w:rsid w:val="00C66148"/>
    <w:rsid w:val="00C6629C"/>
    <w:rsid w:val="00C6748E"/>
    <w:rsid w:val="00C6766C"/>
    <w:rsid w:val="00C70A18"/>
    <w:rsid w:val="00C713FE"/>
    <w:rsid w:val="00C72339"/>
    <w:rsid w:val="00C72E63"/>
    <w:rsid w:val="00C73237"/>
    <w:rsid w:val="00C73D67"/>
    <w:rsid w:val="00C8275E"/>
    <w:rsid w:val="00C860F1"/>
    <w:rsid w:val="00C873ED"/>
    <w:rsid w:val="00C905D2"/>
    <w:rsid w:val="00C95C61"/>
    <w:rsid w:val="00CA210E"/>
    <w:rsid w:val="00CA4947"/>
    <w:rsid w:val="00CA4CCD"/>
    <w:rsid w:val="00CA50A6"/>
    <w:rsid w:val="00CA5401"/>
    <w:rsid w:val="00CA6716"/>
    <w:rsid w:val="00CA6BF0"/>
    <w:rsid w:val="00CA7AF1"/>
    <w:rsid w:val="00CB0ADC"/>
    <w:rsid w:val="00CB0C70"/>
    <w:rsid w:val="00CB18A4"/>
    <w:rsid w:val="00CB1C3C"/>
    <w:rsid w:val="00CB2A19"/>
    <w:rsid w:val="00CB3E7F"/>
    <w:rsid w:val="00CB52CA"/>
    <w:rsid w:val="00CB5C7B"/>
    <w:rsid w:val="00CC11E7"/>
    <w:rsid w:val="00CC131B"/>
    <w:rsid w:val="00CC2F7C"/>
    <w:rsid w:val="00CC33B3"/>
    <w:rsid w:val="00CC35ED"/>
    <w:rsid w:val="00CC3882"/>
    <w:rsid w:val="00CC4758"/>
    <w:rsid w:val="00CC51A9"/>
    <w:rsid w:val="00CC6F74"/>
    <w:rsid w:val="00CC7663"/>
    <w:rsid w:val="00CC7A73"/>
    <w:rsid w:val="00CD0271"/>
    <w:rsid w:val="00CD060A"/>
    <w:rsid w:val="00CD3F3F"/>
    <w:rsid w:val="00CD6128"/>
    <w:rsid w:val="00CD63A0"/>
    <w:rsid w:val="00CD74DB"/>
    <w:rsid w:val="00CE2AD8"/>
    <w:rsid w:val="00CE2E22"/>
    <w:rsid w:val="00CE3F8F"/>
    <w:rsid w:val="00CE556A"/>
    <w:rsid w:val="00CE7C63"/>
    <w:rsid w:val="00CF1988"/>
    <w:rsid w:val="00CF22CD"/>
    <w:rsid w:val="00CF3039"/>
    <w:rsid w:val="00CF459F"/>
    <w:rsid w:val="00D0058D"/>
    <w:rsid w:val="00D0275A"/>
    <w:rsid w:val="00D02940"/>
    <w:rsid w:val="00D046CB"/>
    <w:rsid w:val="00D051E7"/>
    <w:rsid w:val="00D054E0"/>
    <w:rsid w:val="00D06A7B"/>
    <w:rsid w:val="00D070B6"/>
    <w:rsid w:val="00D1222F"/>
    <w:rsid w:val="00D1416C"/>
    <w:rsid w:val="00D159DA"/>
    <w:rsid w:val="00D16733"/>
    <w:rsid w:val="00D16741"/>
    <w:rsid w:val="00D16E74"/>
    <w:rsid w:val="00D17311"/>
    <w:rsid w:val="00D17AA6"/>
    <w:rsid w:val="00D17E79"/>
    <w:rsid w:val="00D2240D"/>
    <w:rsid w:val="00D23FAA"/>
    <w:rsid w:val="00D27D37"/>
    <w:rsid w:val="00D32495"/>
    <w:rsid w:val="00D35EF9"/>
    <w:rsid w:val="00D36D43"/>
    <w:rsid w:val="00D379FF"/>
    <w:rsid w:val="00D40698"/>
    <w:rsid w:val="00D42BF5"/>
    <w:rsid w:val="00D42E66"/>
    <w:rsid w:val="00D4395E"/>
    <w:rsid w:val="00D43AD7"/>
    <w:rsid w:val="00D47468"/>
    <w:rsid w:val="00D50533"/>
    <w:rsid w:val="00D50712"/>
    <w:rsid w:val="00D52430"/>
    <w:rsid w:val="00D5318A"/>
    <w:rsid w:val="00D54533"/>
    <w:rsid w:val="00D54963"/>
    <w:rsid w:val="00D5675A"/>
    <w:rsid w:val="00D56EEC"/>
    <w:rsid w:val="00D57B3F"/>
    <w:rsid w:val="00D60DEF"/>
    <w:rsid w:val="00D61850"/>
    <w:rsid w:val="00D619D3"/>
    <w:rsid w:val="00D61A17"/>
    <w:rsid w:val="00D6722E"/>
    <w:rsid w:val="00D676C0"/>
    <w:rsid w:val="00D72C0F"/>
    <w:rsid w:val="00D735A5"/>
    <w:rsid w:val="00D74D91"/>
    <w:rsid w:val="00D762BF"/>
    <w:rsid w:val="00D7707A"/>
    <w:rsid w:val="00D77461"/>
    <w:rsid w:val="00D77AD2"/>
    <w:rsid w:val="00D77F39"/>
    <w:rsid w:val="00D808E0"/>
    <w:rsid w:val="00D8337E"/>
    <w:rsid w:val="00D84102"/>
    <w:rsid w:val="00D84AEE"/>
    <w:rsid w:val="00D84E33"/>
    <w:rsid w:val="00D8697E"/>
    <w:rsid w:val="00D86FB5"/>
    <w:rsid w:val="00D87E7A"/>
    <w:rsid w:val="00D90E28"/>
    <w:rsid w:val="00D91CB2"/>
    <w:rsid w:val="00D92B5D"/>
    <w:rsid w:val="00D941C6"/>
    <w:rsid w:val="00DA2E15"/>
    <w:rsid w:val="00DA4C14"/>
    <w:rsid w:val="00DA5361"/>
    <w:rsid w:val="00DB1787"/>
    <w:rsid w:val="00DB1B52"/>
    <w:rsid w:val="00DB2125"/>
    <w:rsid w:val="00DB373D"/>
    <w:rsid w:val="00DB44BD"/>
    <w:rsid w:val="00DB6CA5"/>
    <w:rsid w:val="00DC221F"/>
    <w:rsid w:val="00DC35A1"/>
    <w:rsid w:val="00DC61AC"/>
    <w:rsid w:val="00DD03A6"/>
    <w:rsid w:val="00DD0E7F"/>
    <w:rsid w:val="00DD258F"/>
    <w:rsid w:val="00DD3CE8"/>
    <w:rsid w:val="00DD5B59"/>
    <w:rsid w:val="00DD6E96"/>
    <w:rsid w:val="00DE0B93"/>
    <w:rsid w:val="00DE0E33"/>
    <w:rsid w:val="00DE19A5"/>
    <w:rsid w:val="00DE1A1F"/>
    <w:rsid w:val="00DE1A3A"/>
    <w:rsid w:val="00DE3180"/>
    <w:rsid w:val="00DE4C0F"/>
    <w:rsid w:val="00DF2921"/>
    <w:rsid w:val="00DF34D6"/>
    <w:rsid w:val="00DF3F53"/>
    <w:rsid w:val="00DF4A53"/>
    <w:rsid w:val="00DF5D9E"/>
    <w:rsid w:val="00DF6443"/>
    <w:rsid w:val="00DF696B"/>
    <w:rsid w:val="00DF6A14"/>
    <w:rsid w:val="00DF7DBF"/>
    <w:rsid w:val="00E01F39"/>
    <w:rsid w:val="00E02F71"/>
    <w:rsid w:val="00E038FA"/>
    <w:rsid w:val="00E050F7"/>
    <w:rsid w:val="00E05880"/>
    <w:rsid w:val="00E064C0"/>
    <w:rsid w:val="00E06D59"/>
    <w:rsid w:val="00E07AB1"/>
    <w:rsid w:val="00E11D79"/>
    <w:rsid w:val="00E13C37"/>
    <w:rsid w:val="00E13E0A"/>
    <w:rsid w:val="00E144EF"/>
    <w:rsid w:val="00E15470"/>
    <w:rsid w:val="00E1641F"/>
    <w:rsid w:val="00E167F0"/>
    <w:rsid w:val="00E16876"/>
    <w:rsid w:val="00E21042"/>
    <w:rsid w:val="00E230CA"/>
    <w:rsid w:val="00E232BA"/>
    <w:rsid w:val="00E25776"/>
    <w:rsid w:val="00E25A1B"/>
    <w:rsid w:val="00E272C7"/>
    <w:rsid w:val="00E31656"/>
    <w:rsid w:val="00E31ACF"/>
    <w:rsid w:val="00E323FB"/>
    <w:rsid w:val="00E32952"/>
    <w:rsid w:val="00E32C13"/>
    <w:rsid w:val="00E33C79"/>
    <w:rsid w:val="00E401DD"/>
    <w:rsid w:val="00E419A1"/>
    <w:rsid w:val="00E431F2"/>
    <w:rsid w:val="00E4326F"/>
    <w:rsid w:val="00E4589E"/>
    <w:rsid w:val="00E47C13"/>
    <w:rsid w:val="00E51496"/>
    <w:rsid w:val="00E5290A"/>
    <w:rsid w:val="00E56B9C"/>
    <w:rsid w:val="00E56C60"/>
    <w:rsid w:val="00E57780"/>
    <w:rsid w:val="00E57D57"/>
    <w:rsid w:val="00E60DD7"/>
    <w:rsid w:val="00E62531"/>
    <w:rsid w:val="00E63DAE"/>
    <w:rsid w:val="00E64A56"/>
    <w:rsid w:val="00E6523F"/>
    <w:rsid w:val="00E7009A"/>
    <w:rsid w:val="00E70B93"/>
    <w:rsid w:val="00E71A2A"/>
    <w:rsid w:val="00E75B44"/>
    <w:rsid w:val="00E80241"/>
    <w:rsid w:val="00E81234"/>
    <w:rsid w:val="00E85E2B"/>
    <w:rsid w:val="00E860DC"/>
    <w:rsid w:val="00E87A6A"/>
    <w:rsid w:val="00E9177D"/>
    <w:rsid w:val="00E91E44"/>
    <w:rsid w:val="00E923B0"/>
    <w:rsid w:val="00E930CC"/>
    <w:rsid w:val="00E9543E"/>
    <w:rsid w:val="00E96F2A"/>
    <w:rsid w:val="00EA040E"/>
    <w:rsid w:val="00EA5051"/>
    <w:rsid w:val="00EA50CC"/>
    <w:rsid w:val="00EA5790"/>
    <w:rsid w:val="00EA7559"/>
    <w:rsid w:val="00EA7A2E"/>
    <w:rsid w:val="00EB068F"/>
    <w:rsid w:val="00EB0FD6"/>
    <w:rsid w:val="00EB3649"/>
    <w:rsid w:val="00EB4A2F"/>
    <w:rsid w:val="00EB51C4"/>
    <w:rsid w:val="00EB6273"/>
    <w:rsid w:val="00EB6874"/>
    <w:rsid w:val="00EB77F9"/>
    <w:rsid w:val="00EB7ABA"/>
    <w:rsid w:val="00EC38AC"/>
    <w:rsid w:val="00EC426F"/>
    <w:rsid w:val="00EC554A"/>
    <w:rsid w:val="00EC6DDD"/>
    <w:rsid w:val="00EC7CF0"/>
    <w:rsid w:val="00ED03A7"/>
    <w:rsid w:val="00ED10B9"/>
    <w:rsid w:val="00ED223A"/>
    <w:rsid w:val="00ED3B27"/>
    <w:rsid w:val="00ED52C1"/>
    <w:rsid w:val="00ED62D0"/>
    <w:rsid w:val="00ED6AD3"/>
    <w:rsid w:val="00EE0915"/>
    <w:rsid w:val="00EE2C99"/>
    <w:rsid w:val="00EE41AC"/>
    <w:rsid w:val="00EE463E"/>
    <w:rsid w:val="00EE4C08"/>
    <w:rsid w:val="00EE594C"/>
    <w:rsid w:val="00EE707F"/>
    <w:rsid w:val="00EE7543"/>
    <w:rsid w:val="00EE76B0"/>
    <w:rsid w:val="00EF0CE2"/>
    <w:rsid w:val="00EF0D59"/>
    <w:rsid w:val="00EF24D3"/>
    <w:rsid w:val="00EF28A9"/>
    <w:rsid w:val="00EF29CF"/>
    <w:rsid w:val="00EF4E0F"/>
    <w:rsid w:val="00EF57C7"/>
    <w:rsid w:val="00EF6923"/>
    <w:rsid w:val="00F01369"/>
    <w:rsid w:val="00F02402"/>
    <w:rsid w:val="00F04375"/>
    <w:rsid w:val="00F0459A"/>
    <w:rsid w:val="00F04616"/>
    <w:rsid w:val="00F054BC"/>
    <w:rsid w:val="00F06832"/>
    <w:rsid w:val="00F0750E"/>
    <w:rsid w:val="00F07767"/>
    <w:rsid w:val="00F10954"/>
    <w:rsid w:val="00F1467A"/>
    <w:rsid w:val="00F1719E"/>
    <w:rsid w:val="00F175D1"/>
    <w:rsid w:val="00F21170"/>
    <w:rsid w:val="00F21CE5"/>
    <w:rsid w:val="00F23038"/>
    <w:rsid w:val="00F23C72"/>
    <w:rsid w:val="00F2664F"/>
    <w:rsid w:val="00F26B40"/>
    <w:rsid w:val="00F26E83"/>
    <w:rsid w:val="00F3070B"/>
    <w:rsid w:val="00F32589"/>
    <w:rsid w:val="00F32DA7"/>
    <w:rsid w:val="00F336E0"/>
    <w:rsid w:val="00F35EDC"/>
    <w:rsid w:val="00F36018"/>
    <w:rsid w:val="00F37F7B"/>
    <w:rsid w:val="00F428A2"/>
    <w:rsid w:val="00F428A9"/>
    <w:rsid w:val="00F44040"/>
    <w:rsid w:val="00F45F72"/>
    <w:rsid w:val="00F47289"/>
    <w:rsid w:val="00F479AA"/>
    <w:rsid w:val="00F50C48"/>
    <w:rsid w:val="00F51C06"/>
    <w:rsid w:val="00F52E1B"/>
    <w:rsid w:val="00F53B29"/>
    <w:rsid w:val="00F5543A"/>
    <w:rsid w:val="00F55C64"/>
    <w:rsid w:val="00F560AC"/>
    <w:rsid w:val="00F57452"/>
    <w:rsid w:val="00F621F8"/>
    <w:rsid w:val="00F6285E"/>
    <w:rsid w:val="00F65FE8"/>
    <w:rsid w:val="00F7140D"/>
    <w:rsid w:val="00F725E5"/>
    <w:rsid w:val="00F73F89"/>
    <w:rsid w:val="00F7629D"/>
    <w:rsid w:val="00F77FC2"/>
    <w:rsid w:val="00F810A8"/>
    <w:rsid w:val="00F81778"/>
    <w:rsid w:val="00F82277"/>
    <w:rsid w:val="00F839F9"/>
    <w:rsid w:val="00F83B0D"/>
    <w:rsid w:val="00F921F5"/>
    <w:rsid w:val="00F92657"/>
    <w:rsid w:val="00F92994"/>
    <w:rsid w:val="00F940C0"/>
    <w:rsid w:val="00F94D88"/>
    <w:rsid w:val="00F94FBB"/>
    <w:rsid w:val="00FA0AAE"/>
    <w:rsid w:val="00FA4869"/>
    <w:rsid w:val="00FA602D"/>
    <w:rsid w:val="00FA7042"/>
    <w:rsid w:val="00FB1D35"/>
    <w:rsid w:val="00FB51FC"/>
    <w:rsid w:val="00FB5497"/>
    <w:rsid w:val="00FB6368"/>
    <w:rsid w:val="00FB671D"/>
    <w:rsid w:val="00FB6916"/>
    <w:rsid w:val="00FB7977"/>
    <w:rsid w:val="00FB7F17"/>
    <w:rsid w:val="00FC078E"/>
    <w:rsid w:val="00FC0F34"/>
    <w:rsid w:val="00FC60AA"/>
    <w:rsid w:val="00FC75B7"/>
    <w:rsid w:val="00FD0A3B"/>
    <w:rsid w:val="00FD17E4"/>
    <w:rsid w:val="00FD18EE"/>
    <w:rsid w:val="00FD20C2"/>
    <w:rsid w:val="00FD2E9E"/>
    <w:rsid w:val="00FD30F4"/>
    <w:rsid w:val="00FD43BE"/>
    <w:rsid w:val="00FD77CC"/>
    <w:rsid w:val="00FD79DA"/>
    <w:rsid w:val="00FE072E"/>
    <w:rsid w:val="00FE19D6"/>
    <w:rsid w:val="00FE3B74"/>
    <w:rsid w:val="00FE4119"/>
    <w:rsid w:val="00FE4E2F"/>
    <w:rsid w:val="00FE5485"/>
    <w:rsid w:val="00FE5646"/>
    <w:rsid w:val="00FE571C"/>
    <w:rsid w:val="00FE74EE"/>
    <w:rsid w:val="00FF2E84"/>
    <w:rsid w:val="00FF493E"/>
    <w:rsid w:val="00FF5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669B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0"/>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0"/>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0"/>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0"/>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0"/>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1"/>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0"/>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0"/>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0"/>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B60D7A"/>
    <w:pPr>
      <w:tabs>
        <w:tab w:val="center" w:pos="4153"/>
        <w:tab w:val="right" w:pos="8306"/>
      </w:tabs>
      <w:snapToGrid w:val="0"/>
    </w:pPr>
    <w:rPr>
      <w:sz w:val="18"/>
      <w:szCs w:val="18"/>
      <w:lang w:val="x-none" w:eastAsia="x-none"/>
    </w:rPr>
  </w:style>
  <w:style w:type="character" w:customStyle="1" w:styleId="a5">
    <w:name w:val="页脚字符"/>
    <w:basedOn w:val="a1"/>
    <w:link w:val="a4"/>
    <w:uiPriority w:val="99"/>
    <w:rsid w:val="00B60D7A"/>
    <w:rPr>
      <w:rFonts w:ascii="Times New Roman" w:eastAsia="宋体" w:hAnsi="Times New Roman" w:cs="Times New Roman"/>
      <w:kern w:val="2"/>
      <w:sz w:val="18"/>
      <w:szCs w:val="18"/>
      <w:lang w:val="x-none" w:eastAsia="x-none"/>
    </w:rPr>
  </w:style>
  <w:style w:type="character" w:styleId="a6">
    <w:name w:val="page number"/>
    <w:rsid w:val="00B60D7A"/>
  </w:style>
  <w:style w:type="paragraph" w:styleId="11">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0">
    <w:name w:val="标题 1字符"/>
    <w:aliases w:val="H1字符,Heading 0字符,R1字符,H11字符,h1字符,Level 1 Topic Heading字符,Section Heading字符,Level 1字符,PIM 1字符,dd heading 1字符,dh1字符,H12字符,H111字符,H13字符,H112字符,Section Head字符,1st level字符,l1字符,1字符,H14字符,H15字符,H16字符,H17字符,Head1字符,Heading apps字符,Level 1 Head字符,LN字符,h字符"/>
    <w:basedOn w:val="a1"/>
    <w:link w:val="1"/>
    <w:rsid w:val="00675F88"/>
    <w:rPr>
      <w:rFonts w:ascii="微软雅黑" w:eastAsia="微软雅黑" w:hAnsi="微软雅黑" w:cstheme="majorBidi"/>
      <w:b/>
      <w:bCs/>
      <w:kern w:val="2"/>
      <w:sz w:val="48"/>
      <w:szCs w:val="28"/>
    </w:rPr>
  </w:style>
  <w:style w:type="character" w:customStyle="1" w:styleId="20">
    <w:name w:val="标题 2字符"/>
    <w:aliases w:val="Heading 2 Hidden字符,Heading 2 CCBS字符,H2字符,HD2字符,heading 2字符,PIM2字符,2nd level字符,h2字符,2字符,Header 2字符,l2字符,Titre2字符,Head 2字符,sect 1.2字符,DO NOT USE_h2字符,chn字符,Chapter Number/Appendix Letter字符,第一章 标题 2字符,ISO1字符,Titre3字符,H21字符,H22字符,H23字符,H24字符,H25字符"/>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0">
    <w:name w:val="标题 3字符"/>
    <w:aliases w:val="h3字符,l3字符,3字符,list 3字符,Head 3字符,h31字符,h32字符,h33字符,h34字符,h35字符,h36字符,h37字符,h38字符,h311字符,h321字符,h331字符,h341字符,h351字符,h361字符,h371字符,h39字符,h312字符,h322字符,h332字符,h342字符,h352字符,h362字符,h372字符,h310字符,h313字符,h323字符,h333字符,h343字符,h353字符,h363字符,h373字符,h314字符"/>
    <w:basedOn w:val="a1"/>
    <w:link w:val="3"/>
    <w:rsid w:val="00F35EDC"/>
    <w:rPr>
      <w:rFonts w:ascii="微软雅黑" w:eastAsiaTheme="majorEastAsia" w:hAnsi="微软雅黑" w:cstheme="majorBidi"/>
      <w:b/>
      <w:bCs/>
      <w:color w:val="000000" w:themeColor="text1"/>
      <w:kern w:val="2"/>
      <w:sz w:val="24"/>
      <w:szCs w:val="24"/>
    </w:rPr>
  </w:style>
  <w:style w:type="paragraph" w:styleId="a7">
    <w:name w:val="List Paragraph"/>
    <w:basedOn w:val="a0"/>
    <w:uiPriority w:val="34"/>
    <w:qFormat/>
    <w:rsid w:val="00005EBF"/>
    <w:pPr>
      <w:ind w:left="720"/>
      <w:contextualSpacing/>
    </w:pPr>
  </w:style>
  <w:style w:type="paragraph" w:styleId="a8">
    <w:name w:val="Balloon Text"/>
    <w:basedOn w:val="a0"/>
    <w:link w:val="a9"/>
    <w:uiPriority w:val="99"/>
    <w:unhideWhenUsed/>
    <w:rsid w:val="00675F88"/>
    <w:pPr>
      <w:spacing w:after="0"/>
    </w:pPr>
    <w:rPr>
      <w:rFonts w:ascii="宋体" w:eastAsia="宋体"/>
      <w:sz w:val="18"/>
      <w:szCs w:val="18"/>
    </w:rPr>
  </w:style>
  <w:style w:type="character" w:customStyle="1" w:styleId="a9">
    <w:name w:val="批注框文本字符"/>
    <w:basedOn w:val="a1"/>
    <w:link w:val="a8"/>
    <w:uiPriority w:val="99"/>
    <w:rsid w:val="00675F88"/>
    <w:rPr>
      <w:rFonts w:ascii="宋体" w:eastAsia="宋体" w:hAnsi="微软雅黑" w:cs="Times New Roman"/>
      <w:kern w:val="2"/>
      <w:sz w:val="18"/>
      <w:szCs w:val="18"/>
    </w:rPr>
  </w:style>
  <w:style w:type="character" w:customStyle="1" w:styleId="40">
    <w:name w:val="标题 4字符"/>
    <w:aliases w:val="H4字符,sect 1.2.3.4字符,Ref Heading 1字符,rh1字符,Heading sql字符,4th level字符,1.1.1.1字符,PIM 4字符,h4字符,bullet字符,bl字符,bb字符,sect 1.2.3.41字符,Ref Heading 11字符,rh11字符,sect 1.2.3.42字符,Ref Heading 12字符,rh12字符,sect 1.2.3.411字符,Ref Heading 111字符,rh111字符,rh13字符,4字符"/>
    <w:basedOn w:val="a1"/>
    <w:link w:val="4"/>
    <w:rsid w:val="008B2BB4"/>
    <w:rPr>
      <w:rFonts w:ascii="微软雅黑" w:eastAsiaTheme="majorEastAsia" w:hAnsi="微软雅黑" w:cstheme="majorBidi"/>
      <w:b/>
      <w:bCs/>
      <w:iCs/>
      <w:color w:val="000000" w:themeColor="text1"/>
      <w:kern w:val="2"/>
      <w:sz w:val="24"/>
      <w:szCs w:val="24"/>
    </w:rPr>
  </w:style>
  <w:style w:type="paragraph" w:styleId="aa">
    <w:name w:val="header"/>
    <w:basedOn w:val="a0"/>
    <w:link w:val="ab"/>
    <w:uiPriority w:val="99"/>
    <w:unhideWhenUsed/>
    <w:rsid w:val="003D58D3"/>
    <w:pPr>
      <w:tabs>
        <w:tab w:val="center" w:pos="4320"/>
        <w:tab w:val="right" w:pos="8640"/>
      </w:tabs>
      <w:spacing w:after="0"/>
    </w:pPr>
  </w:style>
  <w:style w:type="character" w:customStyle="1" w:styleId="ab">
    <w:name w:val="页眉字符"/>
    <w:basedOn w:val="a1"/>
    <w:link w:val="aa"/>
    <w:uiPriority w:val="99"/>
    <w:rsid w:val="003D58D3"/>
    <w:rPr>
      <w:rFonts w:ascii="微软雅黑" w:eastAsia="微软雅黑" w:hAnsi="微软雅黑" w:cs="Times New Roman"/>
      <w:kern w:val="2"/>
      <w:sz w:val="24"/>
      <w:szCs w:val="24"/>
    </w:rPr>
  </w:style>
  <w:style w:type="character" w:styleId="ac">
    <w:name w:val="Hyperlink"/>
    <w:uiPriority w:val="99"/>
    <w:rsid w:val="003D58D3"/>
    <w:rPr>
      <w:color w:val="0000FF"/>
      <w:u w:val="single"/>
    </w:rPr>
  </w:style>
  <w:style w:type="character" w:customStyle="1" w:styleId="50">
    <w:name w:val="标题 5字符"/>
    <w:aliases w:val="h5字符,Seco字符,l5字符,hm字符,Table label字符,mh2字符,Module heading 2字符,Head 5字符,list 5字符,IS41 Heading 5字符,h51字符,Heading5字符,Second Subheading字符,H5字符,第四层条字符,dash字符,ds字符,dd字符,PIM 5字符,Level 3 - i字符,标题 5，DHCC公司标题字符,上海中望标准标题五字符,Roman list字符,Block Label字符,口字符"/>
    <w:basedOn w:val="a1"/>
    <w:link w:val="5"/>
    <w:rsid w:val="00F45F72"/>
    <w:rPr>
      <w:rFonts w:ascii="Calibri" w:eastAsia="宋体" w:hAnsi="Calibri" w:cs="Times New Roman"/>
      <w:b/>
      <w:bCs/>
      <w:kern w:val="2"/>
      <w:sz w:val="24"/>
      <w:szCs w:val="28"/>
      <w:lang w:val="x-none" w:eastAsia="x-none"/>
    </w:rPr>
  </w:style>
  <w:style w:type="character" w:customStyle="1" w:styleId="61">
    <w:name w:val="标题 6字符"/>
    <w:aliases w:val="h6字符,Third Subheading字符,第五层条字符,H6字符,BOD 4字符,Legal Level 1.字符,PIM 6字符,Bullet list字符,L6字符,正文六级标题字符,标题 6(ALT+6)字符,Bullet (Single Lines)字符,6字符,1.1.1.1.1.1标题 6字符,h61字符,heading 61字符,条 4字符,Figure label字符,l6字符,hsm字符,cnp字符,Caption number (page-wide)字符"/>
    <w:basedOn w:val="a1"/>
    <w:link w:val="60"/>
    <w:rsid w:val="00F45F72"/>
    <w:rPr>
      <w:rFonts w:ascii="Arial" w:eastAsia="黑体" w:hAnsi="Arial" w:cs="Times New Roman"/>
      <w:b/>
      <w:bCs/>
      <w:sz w:val="24"/>
      <w:szCs w:val="24"/>
      <w:lang w:val="x-none" w:eastAsia="x-none"/>
    </w:rPr>
  </w:style>
  <w:style w:type="character" w:customStyle="1" w:styleId="70">
    <w:name w:val="标题 7字符"/>
    <w:aliases w:val="PIM 7字符,Legal Level 1.1.字符,L7字符,H TIMES1字符,letter list字符,不用字符,1.1.1.1.1.1.1标题 7字符,sdf字符,H7字符,条 5字符,h7字符,st字符,SDL title字符"/>
    <w:basedOn w:val="a1"/>
    <w:link w:val="7"/>
    <w:rsid w:val="00F45F72"/>
    <w:rPr>
      <w:rFonts w:ascii="Times New Roman" w:eastAsia="宋体" w:hAnsi="Times New Roman" w:cs="Times New Roman"/>
      <w:b/>
      <w:bCs/>
      <w:sz w:val="24"/>
      <w:szCs w:val="24"/>
      <w:lang w:val="x-none" w:eastAsia="x-none"/>
    </w:rPr>
  </w:style>
  <w:style w:type="character" w:customStyle="1" w:styleId="80">
    <w:name w:val="标题 8字符"/>
    <w:aliases w:val="注意框体字符,Legal Level 1.1.1.字符,不用8字符,标题6字符,H8字符,h8字符,tt1字符,heading 8字符"/>
    <w:basedOn w:val="a1"/>
    <w:link w:val="8"/>
    <w:rsid w:val="00F45F72"/>
    <w:rPr>
      <w:rFonts w:ascii="Arial" w:eastAsia="黑体" w:hAnsi="Arial" w:cs="Times New Roman"/>
      <w:sz w:val="24"/>
      <w:szCs w:val="24"/>
      <w:lang w:val="x-none" w:eastAsia="x-none"/>
    </w:rPr>
  </w:style>
  <w:style w:type="character" w:customStyle="1" w:styleId="90">
    <w:name w:val="标题 9字符"/>
    <w:aliases w:val="PIM 9字符,Legal Level 1.1.1.1.字符,不用9字符,huh字符,Figure字符,三级标题字符,Appendix字符,tt字符,table title字符,标题 45字符,Figure Heading字符,FH字符,h9字符,ft字符,ft1字符,table字符,t字符,table left字符,tl字符,HF字符,figures字符,9字符,heading 9字符"/>
    <w:basedOn w:val="a1"/>
    <w:link w:val="9"/>
    <w:rsid w:val="00F45F72"/>
    <w:rPr>
      <w:rFonts w:ascii="Arial" w:eastAsia="黑体" w:hAnsi="Arial" w:cs="Times New Roman"/>
      <w:sz w:val="24"/>
      <w:szCs w:val="21"/>
      <w:lang w:val="x-none" w:eastAsia="x-none"/>
    </w:rPr>
  </w:style>
  <w:style w:type="paragraph" w:styleId="ad">
    <w:name w:val="Body Text"/>
    <w:basedOn w:val="a0"/>
    <w:link w:val="ae"/>
    <w:rsid w:val="00F45F72"/>
    <w:pPr>
      <w:ind w:left="0"/>
      <w:jc w:val="both"/>
    </w:pPr>
    <w:rPr>
      <w:rFonts w:ascii="Times New Roman" w:eastAsia="宋体" w:hAnsi="Times New Roman"/>
      <w:sz w:val="21"/>
      <w:lang w:val="x-none" w:eastAsia="x-none"/>
    </w:rPr>
  </w:style>
  <w:style w:type="character" w:customStyle="1" w:styleId="ae">
    <w:name w:val="正文文本字符"/>
    <w:basedOn w:val="a1"/>
    <w:link w:val="ad"/>
    <w:rsid w:val="00F45F72"/>
    <w:rPr>
      <w:rFonts w:ascii="Times New Roman" w:eastAsia="宋体" w:hAnsi="Times New Roman" w:cs="Times New Roman"/>
      <w:kern w:val="2"/>
      <w:sz w:val="21"/>
      <w:szCs w:val="24"/>
      <w:lang w:val="x-none" w:eastAsia="x-none"/>
    </w:rPr>
  </w:style>
  <w:style w:type="paragraph" w:styleId="af">
    <w:name w:val="Body Text First Indent"/>
    <w:basedOn w:val="ad"/>
    <w:link w:val="af0"/>
    <w:autoRedefine/>
    <w:rsid w:val="00F45F72"/>
    <w:pPr>
      <w:spacing w:line="360" w:lineRule="auto"/>
      <w:ind w:firstLineChars="100" w:firstLine="420"/>
    </w:pPr>
    <w:rPr>
      <w:rFonts w:ascii="Calibri" w:hAnsi="Calibri"/>
      <w:sz w:val="24"/>
      <w:szCs w:val="22"/>
    </w:rPr>
  </w:style>
  <w:style w:type="character" w:customStyle="1" w:styleId="af0">
    <w:name w:val="正文首行缩进字符"/>
    <w:basedOn w:val="ae"/>
    <w:link w:val="af"/>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f1">
    <w:name w:val="Date"/>
    <w:basedOn w:val="ad"/>
    <w:link w:val="af2"/>
    <w:rsid w:val="00F45F72"/>
    <w:pPr>
      <w:widowControl/>
      <w:spacing w:after="160"/>
      <w:jc w:val="center"/>
    </w:pPr>
    <w:rPr>
      <w:kern w:val="0"/>
      <w:sz w:val="20"/>
      <w:szCs w:val="20"/>
      <w:lang w:val="en-US" w:eastAsia="zh-CN"/>
    </w:rPr>
  </w:style>
  <w:style w:type="character" w:customStyle="1" w:styleId="af2">
    <w:name w:val="日期字符"/>
    <w:basedOn w:val="a1"/>
    <w:link w:val="af1"/>
    <w:rsid w:val="00F45F72"/>
    <w:rPr>
      <w:rFonts w:ascii="Times New Roman" w:eastAsia="宋体" w:hAnsi="Times New Roman" w:cs="Times New Roman"/>
      <w:sz w:val="20"/>
      <w:szCs w:val="20"/>
    </w:rPr>
  </w:style>
  <w:style w:type="paragraph" w:styleId="12">
    <w:name w:val="toc 1"/>
    <w:basedOn w:val="a0"/>
    <w:next w:val="a0"/>
    <w:autoRedefine/>
    <w:uiPriority w:val="39"/>
    <w:qFormat/>
    <w:rsid w:val="00F45F72"/>
    <w:pPr>
      <w:spacing w:before="120" w:after="0"/>
      <w:ind w:left="0"/>
    </w:pPr>
    <w:rPr>
      <w:rFonts w:asciiTheme="minorHAnsi" w:hAnsiTheme="minorHAnsi"/>
      <w:b/>
    </w:rPr>
  </w:style>
  <w:style w:type="paragraph" w:styleId="21">
    <w:name w:val="toc 2"/>
    <w:basedOn w:val="a0"/>
    <w:next w:val="a0"/>
    <w:autoRedefine/>
    <w:uiPriority w:val="39"/>
    <w:qFormat/>
    <w:rsid w:val="00F45F72"/>
    <w:pPr>
      <w:spacing w:after="0"/>
      <w:ind w:left="240"/>
    </w:pPr>
    <w:rPr>
      <w:rFonts w:asciiTheme="minorHAnsi" w:hAnsiTheme="minorHAnsi"/>
      <w:b/>
      <w:sz w:val="22"/>
      <w:szCs w:val="22"/>
    </w:rPr>
  </w:style>
  <w:style w:type="paragraph" w:styleId="31">
    <w:name w:val="toc 3"/>
    <w:basedOn w:val="a0"/>
    <w:next w:val="a0"/>
    <w:autoRedefine/>
    <w:uiPriority w:val="39"/>
    <w:qFormat/>
    <w:rsid w:val="00F45F72"/>
    <w:pPr>
      <w:spacing w:after="0"/>
      <w:ind w:left="480"/>
    </w:pPr>
    <w:rPr>
      <w:rFonts w:asciiTheme="minorHAnsi" w:hAnsiTheme="minorHAnsi"/>
      <w:sz w:val="22"/>
      <w:szCs w:val="22"/>
    </w:rPr>
  </w:style>
  <w:style w:type="paragraph" w:styleId="41">
    <w:name w:val="toc 4"/>
    <w:basedOn w:val="a0"/>
    <w:next w:val="a0"/>
    <w:autoRedefine/>
    <w:uiPriority w:val="39"/>
    <w:rsid w:val="00F45F72"/>
    <w:pPr>
      <w:spacing w:after="0"/>
      <w:ind w:left="720"/>
    </w:pPr>
    <w:rPr>
      <w:rFonts w:asciiTheme="minorHAnsi" w:hAnsiTheme="minorHAnsi"/>
      <w:sz w:val="20"/>
      <w:szCs w:val="20"/>
    </w:rPr>
  </w:style>
  <w:style w:type="paragraph" w:styleId="51">
    <w:name w:val="toc 5"/>
    <w:basedOn w:val="a0"/>
    <w:next w:val="a0"/>
    <w:autoRedefine/>
    <w:uiPriority w:val="39"/>
    <w:rsid w:val="00F45F72"/>
    <w:pPr>
      <w:spacing w:after="0"/>
      <w:ind w:left="960"/>
    </w:pPr>
    <w:rPr>
      <w:rFonts w:asciiTheme="minorHAnsi" w:hAnsiTheme="minorHAnsi"/>
      <w:sz w:val="20"/>
      <w:szCs w:val="20"/>
    </w:rPr>
  </w:style>
  <w:style w:type="paragraph" w:styleId="62">
    <w:name w:val="toc 6"/>
    <w:basedOn w:val="a0"/>
    <w:next w:val="a0"/>
    <w:autoRedefine/>
    <w:uiPriority w:val="39"/>
    <w:rsid w:val="00F45F72"/>
    <w:pPr>
      <w:spacing w:after="0"/>
      <w:ind w:left="1200"/>
    </w:pPr>
    <w:rPr>
      <w:rFonts w:asciiTheme="minorHAnsi" w:hAnsiTheme="minorHAnsi"/>
      <w:sz w:val="20"/>
      <w:szCs w:val="20"/>
    </w:rPr>
  </w:style>
  <w:style w:type="paragraph" w:styleId="71">
    <w:name w:val="toc 7"/>
    <w:basedOn w:val="a0"/>
    <w:next w:val="a0"/>
    <w:autoRedefine/>
    <w:uiPriority w:val="39"/>
    <w:rsid w:val="00F45F72"/>
    <w:pPr>
      <w:spacing w:after="0"/>
      <w:ind w:left="1440"/>
    </w:pPr>
    <w:rPr>
      <w:rFonts w:asciiTheme="minorHAnsi" w:hAnsiTheme="minorHAnsi"/>
      <w:sz w:val="20"/>
      <w:szCs w:val="20"/>
    </w:rPr>
  </w:style>
  <w:style w:type="paragraph" w:styleId="81">
    <w:name w:val="toc 8"/>
    <w:basedOn w:val="a0"/>
    <w:next w:val="a0"/>
    <w:autoRedefine/>
    <w:uiPriority w:val="39"/>
    <w:rsid w:val="00F45F72"/>
    <w:pPr>
      <w:spacing w:after="0"/>
      <w:ind w:left="1680"/>
    </w:pPr>
    <w:rPr>
      <w:rFonts w:asciiTheme="minorHAnsi" w:hAnsiTheme="minorHAnsi"/>
      <w:sz w:val="20"/>
      <w:szCs w:val="20"/>
    </w:rPr>
  </w:style>
  <w:style w:type="paragraph" w:styleId="91">
    <w:name w:val="toc 9"/>
    <w:basedOn w:val="a0"/>
    <w:next w:val="a0"/>
    <w:autoRedefine/>
    <w:uiPriority w:val="39"/>
    <w:rsid w:val="00F45F72"/>
    <w:pPr>
      <w:spacing w:after="0"/>
      <w:ind w:left="1920"/>
    </w:pPr>
    <w:rPr>
      <w:rFonts w:asciiTheme="minorHAnsi" w:hAnsiTheme="minorHAnsi"/>
      <w:sz w:val="20"/>
      <w:szCs w:val="20"/>
    </w:rPr>
  </w:style>
  <w:style w:type="paragraph" w:styleId="af3">
    <w:name w:val="Document Map"/>
    <w:basedOn w:val="a0"/>
    <w:link w:val="af4"/>
    <w:uiPriority w:val="99"/>
    <w:rsid w:val="00F45F72"/>
    <w:pPr>
      <w:spacing w:after="0"/>
      <w:ind w:left="0"/>
      <w:jc w:val="both"/>
    </w:pPr>
    <w:rPr>
      <w:rFonts w:ascii="宋体" w:eastAsia="宋体" w:hAnsi="Times New Roman"/>
      <w:sz w:val="18"/>
      <w:szCs w:val="18"/>
      <w:lang w:val="x-none" w:eastAsia="x-none"/>
    </w:rPr>
  </w:style>
  <w:style w:type="character" w:customStyle="1" w:styleId="af4">
    <w:name w:val="文档结构图 字符"/>
    <w:basedOn w:val="a1"/>
    <w:link w:val="af3"/>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f5">
    <w:name w:val="Strong"/>
    <w:qFormat/>
    <w:rsid w:val="00F45F72"/>
    <w:rPr>
      <w:b/>
      <w:bCs/>
    </w:rPr>
  </w:style>
  <w:style w:type="table" w:styleId="af6">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3">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2">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
    <w:name w:val="文本正文 Char"/>
    <w:link w:val="af7"/>
    <w:locked/>
    <w:rsid w:val="00F45F72"/>
    <w:rPr>
      <w:rFonts w:ascii="Arial" w:hAnsi="Arial" w:cs="Arial"/>
      <w:szCs w:val="24"/>
    </w:rPr>
  </w:style>
  <w:style w:type="paragraph" w:customStyle="1" w:styleId="af7">
    <w:name w:val="文本正文"/>
    <w:basedOn w:val="a0"/>
    <w:link w:val="Char"/>
    <w:qFormat/>
    <w:rsid w:val="00F45F72"/>
    <w:pPr>
      <w:widowControl/>
      <w:spacing w:after="0"/>
      <w:ind w:left="0" w:firstLineChars="213" w:firstLine="426"/>
    </w:pPr>
    <w:rPr>
      <w:rFonts w:ascii="Arial" w:eastAsiaTheme="minorEastAsia" w:hAnsi="Arial" w:cs="Arial"/>
      <w:kern w:val="0"/>
      <w:sz w:val="22"/>
    </w:rPr>
  </w:style>
  <w:style w:type="paragraph" w:styleId="af8">
    <w:name w:val="Plain Text"/>
    <w:basedOn w:val="a0"/>
    <w:link w:val="af9"/>
    <w:rsid w:val="00F45F72"/>
    <w:pPr>
      <w:spacing w:after="0"/>
      <w:ind w:left="0"/>
      <w:jc w:val="both"/>
    </w:pPr>
    <w:rPr>
      <w:rFonts w:ascii="宋体" w:eastAsia="宋体" w:hAnsi="Courier New"/>
      <w:sz w:val="21"/>
      <w:lang w:val="x-none" w:eastAsia="x-none"/>
    </w:rPr>
  </w:style>
  <w:style w:type="character" w:customStyle="1" w:styleId="af9">
    <w:name w:val="纯文本字符"/>
    <w:basedOn w:val="a1"/>
    <w:link w:val="af8"/>
    <w:rsid w:val="00F45F72"/>
    <w:rPr>
      <w:rFonts w:ascii="宋体" w:eastAsia="宋体" w:hAnsi="Courier New" w:cs="Times New Roman"/>
      <w:kern w:val="2"/>
      <w:sz w:val="21"/>
      <w:szCs w:val="24"/>
      <w:lang w:val="x-none" w:eastAsia="x-none"/>
    </w:rPr>
  </w:style>
  <w:style w:type="paragraph" w:customStyle="1" w:styleId="afa">
    <w:name w:val="标准正文"/>
    <w:basedOn w:val="a0"/>
    <w:link w:val="Char0"/>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0">
    <w:name w:val="标准正文 Char"/>
    <w:link w:val="afa"/>
    <w:rsid w:val="00F45F72"/>
    <w:rPr>
      <w:rFonts w:ascii="Times New Roman" w:eastAsia="宋体" w:hAnsi="Times New Roman" w:cs="Times New Roman"/>
      <w:kern w:val="2"/>
      <w:sz w:val="18"/>
      <w:szCs w:val="18"/>
      <w:lang w:val="x-none" w:eastAsia="x-none"/>
    </w:rPr>
  </w:style>
  <w:style w:type="paragraph" w:styleId="afb">
    <w:name w:val="Body Text Indent"/>
    <w:basedOn w:val="a0"/>
    <w:link w:val="afc"/>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afc">
    <w:name w:val="正文文本缩进字符"/>
    <w:basedOn w:val="a1"/>
    <w:link w:val="afb"/>
    <w:rsid w:val="00F45F72"/>
    <w:rPr>
      <w:rFonts w:ascii="Garamond" w:eastAsia="宋体" w:hAnsi="Garamond" w:cs="Times New Roman"/>
      <w:lang w:val="x-none" w:eastAsia="x-none"/>
    </w:rPr>
  </w:style>
  <w:style w:type="paragraph" w:styleId="afd">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0"/>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0">
    <w:name w:val="HTML  预设格式字符"/>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0"/>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0">
    <w:name w:val="z-窗体顶端字符"/>
    <w:basedOn w:val="a1"/>
    <w:link w:val="z-"/>
    <w:uiPriority w:val="99"/>
    <w:rsid w:val="00F45F72"/>
    <w:rPr>
      <w:rFonts w:ascii="Arial" w:eastAsia="宋体" w:hAnsi="Arial" w:cs="Times New Roman"/>
      <w:vanish/>
      <w:sz w:val="16"/>
      <w:szCs w:val="16"/>
      <w:lang w:val="x-none" w:eastAsia="x-none"/>
    </w:rPr>
  </w:style>
  <w:style w:type="paragraph" w:styleId="z-1">
    <w:name w:val="HTML Bottom of Form"/>
    <w:basedOn w:val="a0"/>
    <w:next w:val="a0"/>
    <w:link w:val="z-2"/>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2">
    <w:name w:val="z-窗体底端字符"/>
    <w:basedOn w:val="a1"/>
    <w:link w:val="z-1"/>
    <w:uiPriority w:val="99"/>
    <w:rsid w:val="00F45F72"/>
    <w:rPr>
      <w:rFonts w:ascii="Arial" w:eastAsia="宋体" w:hAnsi="Arial" w:cs="Times New Roman"/>
      <w:vanish/>
      <w:sz w:val="16"/>
      <w:szCs w:val="16"/>
      <w:lang w:val="x-none" w:eastAsia="x-none"/>
    </w:rPr>
  </w:style>
  <w:style w:type="table" w:customStyle="1" w:styleId="afe">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4">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3">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f">
    <w:name w:val="annotation reference"/>
    <w:uiPriority w:val="99"/>
    <w:unhideWhenUsed/>
    <w:rsid w:val="00F45F72"/>
    <w:rPr>
      <w:sz w:val="21"/>
      <w:szCs w:val="21"/>
    </w:rPr>
  </w:style>
  <w:style w:type="paragraph" w:styleId="aff0">
    <w:name w:val="annotation text"/>
    <w:basedOn w:val="a0"/>
    <w:link w:val="aff1"/>
    <w:uiPriority w:val="99"/>
    <w:unhideWhenUsed/>
    <w:rsid w:val="00F45F72"/>
    <w:pPr>
      <w:spacing w:after="0"/>
      <w:ind w:left="0"/>
    </w:pPr>
    <w:rPr>
      <w:rFonts w:ascii="Times New Roman" w:eastAsia="宋体" w:hAnsi="Times New Roman"/>
      <w:sz w:val="21"/>
      <w:lang w:val="x-none" w:eastAsia="x-none"/>
    </w:rPr>
  </w:style>
  <w:style w:type="character" w:customStyle="1" w:styleId="aff1">
    <w:name w:val="注释文本字符"/>
    <w:basedOn w:val="a1"/>
    <w:link w:val="aff0"/>
    <w:uiPriority w:val="99"/>
    <w:rsid w:val="00F45F72"/>
    <w:rPr>
      <w:rFonts w:ascii="Times New Roman" w:eastAsia="宋体" w:hAnsi="Times New Roman" w:cs="Times New Roman"/>
      <w:kern w:val="2"/>
      <w:sz w:val="21"/>
      <w:szCs w:val="24"/>
      <w:lang w:val="x-none" w:eastAsia="x-none"/>
    </w:rPr>
  </w:style>
  <w:style w:type="paragraph" w:styleId="aff2">
    <w:name w:val="annotation subject"/>
    <w:basedOn w:val="aff0"/>
    <w:next w:val="aff0"/>
    <w:link w:val="aff3"/>
    <w:uiPriority w:val="99"/>
    <w:unhideWhenUsed/>
    <w:rsid w:val="00F45F72"/>
    <w:rPr>
      <w:b/>
      <w:bCs/>
    </w:rPr>
  </w:style>
  <w:style w:type="character" w:customStyle="1" w:styleId="aff3">
    <w:name w:val="批注主题字符"/>
    <w:basedOn w:val="aff1"/>
    <w:link w:val="aff2"/>
    <w:uiPriority w:val="99"/>
    <w:rsid w:val="00F45F72"/>
    <w:rPr>
      <w:rFonts w:ascii="Times New Roman" w:eastAsia="宋体" w:hAnsi="Times New Roman" w:cs="Times New Roman"/>
      <w:b/>
      <w:bCs/>
      <w:kern w:val="2"/>
      <w:sz w:val="21"/>
      <w:szCs w:val="24"/>
      <w:lang w:val="x-none" w:eastAsia="x-none"/>
    </w:rPr>
  </w:style>
  <w:style w:type="paragraph" w:styleId="aff4">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f5">
    <w:name w:val="文档正文"/>
    <w:link w:val="Char1"/>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1">
    <w:name w:val="文档正文 Char"/>
    <w:link w:val="aff5"/>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f6">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f7">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f8">
    <w:name w:val="表格正文"/>
    <w:basedOn w:val="a0"/>
    <w:qFormat/>
    <w:rsid w:val="00F45F72"/>
    <w:pPr>
      <w:spacing w:after="0"/>
      <w:ind w:left="0"/>
      <w:jc w:val="both"/>
    </w:pPr>
    <w:rPr>
      <w:rFonts w:ascii="Times New Roman" w:eastAsia="宋体" w:hAnsi="Times New Roman"/>
      <w:sz w:val="21"/>
      <w:lang w:val="x-none"/>
    </w:rPr>
  </w:style>
  <w:style w:type="character" w:styleId="FollowedHyperlink">
    <w:name w:val="FollowedHyperlink"/>
    <w:basedOn w:val="a1"/>
    <w:uiPriority w:val="99"/>
    <w:semiHidden/>
    <w:unhideWhenUsed/>
    <w:rsid w:val="00C873E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05EBF"/>
    <w:pPr>
      <w:widowControl w:val="0"/>
      <w:spacing w:after="120" w:line="240" w:lineRule="auto"/>
      <w:ind w:left="227"/>
    </w:pPr>
    <w:rPr>
      <w:rFonts w:ascii="微软雅黑" w:eastAsia="微软雅黑" w:hAnsi="微软雅黑" w:cs="Times New Roman"/>
      <w:kern w:val="2"/>
      <w:sz w:val="24"/>
      <w:szCs w:val="24"/>
    </w:rPr>
  </w:style>
  <w:style w:type="paragraph" w:styleId="1">
    <w:name w:val="heading 1"/>
    <w:aliases w:val="H1,Heading 0,R1,H11,h1,Level 1 Topic Heading,Section Heading,Level 1,PIM 1,dd heading 1,dh1,H12,H111,H13,H112,Section Head,1st level,l1,1,H14,H15,H16,H17,Head1,Heading apps,Level 1 Head,LN,章节,heading 1,Arial 14 Fett,Arial 14 Fett1,Header 1,h,Title1"/>
    <w:basedOn w:val="a0"/>
    <w:next w:val="a0"/>
    <w:link w:val="10"/>
    <w:qFormat/>
    <w:rsid w:val="00675F88"/>
    <w:pPr>
      <w:keepNext/>
      <w:keepLines/>
      <w:numPr>
        <w:numId w:val="1"/>
      </w:numPr>
      <w:outlineLvl w:val="0"/>
    </w:pPr>
    <w:rPr>
      <w:rFonts w:cstheme="majorBidi"/>
      <w:b/>
      <w:bCs/>
      <w:sz w:val="48"/>
      <w:szCs w:val="28"/>
    </w:rPr>
  </w:style>
  <w:style w:type="paragraph" w:styleId="2">
    <w:name w:val="heading 2"/>
    <w:aliases w:val="Heading 2 Hidden,Heading 2 CCBS,H2,HD2,heading 2,PIM2,2nd level,h2,2,Header 2,l2,Titre2,Head 2,sect 1.2,DO NOT USE_h2,chn,Chapter Number/Appendix Letter,第一章 标题 2,ISO1,Titre3,H21,H22,H23,H24,H25,H26,H27,H28,H29,H210,H211,H212,H221,H231,H241,H251,子系统"/>
    <w:basedOn w:val="a0"/>
    <w:next w:val="a0"/>
    <w:link w:val="20"/>
    <w:unhideWhenUsed/>
    <w:qFormat/>
    <w:rsid w:val="000F4AF1"/>
    <w:pPr>
      <w:keepNext/>
      <w:keepLines/>
      <w:numPr>
        <w:ilvl w:val="1"/>
        <w:numId w:val="1"/>
      </w:numPr>
      <w:spacing w:before="200"/>
      <w:ind w:left="284"/>
      <w:outlineLvl w:val="1"/>
    </w:pPr>
    <w:rPr>
      <w:rFonts w:asciiTheme="majorHAnsi" w:hAnsiTheme="majorHAnsi" w:cstheme="majorBidi"/>
      <w:b/>
      <w:bCs/>
      <w:color w:val="000000" w:themeColor="text1"/>
      <w:sz w:val="40"/>
      <w:szCs w:val="26"/>
    </w:rPr>
  </w:style>
  <w:style w:type="paragraph" w:styleId="3">
    <w:name w:val="heading 3"/>
    <w:aliases w:val="h3,l3,3,list 3,Head 3,h31,h32,h33,h34,h35,h36,h37,h38,h311,h321,h331,h341,h351,h361,h371,h39,h312,h322,h332,h342,h352,h362,h372,h310,h313,h323,h333,h343,h353,h363,h373,h314,h324,h334,h344,h354,h364,h374,h315,h325,h335,h345,h355,h365,第二层条,H3,CT,PIM"/>
    <w:basedOn w:val="a0"/>
    <w:next w:val="a0"/>
    <w:link w:val="30"/>
    <w:unhideWhenUsed/>
    <w:qFormat/>
    <w:rsid w:val="00F35EDC"/>
    <w:pPr>
      <w:keepNext/>
      <w:keepLines/>
      <w:numPr>
        <w:ilvl w:val="2"/>
        <w:numId w:val="1"/>
      </w:numPr>
      <w:spacing w:before="200"/>
      <w:outlineLvl w:val="2"/>
    </w:pPr>
    <w:rPr>
      <w:rFonts w:eastAsiaTheme="majorEastAsia" w:cstheme="majorBidi"/>
      <w:b/>
      <w:bCs/>
      <w:color w:val="000000" w:themeColor="text1"/>
    </w:rPr>
  </w:style>
  <w:style w:type="paragraph" w:styleId="4">
    <w:name w:val="heading 4"/>
    <w:aliases w:val="H4,sect 1.2.3.4,Ref Heading 1,rh1,Heading sql,4th level,1.1.1.1,PIM 4,h4,bullet,bl,bb,sect 1.2.3.41,Ref Heading 11,rh11,sect 1.2.3.42,Ref Heading 12,rh12,sect 1.2.3.411,Ref Heading 111,rh111,sect 1.2.3.43,Ref Heading 13,rh13,sect 1.2.3.412,4"/>
    <w:basedOn w:val="a0"/>
    <w:next w:val="a0"/>
    <w:link w:val="40"/>
    <w:unhideWhenUsed/>
    <w:qFormat/>
    <w:rsid w:val="008B2BB4"/>
    <w:pPr>
      <w:keepNext/>
      <w:keepLines/>
      <w:spacing w:before="200" w:after="0"/>
      <w:outlineLvl w:val="3"/>
    </w:pPr>
    <w:rPr>
      <w:rFonts w:eastAsiaTheme="majorEastAsia" w:cstheme="majorBidi"/>
      <w:b/>
      <w:bCs/>
      <w:iCs/>
      <w:color w:val="000000" w:themeColor="text1"/>
    </w:rPr>
  </w:style>
  <w:style w:type="paragraph" w:styleId="5">
    <w:name w:val="heading 5"/>
    <w:aliases w:val="h5,Seco,l5,hm,Table label,mh2,Module heading 2,Head 5,list 5,IS41 Heading 5,h51,Heading5,Second Subheading,H5,第四层条,dash,ds,dd,PIM 5,Level 3 - i,标题 5，DHCC公司标题,上海中望标准标题五,Roman list,Block Label,heading 5,口,口1,口2,dash1,ds1,dd1,dash2,ds2,dd2,dash3"/>
    <w:basedOn w:val="a0"/>
    <w:next w:val="a0"/>
    <w:link w:val="50"/>
    <w:autoRedefine/>
    <w:qFormat/>
    <w:rsid w:val="00F45F72"/>
    <w:pPr>
      <w:keepNext/>
      <w:keepLines/>
      <w:tabs>
        <w:tab w:val="num" w:pos="1008"/>
      </w:tabs>
      <w:spacing w:before="280" w:after="290" w:line="376" w:lineRule="auto"/>
      <w:ind w:left="1008" w:hanging="1008"/>
      <w:jc w:val="both"/>
      <w:outlineLvl w:val="4"/>
    </w:pPr>
    <w:rPr>
      <w:rFonts w:ascii="Calibri" w:eastAsia="宋体" w:hAnsi="Calibri"/>
      <w:b/>
      <w:bCs/>
      <w:szCs w:val="28"/>
      <w:lang w:val="x-none" w:eastAsia="x-none"/>
    </w:rPr>
  </w:style>
  <w:style w:type="paragraph" w:styleId="60">
    <w:name w:val="heading 6"/>
    <w:aliases w:val="h6,Third Subheading,第五层条,H6,BOD 4,Legal Level 1.,PIM 6,Bullet list,L6,正文六级标题,标题 6(ALT+6),Bullet (Single Lines),6,1.1.1.1.1.1标题 6,h61,heading 61,条 4,Figure label,l6,hsm,cnp,Caption number (page-wide),list 6,Heading6,heading 6,PIM 61,H61,BOD 41"/>
    <w:basedOn w:val="a0"/>
    <w:next w:val="a0"/>
    <w:link w:val="61"/>
    <w:qFormat/>
    <w:rsid w:val="00F45F72"/>
    <w:pPr>
      <w:keepNext/>
      <w:keepLines/>
      <w:widowControl/>
      <w:tabs>
        <w:tab w:val="num" w:pos="1152"/>
      </w:tabs>
      <w:spacing w:before="240" w:after="64" w:line="320" w:lineRule="auto"/>
      <w:ind w:left="1152" w:hanging="1152"/>
      <w:outlineLvl w:val="5"/>
    </w:pPr>
    <w:rPr>
      <w:rFonts w:ascii="Arial" w:eastAsia="黑体" w:hAnsi="Arial"/>
      <w:b/>
      <w:bCs/>
      <w:kern w:val="0"/>
      <w:lang w:val="x-none" w:eastAsia="x-none"/>
    </w:rPr>
  </w:style>
  <w:style w:type="paragraph" w:styleId="7">
    <w:name w:val="heading 7"/>
    <w:aliases w:val="PIM 7,Legal Level 1.1.,L7,H TIMES1,letter list,不用,1.1.1.1.1.1.1标题 7,sdf,H7,条 5,h7,st,SDL title"/>
    <w:basedOn w:val="a0"/>
    <w:next w:val="a0"/>
    <w:link w:val="70"/>
    <w:qFormat/>
    <w:rsid w:val="00F45F72"/>
    <w:pPr>
      <w:keepNext/>
      <w:keepLines/>
      <w:widowControl/>
      <w:tabs>
        <w:tab w:val="num" w:pos="1296"/>
      </w:tabs>
      <w:spacing w:before="240" w:after="64" w:line="320" w:lineRule="auto"/>
      <w:ind w:left="1296" w:hanging="1296"/>
      <w:outlineLvl w:val="6"/>
    </w:pPr>
    <w:rPr>
      <w:rFonts w:ascii="Times New Roman" w:eastAsia="宋体" w:hAnsi="Times New Roman"/>
      <w:b/>
      <w:bCs/>
      <w:kern w:val="0"/>
      <w:lang w:val="x-none" w:eastAsia="x-none"/>
    </w:rPr>
  </w:style>
  <w:style w:type="paragraph" w:styleId="8">
    <w:name w:val="heading 8"/>
    <w:aliases w:val="注意框体,Legal Level 1.1.1.,不用8,标题6,H8,h8,tt1,heading 8"/>
    <w:basedOn w:val="a0"/>
    <w:next w:val="a0"/>
    <w:link w:val="80"/>
    <w:qFormat/>
    <w:rsid w:val="00F45F72"/>
    <w:pPr>
      <w:keepNext/>
      <w:keepLines/>
      <w:widowControl/>
      <w:tabs>
        <w:tab w:val="num" w:pos="1440"/>
      </w:tabs>
      <w:spacing w:before="240" w:after="64" w:line="320" w:lineRule="auto"/>
      <w:ind w:left="1440" w:hanging="1440"/>
      <w:outlineLvl w:val="7"/>
    </w:pPr>
    <w:rPr>
      <w:rFonts w:ascii="Arial" w:eastAsia="黑体" w:hAnsi="Arial"/>
      <w:kern w:val="0"/>
      <w:lang w:val="x-none" w:eastAsia="x-none"/>
    </w:rPr>
  </w:style>
  <w:style w:type="paragraph" w:styleId="9">
    <w:name w:val="heading 9"/>
    <w:aliases w:val="PIM 9,Legal Level 1.1.1.1.,不用9,huh,Figure,三级标题,Appendix,tt,table title,标题 45,Figure Heading,FH,h9,ft,ft1,table,t,table left,tl,HF,figures,9,heading 9"/>
    <w:basedOn w:val="a0"/>
    <w:next w:val="a0"/>
    <w:link w:val="90"/>
    <w:qFormat/>
    <w:rsid w:val="00F45F72"/>
    <w:pPr>
      <w:keepNext/>
      <w:keepLines/>
      <w:widowControl/>
      <w:tabs>
        <w:tab w:val="num" w:pos="1584"/>
      </w:tabs>
      <w:spacing w:before="240" w:after="64" w:line="320" w:lineRule="auto"/>
      <w:ind w:left="1584" w:hanging="1584"/>
      <w:outlineLvl w:val="8"/>
    </w:pPr>
    <w:rPr>
      <w:rFonts w:ascii="Arial" w:eastAsia="黑体" w:hAnsi="Arial"/>
      <w:kern w:val="0"/>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B60D7A"/>
    <w:pPr>
      <w:tabs>
        <w:tab w:val="center" w:pos="4153"/>
        <w:tab w:val="right" w:pos="8306"/>
      </w:tabs>
      <w:snapToGrid w:val="0"/>
    </w:pPr>
    <w:rPr>
      <w:sz w:val="18"/>
      <w:szCs w:val="18"/>
      <w:lang w:val="x-none" w:eastAsia="x-none"/>
    </w:rPr>
  </w:style>
  <w:style w:type="character" w:customStyle="1" w:styleId="a5">
    <w:name w:val="页脚字符"/>
    <w:basedOn w:val="a1"/>
    <w:link w:val="a4"/>
    <w:uiPriority w:val="99"/>
    <w:rsid w:val="00B60D7A"/>
    <w:rPr>
      <w:rFonts w:ascii="Times New Roman" w:eastAsia="宋体" w:hAnsi="Times New Roman" w:cs="Times New Roman"/>
      <w:kern w:val="2"/>
      <w:sz w:val="18"/>
      <w:szCs w:val="18"/>
      <w:lang w:val="x-none" w:eastAsia="x-none"/>
    </w:rPr>
  </w:style>
  <w:style w:type="character" w:styleId="a6">
    <w:name w:val="page number"/>
    <w:rsid w:val="00B60D7A"/>
  </w:style>
  <w:style w:type="paragraph" w:styleId="11">
    <w:name w:val="index 1"/>
    <w:basedOn w:val="a0"/>
    <w:next w:val="a0"/>
    <w:autoRedefine/>
    <w:rsid w:val="00B60D7A"/>
    <w:pPr>
      <w:spacing w:line="360" w:lineRule="auto"/>
      <w:outlineLvl w:val="0"/>
    </w:pPr>
    <w:rPr>
      <w:color w:val="000000"/>
      <w:szCs w:val="20"/>
    </w:rPr>
  </w:style>
  <w:style w:type="paragraph" w:customStyle="1" w:styleId="TableHeadingCenter">
    <w:name w:val="Table_Heading_Center"/>
    <w:basedOn w:val="a0"/>
    <w:rsid w:val="00B60D7A"/>
    <w:pPr>
      <w:keepNext/>
      <w:keepLines/>
      <w:widowControl/>
      <w:tabs>
        <w:tab w:val="num" w:pos="360"/>
      </w:tabs>
      <w:spacing w:before="40" w:after="40" w:line="360" w:lineRule="auto"/>
      <w:jc w:val="center"/>
    </w:pPr>
    <w:rPr>
      <w:rFonts w:ascii="黑体" w:eastAsia="黑体" w:hAnsi="仿宋体"/>
      <w:b/>
      <w:color w:val="000000"/>
      <w:kern w:val="0"/>
      <w:szCs w:val="20"/>
    </w:rPr>
  </w:style>
  <w:style w:type="character" w:customStyle="1" w:styleId="10">
    <w:name w:val="标题 1字符"/>
    <w:aliases w:val="H1字符,Heading 0字符,R1字符,H11字符,h1字符,Level 1 Topic Heading字符,Section Heading字符,Level 1字符,PIM 1字符,dd heading 1字符,dh1字符,H12字符,H111字符,H13字符,H112字符,Section Head字符,1st level字符,l1字符,1字符,H14字符,H15字符,H16字符,H17字符,Head1字符,Heading apps字符,Level 1 Head字符,LN字符,h字符"/>
    <w:basedOn w:val="a1"/>
    <w:link w:val="1"/>
    <w:rsid w:val="00675F88"/>
    <w:rPr>
      <w:rFonts w:ascii="微软雅黑" w:eastAsia="微软雅黑" w:hAnsi="微软雅黑" w:cstheme="majorBidi"/>
      <w:b/>
      <w:bCs/>
      <w:kern w:val="2"/>
      <w:sz w:val="48"/>
      <w:szCs w:val="28"/>
    </w:rPr>
  </w:style>
  <w:style w:type="character" w:customStyle="1" w:styleId="20">
    <w:name w:val="标题 2字符"/>
    <w:aliases w:val="Heading 2 Hidden字符,Heading 2 CCBS字符,H2字符,HD2字符,heading 2字符,PIM2字符,2nd level字符,h2字符,2字符,Header 2字符,l2字符,Titre2字符,Head 2字符,sect 1.2字符,DO NOT USE_h2字符,chn字符,Chapter Number/Appendix Letter字符,第一章 标题 2字符,ISO1字符,Titre3字符,H21字符,H22字符,H23字符,H24字符,H25字符"/>
    <w:basedOn w:val="a1"/>
    <w:link w:val="2"/>
    <w:rsid w:val="000F4AF1"/>
    <w:rPr>
      <w:rFonts w:asciiTheme="majorHAnsi" w:eastAsia="微软雅黑" w:hAnsiTheme="majorHAnsi" w:cstheme="majorBidi"/>
      <w:b/>
      <w:bCs/>
      <w:color w:val="000000" w:themeColor="text1"/>
      <w:kern w:val="2"/>
      <w:sz w:val="40"/>
      <w:szCs w:val="26"/>
    </w:rPr>
  </w:style>
  <w:style w:type="character" w:customStyle="1" w:styleId="30">
    <w:name w:val="标题 3字符"/>
    <w:aliases w:val="h3字符,l3字符,3字符,list 3字符,Head 3字符,h31字符,h32字符,h33字符,h34字符,h35字符,h36字符,h37字符,h38字符,h311字符,h321字符,h331字符,h341字符,h351字符,h361字符,h371字符,h39字符,h312字符,h322字符,h332字符,h342字符,h352字符,h362字符,h372字符,h310字符,h313字符,h323字符,h333字符,h343字符,h353字符,h363字符,h373字符,h314字符"/>
    <w:basedOn w:val="a1"/>
    <w:link w:val="3"/>
    <w:rsid w:val="00F35EDC"/>
    <w:rPr>
      <w:rFonts w:ascii="微软雅黑" w:eastAsiaTheme="majorEastAsia" w:hAnsi="微软雅黑" w:cstheme="majorBidi"/>
      <w:b/>
      <w:bCs/>
      <w:color w:val="000000" w:themeColor="text1"/>
      <w:kern w:val="2"/>
      <w:sz w:val="24"/>
      <w:szCs w:val="24"/>
    </w:rPr>
  </w:style>
  <w:style w:type="paragraph" w:styleId="a7">
    <w:name w:val="List Paragraph"/>
    <w:basedOn w:val="a0"/>
    <w:uiPriority w:val="34"/>
    <w:qFormat/>
    <w:rsid w:val="00005EBF"/>
    <w:pPr>
      <w:ind w:left="720"/>
      <w:contextualSpacing/>
    </w:pPr>
  </w:style>
  <w:style w:type="paragraph" w:styleId="a8">
    <w:name w:val="Balloon Text"/>
    <w:basedOn w:val="a0"/>
    <w:link w:val="a9"/>
    <w:uiPriority w:val="99"/>
    <w:unhideWhenUsed/>
    <w:rsid w:val="00675F88"/>
    <w:pPr>
      <w:spacing w:after="0"/>
    </w:pPr>
    <w:rPr>
      <w:rFonts w:ascii="宋体" w:eastAsia="宋体"/>
      <w:sz w:val="18"/>
      <w:szCs w:val="18"/>
    </w:rPr>
  </w:style>
  <w:style w:type="character" w:customStyle="1" w:styleId="a9">
    <w:name w:val="批注框文本字符"/>
    <w:basedOn w:val="a1"/>
    <w:link w:val="a8"/>
    <w:uiPriority w:val="99"/>
    <w:rsid w:val="00675F88"/>
    <w:rPr>
      <w:rFonts w:ascii="宋体" w:eastAsia="宋体" w:hAnsi="微软雅黑" w:cs="Times New Roman"/>
      <w:kern w:val="2"/>
      <w:sz w:val="18"/>
      <w:szCs w:val="18"/>
    </w:rPr>
  </w:style>
  <w:style w:type="character" w:customStyle="1" w:styleId="40">
    <w:name w:val="标题 4字符"/>
    <w:aliases w:val="H4字符,sect 1.2.3.4字符,Ref Heading 1字符,rh1字符,Heading sql字符,4th level字符,1.1.1.1字符,PIM 4字符,h4字符,bullet字符,bl字符,bb字符,sect 1.2.3.41字符,Ref Heading 11字符,rh11字符,sect 1.2.3.42字符,Ref Heading 12字符,rh12字符,sect 1.2.3.411字符,Ref Heading 111字符,rh111字符,rh13字符,4字符"/>
    <w:basedOn w:val="a1"/>
    <w:link w:val="4"/>
    <w:rsid w:val="008B2BB4"/>
    <w:rPr>
      <w:rFonts w:ascii="微软雅黑" w:eastAsiaTheme="majorEastAsia" w:hAnsi="微软雅黑" w:cstheme="majorBidi"/>
      <w:b/>
      <w:bCs/>
      <w:iCs/>
      <w:color w:val="000000" w:themeColor="text1"/>
      <w:kern w:val="2"/>
      <w:sz w:val="24"/>
      <w:szCs w:val="24"/>
    </w:rPr>
  </w:style>
  <w:style w:type="paragraph" w:styleId="aa">
    <w:name w:val="header"/>
    <w:basedOn w:val="a0"/>
    <w:link w:val="ab"/>
    <w:uiPriority w:val="99"/>
    <w:unhideWhenUsed/>
    <w:rsid w:val="003D58D3"/>
    <w:pPr>
      <w:tabs>
        <w:tab w:val="center" w:pos="4320"/>
        <w:tab w:val="right" w:pos="8640"/>
      </w:tabs>
      <w:spacing w:after="0"/>
    </w:pPr>
  </w:style>
  <w:style w:type="character" w:customStyle="1" w:styleId="ab">
    <w:name w:val="页眉字符"/>
    <w:basedOn w:val="a1"/>
    <w:link w:val="aa"/>
    <w:uiPriority w:val="99"/>
    <w:rsid w:val="003D58D3"/>
    <w:rPr>
      <w:rFonts w:ascii="微软雅黑" w:eastAsia="微软雅黑" w:hAnsi="微软雅黑" w:cs="Times New Roman"/>
      <w:kern w:val="2"/>
      <w:sz w:val="24"/>
      <w:szCs w:val="24"/>
    </w:rPr>
  </w:style>
  <w:style w:type="character" w:styleId="ac">
    <w:name w:val="Hyperlink"/>
    <w:uiPriority w:val="99"/>
    <w:rsid w:val="003D58D3"/>
    <w:rPr>
      <w:color w:val="0000FF"/>
      <w:u w:val="single"/>
    </w:rPr>
  </w:style>
  <w:style w:type="character" w:customStyle="1" w:styleId="50">
    <w:name w:val="标题 5字符"/>
    <w:aliases w:val="h5字符,Seco字符,l5字符,hm字符,Table label字符,mh2字符,Module heading 2字符,Head 5字符,list 5字符,IS41 Heading 5字符,h51字符,Heading5字符,Second Subheading字符,H5字符,第四层条字符,dash字符,ds字符,dd字符,PIM 5字符,Level 3 - i字符,标题 5，DHCC公司标题字符,上海中望标准标题五字符,Roman list字符,Block Label字符,口字符"/>
    <w:basedOn w:val="a1"/>
    <w:link w:val="5"/>
    <w:rsid w:val="00F45F72"/>
    <w:rPr>
      <w:rFonts w:ascii="Calibri" w:eastAsia="宋体" w:hAnsi="Calibri" w:cs="Times New Roman"/>
      <w:b/>
      <w:bCs/>
      <w:kern w:val="2"/>
      <w:sz w:val="24"/>
      <w:szCs w:val="28"/>
      <w:lang w:val="x-none" w:eastAsia="x-none"/>
    </w:rPr>
  </w:style>
  <w:style w:type="character" w:customStyle="1" w:styleId="61">
    <w:name w:val="标题 6字符"/>
    <w:aliases w:val="h6字符,Third Subheading字符,第五层条字符,H6字符,BOD 4字符,Legal Level 1.字符,PIM 6字符,Bullet list字符,L6字符,正文六级标题字符,标题 6(ALT+6)字符,Bullet (Single Lines)字符,6字符,1.1.1.1.1.1标题 6字符,h61字符,heading 61字符,条 4字符,Figure label字符,l6字符,hsm字符,cnp字符,Caption number (page-wide)字符"/>
    <w:basedOn w:val="a1"/>
    <w:link w:val="60"/>
    <w:rsid w:val="00F45F72"/>
    <w:rPr>
      <w:rFonts w:ascii="Arial" w:eastAsia="黑体" w:hAnsi="Arial" w:cs="Times New Roman"/>
      <w:b/>
      <w:bCs/>
      <w:sz w:val="24"/>
      <w:szCs w:val="24"/>
      <w:lang w:val="x-none" w:eastAsia="x-none"/>
    </w:rPr>
  </w:style>
  <w:style w:type="character" w:customStyle="1" w:styleId="70">
    <w:name w:val="标题 7字符"/>
    <w:aliases w:val="PIM 7字符,Legal Level 1.1.字符,L7字符,H TIMES1字符,letter list字符,不用字符,1.1.1.1.1.1.1标题 7字符,sdf字符,H7字符,条 5字符,h7字符,st字符,SDL title字符"/>
    <w:basedOn w:val="a1"/>
    <w:link w:val="7"/>
    <w:rsid w:val="00F45F72"/>
    <w:rPr>
      <w:rFonts w:ascii="Times New Roman" w:eastAsia="宋体" w:hAnsi="Times New Roman" w:cs="Times New Roman"/>
      <w:b/>
      <w:bCs/>
      <w:sz w:val="24"/>
      <w:szCs w:val="24"/>
      <w:lang w:val="x-none" w:eastAsia="x-none"/>
    </w:rPr>
  </w:style>
  <w:style w:type="character" w:customStyle="1" w:styleId="80">
    <w:name w:val="标题 8字符"/>
    <w:aliases w:val="注意框体字符,Legal Level 1.1.1.字符,不用8字符,标题6字符,H8字符,h8字符,tt1字符,heading 8字符"/>
    <w:basedOn w:val="a1"/>
    <w:link w:val="8"/>
    <w:rsid w:val="00F45F72"/>
    <w:rPr>
      <w:rFonts w:ascii="Arial" w:eastAsia="黑体" w:hAnsi="Arial" w:cs="Times New Roman"/>
      <w:sz w:val="24"/>
      <w:szCs w:val="24"/>
      <w:lang w:val="x-none" w:eastAsia="x-none"/>
    </w:rPr>
  </w:style>
  <w:style w:type="character" w:customStyle="1" w:styleId="90">
    <w:name w:val="标题 9字符"/>
    <w:aliases w:val="PIM 9字符,Legal Level 1.1.1.1.字符,不用9字符,huh字符,Figure字符,三级标题字符,Appendix字符,tt字符,table title字符,标题 45字符,Figure Heading字符,FH字符,h9字符,ft字符,ft1字符,table字符,t字符,table left字符,tl字符,HF字符,figures字符,9字符,heading 9字符"/>
    <w:basedOn w:val="a1"/>
    <w:link w:val="9"/>
    <w:rsid w:val="00F45F72"/>
    <w:rPr>
      <w:rFonts w:ascii="Arial" w:eastAsia="黑体" w:hAnsi="Arial" w:cs="Times New Roman"/>
      <w:sz w:val="24"/>
      <w:szCs w:val="21"/>
      <w:lang w:val="x-none" w:eastAsia="x-none"/>
    </w:rPr>
  </w:style>
  <w:style w:type="paragraph" w:styleId="ad">
    <w:name w:val="Body Text"/>
    <w:basedOn w:val="a0"/>
    <w:link w:val="ae"/>
    <w:rsid w:val="00F45F72"/>
    <w:pPr>
      <w:ind w:left="0"/>
      <w:jc w:val="both"/>
    </w:pPr>
    <w:rPr>
      <w:rFonts w:ascii="Times New Roman" w:eastAsia="宋体" w:hAnsi="Times New Roman"/>
      <w:sz w:val="21"/>
      <w:lang w:val="x-none" w:eastAsia="x-none"/>
    </w:rPr>
  </w:style>
  <w:style w:type="character" w:customStyle="1" w:styleId="ae">
    <w:name w:val="正文文本字符"/>
    <w:basedOn w:val="a1"/>
    <w:link w:val="ad"/>
    <w:rsid w:val="00F45F72"/>
    <w:rPr>
      <w:rFonts w:ascii="Times New Roman" w:eastAsia="宋体" w:hAnsi="Times New Roman" w:cs="Times New Roman"/>
      <w:kern w:val="2"/>
      <w:sz w:val="21"/>
      <w:szCs w:val="24"/>
      <w:lang w:val="x-none" w:eastAsia="x-none"/>
    </w:rPr>
  </w:style>
  <w:style w:type="paragraph" w:styleId="af">
    <w:name w:val="Body Text First Indent"/>
    <w:basedOn w:val="ad"/>
    <w:link w:val="af0"/>
    <w:autoRedefine/>
    <w:rsid w:val="00F45F72"/>
    <w:pPr>
      <w:spacing w:line="360" w:lineRule="auto"/>
      <w:ind w:firstLineChars="100" w:firstLine="420"/>
    </w:pPr>
    <w:rPr>
      <w:rFonts w:ascii="Calibri" w:hAnsi="Calibri"/>
      <w:sz w:val="24"/>
      <w:szCs w:val="22"/>
    </w:rPr>
  </w:style>
  <w:style w:type="character" w:customStyle="1" w:styleId="af0">
    <w:name w:val="正文首行缩进字符"/>
    <w:basedOn w:val="ae"/>
    <w:link w:val="af"/>
    <w:rsid w:val="00F45F72"/>
    <w:rPr>
      <w:rFonts w:ascii="Calibri" w:eastAsia="宋体" w:hAnsi="Calibri" w:cs="Times New Roman"/>
      <w:kern w:val="2"/>
      <w:sz w:val="24"/>
      <w:szCs w:val="24"/>
      <w:lang w:val="x-none" w:eastAsia="x-none"/>
    </w:rPr>
  </w:style>
  <w:style w:type="paragraph" w:customStyle="1" w:styleId="095">
    <w:name w:val="样式 左侧:  0.95 厘米"/>
    <w:basedOn w:val="a0"/>
    <w:autoRedefine/>
    <w:rsid w:val="00F45F72"/>
    <w:pPr>
      <w:spacing w:after="0"/>
      <w:ind w:left="0"/>
    </w:pPr>
    <w:rPr>
      <w:rFonts w:ascii="Times New Roman" w:eastAsia="宋体" w:hAnsi="Times New Roman" w:cs="宋体"/>
      <w:noProof/>
      <w:kern w:val="0"/>
      <w:szCs w:val="20"/>
    </w:rPr>
  </w:style>
  <w:style w:type="paragraph" w:styleId="af1">
    <w:name w:val="Date"/>
    <w:basedOn w:val="ad"/>
    <w:link w:val="af2"/>
    <w:rsid w:val="00F45F72"/>
    <w:pPr>
      <w:widowControl/>
      <w:spacing w:after="160"/>
      <w:jc w:val="center"/>
    </w:pPr>
    <w:rPr>
      <w:kern w:val="0"/>
      <w:sz w:val="20"/>
      <w:szCs w:val="20"/>
      <w:lang w:val="en-US" w:eastAsia="zh-CN"/>
    </w:rPr>
  </w:style>
  <w:style w:type="character" w:customStyle="1" w:styleId="af2">
    <w:name w:val="日期字符"/>
    <w:basedOn w:val="a1"/>
    <w:link w:val="af1"/>
    <w:rsid w:val="00F45F72"/>
    <w:rPr>
      <w:rFonts w:ascii="Times New Roman" w:eastAsia="宋体" w:hAnsi="Times New Roman" w:cs="Times New Roman"/>
      <w:sz w:val="20"/>
      <w:szCs w:val="20"/>
    </w:rPr>
  </w:style>
  <w:style w:type="paragraph" w:styleId="12">
    <w:name w:val="toc 1"/>
    <w:basedOn w:val="a0"/>
    <w:next w:val="a0"/>
    <w:autoRedefine/>
    <w:uiPriority w:val="39"/>
    <w:qFormat/>
    <w:rsid w:val="00F45F72"/>
    <w:pPr>
      <w:spacing w:before="120" w:after="0"/>
      <w:ind w:left="0"/>
    </w:pPr>
    <w:rPr>
      <w:rFonts w:asciiTheme="minorHAnsi" w:hAnsiTheme="minorHAnsi"/>
      <w:b/>
    </w:rPr>
  </w:style>
  <w:style w:type="paragraph" w:styleId="21">
    <w:name w:val="toc 2"/>
    <w:basedOn w:val="a0"/>
    <w:next w:val="a0"/>
    <w:autoRedefine/>
    <w:uiPriority w:val="39"/>
    <w:qFormat/>
    <w:rsid w:val="00F45F72"/>
    <w:pPr>
      <w:spacing w:after="0"/>
      <w:ind w:left="240"/>
    </w:pPr>
    <w:rPr>
      <w:rFonts w:asciiTheme="minorHAnsi" w:hAnsiTheme="minorHAnsi"/>
      <w:b/>
      <w:sz w:val="22"/>
      <w:szCs w:val="22"/>
    </w:rPr>
  </w:style>
  <w:style w:type="paragraph" w:styleId="31">
    <w:name w:val="toc 3"/>
    <w:basedOn w:val="a0"/>
    <w:next w:val="a0"/>
    <w:autoRedefine/>
    <w:uiPriority w:val="39"/>
    <w:qFormat/>
    <w:rsid w:val="00F45F72"/>
    <w:pPr>
      <w:spacing w:after="0"/>
      <w:ind w:left="480"/>
    </w:pPr>
    <w:rPr>
      <w:rFonts w:asciiTheme="minorHAnsi" w:hAnsiTheme="minorHAnsi"/>
      <w:sz w:val="22"/>
      <w:szCs w:val="22"/>
    </w:rPr>
  </w:style>
  <w:style w:type="paragraph" w:styleId="41">
    <w:name w:val="toc 4"/>
    <w:basedOn w:val="a0"/>
    <w:next w:val="a0"/>
    <w:autoRedefine/>
    <w:uiPriority w:val="39"/>
    <w:rsid w:val="00F45F72"/>
    <w:pPr>
      <w:spacing w:after="0"/>
      <w:ind w:left="720"/>
    </w:pPr>
    <w:rPr>
      <w:rFonts w:asciiTheme="minorHAnsi" w:hAnsiTheme="minorHAnsi"/>
      <w:sz w:val="20"/>
      <w:szCs w:val="20"/>
    </w:rPr>
  </w:style>
  <w:style w:type="paragraph" w:styleId="51">
    <w:name w:val="toc 5"/>
    <w:basedOn w:val="a0"/>
    <w:next w:val="a0"/>
    <w:autoRedefine/>
    <w:uiPriority w:val="39"/>
    <w:rsid w:val="00F45F72"/>
    <w:pPr>
      <w:spacing w:after="0"/>
      <w:ind w:left="960"/>
    </w:pPr>
    <w:rPr>
      <w:rFonts w:asciiTheme="minorHAnsi" w:hAnsiTheme="minorHAnsi"/>
      <w:sz w:val="20"/>
      <w:szCs w:val="20"/>
    </w:rPr>
  </w:style>
  <w:style w:type="paragraph" w:styleId="62">
    <w:name w:val="toc 6"/>
    <w:basedOn w:val="a0"/>
    <w:next w:val="a0"/>
    <w:autoRedefine/>
    <w:uiPriority w:val="39"/>
    <w:rsid w:val="00F45F72"/>
    <w:pPr>
      <w:spacing w:after="0"/>
      <w:ind w:left="1200"/>
    </w:pPr>
    <w:rPr>
      <w:rFonts w:asciiTheme="minorHAnsi" w:hAnsiTheme="minorHAnsi"/>
      <w:sz w:val="20"/>
      <w:szCs w:val="20"/>
    </w:rPr>
  </w:style>
  <w:style w:type="paragraph" w:styleId="71">
    <w:name w:val="toc 7"/>
    <w:basedOn w:val="a0"/>
    <w:next w:val="a0"/>
    <w:autoRedefine/>
    <w:uiPriority w:val="39"/>
    <w:rsid w:val="00F45F72"/>
    <w:pPr>
      <w:spacing w:after="0"/>
      <w:ind w:left="1440"/>
    </w:pPr>
    <w:rPr>
      <w:rFonts w:asciiTheme="minorHAnsi" w:hAnsiTheme="minorHAnsi"/>
      <w:sz w:val="20"/>
      <w:szCs w:val="20"/>
    </w:rPr>
  </w:style>
  <w:style w:type="paragraph" w:styleId="81">
    <w:name w:val="toc 8"/>
    <w:basedOn w:val="a0"/>
    <w:next w:val="a0"/>
    <w:autoRedefine/>
    <w:uiPriority w:val="39"/>
    <w:rsid w:val="00F45F72"/>
    <w:pPr>
      <w:spacing w:after="0"/>
      <w:ind w:left="1680"/>
    </w:pPr>
    <w:rPr>
      <w:rFonts w:asciiTheme="minorHAnsi" w:hAnsiTheme="minorHAnsi"/>
      <w:sz w:val="20"/>
      <w:szCs w:val="20"/>
    </w:rPr>
  </w:style>
  <w:style w:type="paragraph" w:styleId="91">
    <w:name w:val="toc 9"/>
    <w:basedOn w:val="a0"/>
    <w:next w:val="a0"/>
    <w:autoRedefine/>
    <w:uiPriority w:val="39"/>
    <w:rsid w:val="00F45F72"/>
    <w:pPr>
      <w:spacing w:after="0"/>
      <w:ind w:left="1920"/>
    </w:pPr>
    <w:rPr>
      <w:rFonts w:asciiTheme="minorHAnsi" w:hAnsiTheme="minorHAnsi"/>
      <w:sz w:val="20"/>
      <w:szCs w:val="20"/>
    </w:rPr>
  </w:style>
  <w:style w:type="paragraph" w:styleId="af3">
    <w:name w:val="Document Map"/>
    <w:basedOn w:val="a0"/>
    <w:link w:val="af4"/>
    <w:uiPriority w:val="99"/>
    <w:rsid w:val="00F45F72"/>
    <w:pPr>
      <w:spacing w:after="0"/>
      <w:ind w:left="0"/>
      <w:jc w:val="both"/>
    </w:pPr>
    <w:rPr>
      <w:rFonts w:ascii="宋体" w:eastAsia="宋体" w:hAnsi="Times New Roman"/>
      <w:sz w:val="18"/>
      <w:szCs w:val="18"/>
      <w:lang w:val="x-none" w:eastAsia="x-none"/>
    </w:rPr>
  </w:style>
  <w:style w:type="character" w:customStyle="1" w:styleId="af4">
    <w:name w:val="文档结构图 字符"/>
    <w:basedOn w:val="a1"/>
    <w:link w:val="af3"/>
    <w:uiPriority w:val="99"/>
    <w:rsid w:val="00F45F72"/>
    <w:rPr>
      <w:rFonts w:ascii="宋体" w:eastAsia="宋体" w:hAnsi="Times New Roman" w:cs="Times New Roman"/>
      <w:kern w:val="2"/>
      <w:sz w:val="18"/>
      <w:szCs w:val="18"/>
      <w:lang w:val="x-none" w:eastAsia="x-none"/>
    </w:rPr>
  </w:style>
  <w:style w:type="paragraph" w:customStyle="1" w:styleId="288">
    <w:name w:val="样式 标题 2 + 左 段前: 8 磅 段后: 8 磅"/>
    <w:basedOn w:val="2"/>
    <w:rsid w:val="00F45F72"/>
    <w:pPr>
      <w:keepNext w:val="0"/>
      <w:numPr>
        <w:ilvl w:val="0"/>
        <w:numId w:val="0"/>
      </w:numPr>
      <w:tabs>
        <w:tab w:val="num" w:pos="680"/>
      </w:tabs>
      <w:spacing w:before="160" w:after="160"/>
      <w:ind w:left="113" w:hanging="113"/>
      <w:jc w:val="both"/>
    </w:pPr>
    <w:rPr>
      <w:rFonts w:ascii="宋体" w:eastAsia="黑体" w:hAnsi="宋体" w:cs="宋体"/>
      <w:color w:val="auto"/>
      <w:kern w:val="0"/>
      <w:sz w:val="28"/>
      <w:szCs w:val="20"/>
      <w:lang w:val="x-none" w:eastAsia="x-none"/>
    </w:rPr>
  </w:style>
  <w:style w:type="character" w:styleId="af5">
    <w:name w:val="Strong"/>
    <w:qFormat/>
    <w:rsid w:val="00F45F72"/>
    <w:rPr>
      <w:b/>
      <w:bCs/>
    </w:rPr>
  </w:style>
  <w:style w:type="table" w:styleId="af6">
    <w:name w:val="Table Grid"/>
    <w:basedOn w:val="a2"/>
    <w:uiPriority w:val="39"/>
    <w:rsid w:val="00F45F72"/>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porttitle">
    <w:name w:val="Report title"/>
    <w:rsid w:val="00F45F72"/>
    <w:pPr>
      <w:suppressAutoHyphens/>
      <w:spacing w:after="0" w:line="540" w:lineRule="atLeast"/>
      <w:ind w:right="-14"/>
    </w:pPr>
    <w:rPr>
      <w:rFonts w:ascii="Arial Narrow" w:eastAsia="宋体" w:hAnsi="Arial Narrow" w:cs="Times New Roman"/>
      <w:b/>
      <w:kern w:val="52"/>
      <w:sz w:val="36"/>
      <w:szCs w:val="20"/>
      <w:lang w:eastAsia="en-US"/>
    </w:rPr>
  </w:style>
  <w:style w:type="paragraph" w:customStyle="1" w:styleId="Distributionstatement">
    <w:name w:val="Distribution statement"/>
    <w:rsid w:val="00F45F72"/>
    <w:pPr>
      <w:spacing w:after="0" w:line="240" w:lineRule="atLeast"/>
    </w:pPr>
    <w:rPr>
      <w:rFonts w:ascii="Arial" w:eastAsia="宋体" w:hAnsi="Arial" w:cs="Times New Roman"/>
      <w:kern w:val="20"/>
      <w:sz w:val="16"/>
      <w:szCs w:val="20"/>
      <w:lang w:eastAsia="en-US"/>
    </w:rPr>
  </w:style>
  <w:style w:type="paragraph" w:customStyle="1" w:styleId="Body">
    <w:name w:val="Body"/>
    <w:rsid w:val="00F45F72"/>
    <w:pPr>
      <w:tabs>
        <w:tab w:val="left" w:pos="216"/>
      </w:tabs>
      <w:suppressAutoHyphens/>
      <w:spacing w:before="60" w:after="240" w:line="300" w:lineRule="atLeast"/>
    </w:pPr>
    <w:rPr>
      <w:rFonts w:ascii="Times New Roman" w:eastAsia="宋体" w:hAnsi="Times New Roman" w:cs="Times New Roman"/>
      <w:color w:val="000000"/>
      <w:kern w:val="22"/>
      <w:szCs w:val="20"/>
      <w:lang w:eastAsia="en-US"/>
    </w:rPr>
  </w:style>
  <w:style w:type="paragraph" w:customStyle="1" w:styleId="13">
    <w:name w:val="1级标题"/>
    <w:basedOn w:val="1"/>
    <w:rsid w:val="00F45F72"/>
    <w:pPr>
      <w:keepNext w:val="0"/>
      <w:keepLines w:val="0"/>
      <w:widowControl/>
      <w:numPr>
        <w:numId w:val="0"/>
      </w:numPr>
      <w:wordWrap w:val="0"/>
      <w:adjustRightInd w:val="0"/>
      <w:snapToGrid w:val="0"/>
      <w:spacing w:before="120" w:line="600" w:lineRule="exact"/>
    </w:pPr>
    <w:rPr>
      <w:rFonts w:ascii="Arial" w:eastAsia="黑体" w:hAnsi="Arial" w:cs="宋体"/>
      <w:snapToGrid w:val="0"/>
      <w:kern w:val="0"/>
      <w:sz w:val="32"/>
      <w:szCs w:val="32"/>
      <w:lang w:val="x-none" w:eastAsia="x-none"/>
    </w:rPr>
  </w:style>
  <w:style w:type="paragraph" w:customStyle="1" w:styleId="22">
    <w:name w:val="2级标题"/>
    <w:basedOn w:val="2"/>
    <w:rsid w:val="00F45F72"/>
    <w:pPr>
      <w:keepNext w:val="0"/>
      <w:keepLines w:val="0"/>
      <w:numPr>
        <w:ilvl w:val="0"/>
        <w:numId w:val="0"/>
      </w:numPr>
      <w:spacing w:before="260" w:after="260" w:line="415" w:lineRule="auto"/>
      <w:jc w:val="both"/>
    </w:pPr>
    <w:rPr>
      <w:rFonts w:ascii="Arial" w:eastAsia="黑体" w:hAnsi="Arial" w:cs="Times New Roman"/>
      <w:color w:val="auto"/>
      <w:sz w:val="30"/>
      <w:szCs w:val="32"/>
      <w:lang w:val="x-none" w:eastAsia="x-none"/>
    </w:rPr>
  </w:style>
  <w:style w:type="paragraph" w:customStyle="1" w:styleId="6">
    <w:name w:val="6级标题"/>
    <w:basedOn w:val="60"/>
    <w:rsid w:val="00F45F72"/>
    <w:pPr>
      <w:keepNext w:val="0"/>
      <w:keepLines w:val="0"/>
      <w:numPr>
        <w:ilvl w:val="5"/>
        <w:numId w:val="1"/>
      </w:numPr>
      <w:spacing w:line="319" w:lineRule="auto"/>
      <w:ind w:left="0" w:firstLine="0"/>
      <w:jc w:val="both"/>
    </w:pPr>
    <w:rPr>
      <w:kern w:val="2"/>
      <w:sz w:val="21"/>
    </w:rPr>
  </w:style>
  <w:style w:type="paragraph" w:customStyle="1" w:styleId="Body1">
    <w:name w:val="*Body 1"/>
    <w:rsid w:val="00F45F72"/>
    <w:pPr>
      <w:spacing w:before="60" w:after="60" w:line="280" w:lineRule="exact"/>
    </w:pPr>
    <w:rPr>
      <w:rFonts w:ascii="Times" w:eastAsia="宋体" w:hAnsi="Times" w:cs="Times New Roman"/>
      <w:noProof/>
      <w:szCs w:val="20"/>
      <w:lang w:eastAsia="en-US"/>
    </w:rPr>
  </w:style>
  <w:style w:type="paragraph" w:styleId="a">
    <w:name w:val="List Bullet"/>
    <w:basedOn w:val="a0"/>
    <w:autoRedefine/>
    <w:rsid w:val="00F45F72"/>
    <w:pPr>
      <w:numPr>
        <w:numId w:val="2"/>
      </w:numPr>
      <w:tabs>
        <w:tab w:val="clear" w:pos="360"/>
      </w:tabs>
      <w:spacing w:before="40" w:after="40"/>
      <w:ind w:left="1080"/>
    </w:pPr>
    <w:rPr>
      <w:rFonts w:ascii="Arial" w:eastAsia="Times New Roman" w:hAnsi="Arial"/>
      <w:snapToGrid w:val="0"/>
      <w:kern w:val="0"/>
      <w:sz w:val="20"/>
      <w:szCs w:val="20"/>
      <w:lang w:eastAsia="en-US"/>
    </w:rPr>
  </w:style>
  <w:style w:type="paragraph" w:customStyle="1" w:styleId="TableColumnName">
    <w:name w:val="Table Column Name"/>
    <w:basedOn w:val="a0"/>
    <w:rsid w:val="00F45F72"/>
    <w:pPr>
      <w:widowControl/>
      <w:ind w:left="0"/>
      <w:jc w:val="center"/>
    </w:pPr>
    <w:rPr>
      <w:rFonts w:ascii="Arial" w:eastAsia="Times New Roman" w:hAnsi="Arial"/>
      <w:b/>
      <w:kern w:val="0"/>
      <w:sz w:val="20"/>
      <w:szCs w:val="20"/>
      <w:u w:val="single"/>
      <w:lang w:eastAsia="en-US"/>
    </w:rPr>
  </w:style>
  <w:style w:type="character" w:customStyle="1" w:styleId="Char">
    <w:name w:val="文本正文 Char"/>
    <w:link w:val="af7"/>
    <w:locked/>
    <w:rsid w:val="00F45F72"/>
    <w:rPr>
      <w:rFonts w:ascii="Arial" w:hAnsi="Arial" w:cs="Arial"/>
      <w:szCs w:val="24"/>
    </w:rPr>
  </w:style>
  <w:style w:type="paragraph" w:customStyle="1" w:styleId="af7">
    <w:name w:val="文本正文"/>
    <w:basedOn w:val="a0"/>
    <w:link w:val="Char"/>
    <w:qFormat/>
    <w:rsid w:val="00F45F72"/>
    <w:pPr>
      <w:widowControl/>
      <w:spacing w:after="0"/>
      <w:ind w:left="0" w:firstLineChars="213" w:firstLine="426"/>
    </w:pPr>
    <w:rPr>
      <w:rFonts w:ascii="Arial" w:eastAsiaTheme="minorEastAsia" w:hAnsi="Arial" w:cs="Arial"/>
      <w:kern w:val="0"/>
      <w:sz w:val="22"/>
    </w:rPr>
  </w:style>
  <w:style w:type="paragraph" w:styleId="af8">
    <w:name w:val="Plain Text"/>
    <w:basedOn w:val="a0"/>
    <w:link w:val="af9"/>
    <w:rsid w:val="00F45F72"/>
    <w:pPr>
      <w:spacing w:after="0"/>
      <w:ind w:left="0"/>
      <w:jc w:val="both"/>
    </w:pPr>
    <w:rPr>
      <w:rFonts w:ascii="宋体" w:eastAsia="宋体" w:hAnsi="Courier New"/>
      <w:sz w:val="21"/>
      <w:lang w:val="x-none" w:eastAsia="x-none"/>
    </w:rPr>
  </w:style>
  <w:style w:type="character" w:customStyle="1" w:styleId="af9">
    <w:name w:val="纯文本字符"/>
    <w:basedOn w:val="a1"/>
    <w:link w:val="af8"/>
    <w:rsid w:val="00F45F72"/>
    <w:rPr>
      <w:rFonts w:ascii="宋体" w:eastAsia="宋体" w:hAnsi="Courier New" w:cs="Times New Roman"/>
      <w:kern w:val="2"/>
      <w:sz w:val="21"/>
      <w:szCs w:val="24"/>
      <w:lang w:val="x-none" w:eastAsia="x-none"/>
    </w:rPr>
  </w:style>
  <w:style w:type="paragraph" w:customStyle="1" w:styleId="afa">
    <w:name w:val="标准正文"/>
    <w:basedOn w:val="a0"/>
    <w:link w:val="Char0"/>
    <w:autoRedefine/>
    <w:rsid w:val="00F45F72"/>
    <w:pPr>
      <w:snapToGrid w:val="0"/>
      <w:spacing w:after="0" w:line="360" w:lineRule="auto"/>
      <w:ind w:left="0"/>
      <w:jc w:val="both"/>
    </w:pPr>
    <w:rPr>
      <w:rFonts w:ascii="Times New Roman" w:eastAsia="宋体" w:hAnsi="Times New Roman"/>
      <w:sz w:val="18"/>
      <w:szCs w:val="18"/>
      <w:lang w:val="x-none" w:eastAsia="x-none"/>
    </w:rPr>
  </w:style>
  <w:style w:type="character" w:customStyle="1" w:styleId="Char0">
    <w:name w:val="标准正文 Char"/>
    <w:link w:val="afa"/>
    <w:rsid w:val="00F45F72"/>
    <w:rPr>
      <w:rFonts w:ascii="Times New Roman" w:eastAsia="宋体" w:hAnsi="Times New Roman" w:cs="Times New Roman"/>
      <w:kern w:val="2"/>
      <w:sz w:val="18"/>
      <w:szCs w:val="18"/>
      <w:lang w:val="x-none" w:eastAsia="x-none"/>
    </w:rPr>
  </w:style>
  <w:style w:type="paragraph" w:styleId="afb">
    <w:name w:val="Body Text Indent"/>
    <w:basedOn w:val="a0"/>
    <w:link w:val="afc"/>
    <w:rsid w:val="00F45F72"/>
    <w:pPr>
      <w:widowControl/>
      <w:spacing w:line="240" w:lineRule="atLeast"/>
      <w:ind w:leftChars="200" w:left="420"/>
    </w:pPr>
    <w:rPr>
      <w:rFonts w:ascii="Garamond" w:eastAsia="宋体" w:hAnsi="Garamond"/>
      <w:kern w:val="0"/>
      <w:sz w:val="22"/>
      <w:szCs w:val="22"/>
      <w:lang w:val="x-none" w:eastAsia="x-none"/>
    </w:rPr>
  </w:style>
  <w:style w:type="character" w:customStyle="1" w:styleId="afc">
    <w:name w:val="正文文本缩进字符"/>
    <w:basedOn w:val="a1"/>
    <w:link w:val="afb"/>
    <w:rsid w:val="00F45F72"/>
    <w:rPr>
      <w:rFonts w:ascii="Garamond" w:eastAsia="宋体" w:hAnsi="Garamond" w:cs="Times New Roman"/>
      <w:lang w:val="x-none" w:eastAsia="x-none"/>
    </w:rPr>
  </w:style>
  <w:style w:type="paragraph" w:styleId="afd">
    <w:name w:val="List"/>
    <w:basedOn w:val="a0"/>
    <w:rsid w:val="00F45F72"/>
    <w:pPr>
      <w:spacing w:after="0"/>
      <w:ind w:left="200" w:hangingChars="200" w:hanging="200"/>
      <w:jc w:val="both"/>
    </w:pPr>
    <w:rPr>
      <w:rFonts w:ascii="Times New Roman" w:eastAsia="宋体" w:hAnsi="Times New Roman"/>
      <w:sz w:val="21"/>
    </w:rPr>
  </w:style>
  <w:style w:type="paragraph" w:customStyle="1" w:styleId="CharCharCharCharCharCharChar">
    <w:name w:val="Char Char Char Char Char Char Char"/>
    <w:basedOn w:val="a0"/>
    <w:rsid w:val="00F45F72"/>
    <w:pPr>
      <w:spacing w:after="0"/>
      <w:ind w:left="0"/>
      <w:jc w:val="both"/>
    </w:pPr>
    <w:rPr>
      <w:rFonts w:ascii="Times New Roman" w:eastAsia="宋体" w:hAnsi="Times New Roman"/>
      <w:sz w:val="21"/>
    </w:rPr>
  </w:style>
  <w:style w:type="paragraph" w:customStyle="1" w:styleId="01">
    <w:name w:val="01_中信建投_标题一"/>
    <w:basedOn w:val="a0"/>
    <w:link w:val="01Char"/>
    <w:rsid w:val="00F45F72"/>
    <w:pPr>
      <w:pBdr>
        <w:top w:val="single" w:sz="8" w:space="1" w:color="044E7E"/>
      </w:pBdr>
      <w:tabs>
        <w:tab w:val="right" w:leader="dot" w:pos="9638"/>
      </w:tabs>
      <w:spacing w:before="160" w:after="80"/>
      <w:ind w:left="0"/>
      <w:jc w:val="both"/>
    </w:pPr>
    <w:rPr>
      <w:rFonts w:ascii="黑体" w:eastAsia="黑体" w:hAnsi="Times New Roman"/>
      <w:b/>
      <w:color w:val="044E7E"/>
      <w:sz w:val="32"/>
      <w:szCs w:val="32"/>
      <w:lang w:val="x-none" w:eastAsia="x-none"/>
    </w:rPr>
  </w:style>
  <w:style w:type="character" w:customStyle="1" w:styleId="01Char">
    <w:name w:val="01_中信建投_标题一 Char"/>
    <w:link w:val="01"/>
    <w:rsid w:val="00F45F72"/>
    <w:rPr>
      <w:rFonts w:ascii="黑体" w:eastAsia="黑体" w:hAnsi="Times New Roman" w:cs="Times New Roman"/>
      <w:b/>
      <w:color w:val="044E7E"/>
      <w:kern w:val="2"/>
      <w:sz w:val="32"/>
      <w:szCs w:val="32"/>
      <w:lang w:val="x-none" w:eastAsia="x-none"/>
    </w:rPr>
  </w:style>
  <w:style w:type="paragraph" w:styleId="HTML">
    <w:name w:val="HTML Preformatted"/>
    <w:basedOn w:val="a0"/>
    <w:link w:val="HTML0"/>
    <w:uiPriority w:val="99"/>
    <w:unhideWhenUsed/>
    <w:rsid w:val="00F45F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宋体" w:eastAsia="宋体" w:hAnsi="宋体"/>
      <w:kern w:val="0"/>
      <w:lang w:val="x-none" w:eastAsia="x-none"/>
    </w:rPr>
  </w:style>
  <w:style w:type="character" w:customStyle="1" w:styleId="HTML0">
    <w:name w:val="HTML  预设格式字符"/>
    <w:basedOn w:val="a1"/>
    <w:link w:val="HTML"/>
    <w:uiPriority w:val="99"/>
    <w:rsid w:val="00F45F72"/>
    <w:rPr>
      <w:rFonts w:ascii="宋体" w:eastAsia="宋体" w:hAnsi="宋体" w:cs="Times New Roman"/>
      <w:sz w:val="24"/>
      <w:szCs w:val="24"/>
      <w:lang w:val="x-none" w:eastAsia="x-none"/>
    </w:rPr>
  </w:style>
  <w:style w:type="paragraph" w:styleId="TOC">
    <w:name w:val="TOC Heading"/>
    <w:basedOn w:val="1"/>
    <w:next w:val="a0"/>
    <w:uiPriority w:val="39"/>
    <w:qFormat/>
    <w:rsid w:val="00F45F72"/>
    <w:pPr>
      <w:widowControl/>
      <w:numPr>
        <w:numId w:val="0"/>
      </w:numPr>
      <w:spacing w:before="480" w:after="0" w:line="276" w:lineRule="auto"/>
      <w:outlineLvl w:val="9"/>
    </w:pPr>
    <w:rPr>
      <w:rFonts w:ascii="Cambria" w:eastAsia="宋体" w:hAnsi="Cambria" w:cs="Times New Roman"/>
      <w:color w:val="365F91"/>
      <w:kern w:val="0"/>
      <w:sz w:val="28"/>
      <w:lang w:val="x-none" w:eastAsia="x-none"/>
    </w:rPr>
  </w:style>
  <w:style w:type="paragraph" w:styleId="z-">
    <w:name w:val="HTML Top of Form"/>
    <w:basedOn w:val="a0"/>
    <w:next w:val="a0"/>
    <w:link w:val="z-0"/>
    <w:hidden/>
    <w:uiPriority w:val="99"/>
    <w:unhideWhenUsed/>
    <w:rsid w:val="00F45F72"/>
    <w:pPr>
      <w:widowControl/>
      <w:pBdr>
        <w:bottom w:val="single" w:sz="6" w:space="1" w:color="auto"/>
      </w:pBdr>
      <w:spacing w:after="0"/>
      <w:ind w:left="0"/>
      <w:jc w:val="center"/>
    </w:pPr>
    <w:rPr>
      <w:rFonts w:ascii="Arial" w:eastAsia="宋体" w:hAnsi="Arial"/>
      <w:vanish/>
      <w:kern w:val="0"/>
      <w:sz w:val="16"/>
      <w:szCs w:val="16"/>
      <w:lang w:val="x-none" w:eastAsia="x-none"/>
    </w:rPr>
  </w:style>
  <w:style w:type="character" w:customStyle="1" w:styleId="z-0">
    <w:name w:val="z-窗体顶端字符"/>
    <w:basedOn w:val="a1"/>
    <w:link w:val="z-"/>
    <w:uiPriority w:val="99"/>
    <w:rsid w:val="00F45F72"/>
    <w:rPr>
      <w:rFonts w:ascii="Arial" w:eastAsia="宋体" w:hAnsi="Arial" w:cs="Times New Roman"/>
      <w:vanish/>
      <w:sz w:val="16"/>
      <w:szCs w:val="16"/>
      <w:lang w:val="x-none" w:eastAsia="x-none"/>
    </w:rPr>
  </w:style>
  <w:style w:type="paragraph" w:styleId="z-1">
    <w:name w:val="HTML Bottom of Form"/>
    <w:basedOn w:val="a0"/>
    <w:next w:val="a0"/>
    <w:link w:val="z-2"/>
    <w:hidden/>
    <w:uiPriority w:val="99"/>
    <w:unhideWhenUsed/>
    <w:rsid w:val="00F45F72"/>
    <w:pPr>
      <w:widowControl/>
      <w:pBdr>
        <w:top w:val="single" w:sz="6" w:space="1" w:color="auto"/>
      </w:pBdr>
      <w:spacing w:after="0"/>
      <w:ind w:left="0"/>
      <w:jc w:val="center"/>
    </w:pPr>
    <w:rPr>
      <w:rFonts w:ascii="Arial" w:eastAsia="宋体" w:hAnsi="Arial"/>
      <w:vanish/>
      <w:kern w:val="0"/>
      <w:sz w:val="16"/>
      <w:szCs w:val="16"/>
      <w:lang w:val="x-none" w:eastAsia="x-none"/>
    </w:rPr>
  </w:style>
  <w:style w:type="character" w:customStyle="1" w:styleId="z-2">
    <w:name w:val="z-窗体底端字符"/>
    <w:basedOn w:val="a1"/>
    <w:link w:val="z-1"/>
    <w:uiPriority w:val="99"/>
    <w:rsid w:val="00F45F72"/>
    <w:rPr>
      <w:rFonts w:ascii="Arial" w:eastAsia="宋体" w:hAnsi="Arial" w:cs="Times New Roman"/>
      <w:vanish/>
      <w:sz w:val="16"/>
      <w:szCs w:val="16"/>
      <w:lang w:val="x-none" w:eastAsia="x-none"/>
    </w:rPr>
  </w:style>
  <w:style w:type="table" w:customStyle="1" w:styleId="afe">
    <w:name w:val="华夏基金字段展示样式"/>
    <w:basedOn w:val="a2"/>
    <w:uiPriority w:val="99"/>
    <w:qFormat/>
    <w:rsid w:val="00F45F72"/>
    <w:pPr>
      <w:spacing w:after="0" w:line="240" w:lineRule="auto"/>
    </w:pPr>
    <w:rPr>
      <w:rFonts w:ascii="Calibri" w:eastAsia="宋体" w:hAnsi="Calibri" w:cs="Times New Roman"/>
      <w:sz w:val="20"/>
      <w:szCs w:val="20"/>
    </w:rPr>
    <w:tblPr>
      <w:tblInd w:w="0" w:type="dxa"/>
      <w:tblBorders>
        <w:top w:val="single" w:sz="4" w:space="0" w:color="E36C0A"/>
        <w:left w:val="single" w:sz="4" w:space="0" w:color="E36C0A"/>
        <w:bottom w:val="single" w:sz="4" w:space="0" w:color="E36C0A"/>
        <w:right w:val="single" w:sz="4" w:space="0" w:color="E36C0A"/>
        <w:insideH w:val="single" w:sz="6" w:space="0" w:color="E36C0A"/>
        <w:insideV w:val="single" w:sz="6" w:space="0" w:color="E36C0A"/>
      </w:tblBorders>
      <w:tblCellMar>
        <w:top w:w="0" w:type="dxa"/>
        <w:left w:w="108" w:type="dxa"/>
        <w:bottom w:w="0" w:type="dxa"/>
        <w:right w:w="108" w:type="dxa"/>
      </w:tblCellMar>
    </w:tblPr>
    <w:tcPr>
      <w:shd w:val="solid" w:color="FBD4B4" w:fill="auto"/>
    </w:tcPr>
  </w:style>
  <w:style w:type="table" w:customStyle="1" w:styleId="14">
    <w:name w:val="样式1"/>
    <w:basedOn w:val="a2"/>
    <w:uiPriority w:val="99"/>
    <w:qFormat/>
    <w:rsid w:val="00F45F72"/>
    <w:pPr>
      <w:spacing w:after="0" w:line="240" w:lineRule="auto"/>
      <w:jc w:val="both"/>
    </w:pPr>
    <w:rPr>
      <w:rFonts w:ascii="Calibri" w:eastAsia="宋体" w:hAnsi="Calibri" w:cs="Times New Roman"/>
      <w:sz w:val="20"/>
      <w:szCs w:val="20"/>
    </w:rPr>
    <w:tblPr>
      <w:tblInd w:w="0" w:type="dxa"/>
      <w:tblCellMar>
        <w:top w:w="0" w:type="dxa"/>
        <w:left w:w="108" w:type="dxa"/>
        <w:bottom w:w="0" w:type="dxa"/>
        <w:right w:w="108" w:type="dxa"/>
      </w:tblCellMar>
    </w:tblPr>
  </w:style>
  <w:style w:type="table" w:customStyle="1" w:styleId="23">
    <w:name w:val="样式2"/>
    <w:basedOn w:val="a2"/>
    <w:uiPriority w:val="99"/>
    <w:qFormat/>
    <w:rsid w:val="00F45F72"/>
    <w:pPr>
      <w:spacing w:after="0" w:line="240" w:lineRule="auto"/>
    </w:pPr>
    <w:rPr>
      <w:rFonts w:ascii="Calibri" w:eastAsia="宋体" w:hAnsi="Calibri" w:cs="Times New Roman"/>
      <w:sz w:val="20"/>
      <w:szCs w:val="20"/>
    </w:rPr>
    <w:tblPr>
      <w:tblStyleRow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108" w:type="dxa"/>
        <w:bottom w:w="0" w:type="dxa"/>
        <w:right w:w="108" w:type="dxa"/>
      </w:tblCellMar>
    </w:tblPr>
    <w:tcPr>
      <w:shd w:val="solid" w:color="FBD4B4" w:fill="auto"/>
    </w:tcPr>
  </w:style>
  <w:style w:type="character" w:styleId="aff">
    <w:name w:val="annotation reference"/>
    <w:uiPriority w:val="99"/>
    <w:unhideWhenUsed/>
    <w:rsid w:val="00F45F72"/>
    <w:rPr>
      <w:sz w:val="21"/>
      <w:szCs w:val="21"/>
    </w:rPr>
  </w:style>
  <w:style w:type="paragraph" w:styleId="aff0">
    <w:name w:val="annotation text"/>
    <w:basedOn w:val="a0"/>
    <w:link w:val="aff1"/>
    <w:uiPriority w:val="99"/>
    <w:unhideWhenUsed/>
    <w:rsid w:val="00F45F72"/>
    <w:pPr>
      <w:spacing w:after="0"/>
      <w:ind w:left="0"/>
    </w:pPr>
    <w:rPr>
      <w:rFonts w:ascii="Times New Roman" w:eastAsia="宋体" w:hAnsi="Times New Roman"/>
      <w:sz w:val="21"/>
      <w:lang w:val="x-none" w:eastAsia="x-none"/>
    </w:rPr>
  </w:style>
  <w:style w:type="character" w:customStyle="1" w:styleId="aff1">
    <w:name w:val="注释文本字符"/>
    <w:basedOn w:val="a1"/>
    <w:link w:val="aff0"/>
    <w:uiPriority w:val="99"/>
    <w:rsid w:val="00F45F72"/>
    <w:rPr>
      <w:rFonts w:ascii="Times New Roman" w:eastAsia="宋体" w:hAnsi="Times New Roman" w:cs="Times New Roman"/>
      <w:kern w:val="2"/>
      <w:sz w:val="21"/>
      <w:szCs w:val="24"/>
      <w:lang w:val="x-none" w:eastAsia="x-none"/>
    </w:rPr>
  </w:style>
  <w:style w:type="paragraph" w:styleId="aff2">
    <w:name w:val="annotation subject"/>
    <w:basedOn w:val="aff0"/>
    <w:next w:val="aff0"/>
    <w:link w:val="aff3"/>
    <w:uiPriority w:val="99"/>
    <w:unhideWhenUsed/>
    <w:rsid w:val="00F45F72"/>
    <w:rPr>
      <w:b/>
      <w:bCs/>
    </w:rPr>
  </w:style>
  <w:style w:type="character" w:customStyle="1" w:styleId="aff3">
    <w:name w:val="批注主题字符"/>
    <w:basedOn w:val="aff1"/>
    <w:link w:val="aff2"/>
    <w:uiPriority w:val="99"/>
    <w:rsid w:val="00F45F72"/>
    <w:rPr>
      <w:rFonts w:ascii="Times New Roman" w:eastAsia="宋体" w:hAnsi="Times New Roman" w:cs="Times New Roman"/>
      <w:b/>
      <w:bCs/>
      <w:kern w:val="2"/>
      <w:sz w:val="21"/>
      <w:szCs w:val="24"/>
      <w:lang w:val="x-none" w:eastAsia="x-none"/>
    </w:rPr>
  </w:style>
  <w:style w:type="paragraph" w:styleId="aff4">
    <w:name w:val="caption"/>
    <w:basedOn w:val="a0"/>
    <w:next w:val="a0"/>
    <w:uiPriority w:val="35"/>
    <w:qFormat/>
    <w:rsid w:val="00F45F72"/>
    <w:pPr>
      <w:spacing w:after="0"/>
      <w:ind w:left="0"/>
      <w:jc w:val="both"/>
    </w:pPr>
    <w:rPr>
      <w:rFonts w:ascii="Cambria" w:eastAsia="黑体" w:hAnsi="Cambria"/>
      <w:sz w:val="20"/>
      <w:szCs w:val="20"/>
    </w:rPr>
  </w:style>
  <w:style w:type="paragraph" w:customStyle="1" w:styleId="Default">
    <w:name w:val="Default"/>
    <w:rsid w:val="00F45F72"/>
    <w:pPr>
      <w:widowControl w:val="0"/>
      <w:autoSpaceDE w:val="0"/>
      <w:autoSpaceDN w:val="0"/>
      <w:adjustRightInd w:val="0"/>
      <w:spacing w:after="0" w:line="240" w:lineRule="auto"/>
    </w:pPr>
    <w:rPr>
      <w:rFonts w:ascii="宋体" w:eastAsia="宋体" w:hAnsi="Calibri" w:cs="宋体"/>
      <w:color w:val="000000"/>
      <w:sz w:val="24"/>
      <w:szCs w:val="24"/>
    </w:rPr>
  </w:style>
  <w:style w:type="paragraph" w:customStyle="1" w:styleId="aff5">
    <w:name w:val="文档正文"/>
    <w:link w:val="Char1"/>
    <w:rsid w:val="00F45F72"/>
    <w:pPr>
      <w:spacing w:before="120" w:after="120" w:line="360" w:lineRule="auto"/>
      <w:ind w:firstLineChars="200" w:firstLine="480"/>
    </w:pPr>
    <w:rPr>
      <w:rFonts w:ascii="宋体" w:eastAsia="宋体" w:hAnsi="宋体" w:cs="Times New Roman"/>
      <w:kern w:val="2"/>
      <w:sz w:val="24"/>
      <w:szCs w:val="20"/>
    </w:rPr>
  </w:style>
  <w:style w:type="character" w:customStyle="1" w:styleId="Char1">
    <w:name w:val="文档正文 Char"/>
    <w:link w:val="aff5"/>
    <w:rsid w:val="00F45F72"/>
    <w:rPr>
      <w:rFonts w:ascii="宋体" w:eastAsia="宋体" w:hAnsi="宋体" w:cs="Times New Roman"/>
      <w:kern w:val="2"/>
      <w:sz w:val="24"/>
      <w:szCs w:val="20"/>
    </w:rPr>
  </w:style>
  <w:style w:type="paragraph" w:customStyle="1" w:styleId="ListStyle">
    <w:name w:val="List Style"/>
    <w:basedOn w:val="a0"/>
    <w:link w:val="ListStyleChar"/>
    <w:qFormat/>
    <w:rsid w:val="00F45F72"/>
    <w:pPr>
      <w:widowControl/>
      <w:spacing w:after="0" w:line="360" w:lineRule="auto"/>
      <w:ind w:left="814" w:hanging="360"/>
    </w:pPr>
    <w:rPr>
      <w:rFonts w:ascii="Calibri" w:eastAsia="宋体" w:hAnsi="Calibri"/>
      <w:kern w:val="0"/>
      <w:lang w:val="x-none" w:eastAsia="x-none"/>
    </w:rPr>
  </w:style>
  <w:style w:type="character" w:customStyle="1" w:styleId="ListStyleChar">
    <w:name w:val="List Style Char"/>
    <w:link w:val="ListStyle"/>
    <w:rsid w:val="00F45F72"/>
    <w:rPr>
      <w:rFonts w:ascii="Calibri" w:eastAsia="宋体" w:hAnsi="Calibri" w:cs="Times New Roman"/>
      <w:sz w:val="24"/>
      <w:szCs w:val="24"/>
      <w:lang w:val="x-none" w:eastAsia="x-none"/>
    </w:rPr>
  </w:style>
  <w:style w:type="paragraph" w:styleId="aff6">
    <w:name w:val="Normal (Web)"/>
    <w:basedOn w:val="a0"/>
    <w:uiPriority w:val="99"/>
    <w:unhideWhenUsed/>
    <w:rsid w:val="00F45F72"/>
    <w:pPr>
      <w:widowControl/>
      <w:spacing w:before="100" w:beforeAutospacing="1" w:after="100" w:afterAutospacing="1"/>
      <w:ind w:left="0"/>
    </w:pPr>
    <w:rPr>
      <w:rFonts w:ascii="宋体" w:eastAsia="宋体" w:hAnsi="宋体" w:cs="宋体"/>
      <w:kern w:val="0"/>
    </w:rPr>
  </w:style>
  <w:style w:type="paragraph" w:customStyle="1" w:styleId="1Heading0H1123321H11H12H13H14H15H16H17H18H192">
    <w:name w:val="样式 标题 1Heading 0H1123321H11H12H13H14H15H16H17H18H19...2"/>
    <w:basedOn w:val="1"/>
    <w:rsid w:val="00F45F72"/>
    <w:pPr>
      <w:keepLines w:val="0"/>
      <w:widowControl/>
      <w:tabs>
        <w:tab w:val="num" w:pos="432"/>
        <w:tab w:val="num" w:pos="870"/>
      </w:tabs>
      <w:spacing w:after="0" w:line="360" w:lineRule="auto"/>
      <w:ind w:left="870"/>
      <w:jc w:val="both"/>
    </w:pPr>
    <w:rPr>
      <w:rFonts w:ascii="Futura Bk" w:eastAsia="宋体" w:hAnsi="Futura Bk" w:cs="宋体"/>
      <w:noProof/>
      <w:kern w:val="0"/>
      <w:sz w:val="30"/>
      <w:szCs w:val="20"/>
      <w:lang w:val="en-GB" w:eastAsia="x-none"/>
    </w:rPr>
  </w:style>
  <w:style w:type="paragraph" w:customStyle="1" w:styleId="2Heading2HiddenHeading2CCBSH2HD2heading2PIM22n1">
    <w:name w:val="样式 标题 2Heading 2 HiddenHeading 2 CCBSH2HD2heading 2PIM22n...1"/>
    <w:basedOn w:val="2"/>
    <w:rsid w:val="00F45F72"/>
    <w:pPr>
      <w:numPr>
        <w:numId w:val="0"/>
      </w:numPr>
      <w:tabs>
        <w:tab w:val="num" w:pos="576"/>
      </w:tabs>
      <w:spacing w:before="260" w:after="260"/>
      <w:ind w:left="-334" w:firstLine="335"/>
      <w:jc w:val="both"/>
    </w:pPr>
    <w:rPr>
      <w:rFonts w:ascii="Arial" w:eastAsia="宋体" w:hAnsi="Arial" w:cs="宋体"/>
      <w:noProof/>
      <w:color w:val="auto"/>
      <w:kern w:val="0"/>
      <w:sz w:val="28"/>
      <w:szCs w:val="20"/>
      <w:lang w:val="x-none" w:eastAsia="x-none"/>
    </w:rPr>
  </w:style>
  <w:style w:type="paragraph" w:customStyle="1" w:styleId="3-05905913173">
    <w:name w:val="样式 标题 3 + 左侧:  -0.59 厘米 首行缩进:  0.59 厘米 段前: 13 磅 行距: 多倍行距 1.73..."/>
    <w:basedOn w:val="3"/>
    <w:rsid w:val="00F45F72"/>
    <w:pPr>
      <w:numPr>
        <w:numId w:val="0"/>
      </w:numPr>
      <w:tabs>
        <w:tab w:val="num" w:pos="720"/>
      </w:tabs>
      <w:spacing w:before="260" w:after="260" w:line="416" w:lineRule="auto"/>
      <w:ind w:left="-334" w:firstLine="335"/>
      <w:jc w:val="both"/>
    </w:pPr>
    <w:rPr>
      <w:rFonts w:ascii="Times New Roman" w:eastAsia="宋体" w:hAnsi="Times New Roman" w:cs="宋体"/>
      <w:noProof/>
      <w:color w:val="auto"/>
      <w:kern w:val="0"/>
      <w:sz w:val="28"/>
      <w:szCs w:val="20"/>
      <w:lang w:val="zh-CN" w:eastAsia="x-none"/>
    </w:rPr>
  </w:style>
  <w:style w:type="paragraph" w:styleId="aff7">
    <w:name w:val="Normal Indent"/>
    <w:aliases w:val="表正文,正文非缩进,特点,段1,四号,正文不缩进,中文正文,ALT+Z,正文（首行缩进两字） Char Char,水上软件,正文缩进陈木华,正文缩进1,正文缩进 Char,bt,正文（首行缩进两字）1,四号2,表正文2,正文非缩进2,特点2,ALT+Z2,水上软件1,段12,正文（首行缩进两字）2,四号3,表正文3,正文非缩进3,特点3,ALT+Z3,水上软件2,段13,Paragraph2,Paragraph3,Paragraph4,表正文1"/>
    <w:basedOn w:val="a0"/>
    <w:rsid w:val="00F45F72"/>
    <w:pPr>
      <w:widowControl/>
      <w:spacing w:after="240" w:line="240" w:lineRule="atLeast"/>
      <w:ind w:left="0" w:firstLineChars="200" w:firstLine="420"/>
    </w:pPr>
    <w:rPr>
      <w:rFonts w:ascii="Garamond" w:eastAsia="宋体" w:hAnsi="Garamond" w:cs="Garamond"/>
      <w:kern w:val="0"/>
      <w:sz w:val="22"/>
      <w:szCs w:val="22"/>
    </w:rPr>
  </w:style>
  <w:style w:type="paragraph" w:customStyle="1" w:styleId="aff8">
    <w:name w:val="表格正文"/>
    <w:basedOn w:val="a0"/>
    <w:qFormat/>
    <w:rsid w:val="00F45F72"/>
    <w:pPr>
      <w:spacing w:after="0"/>
      <w:ind w:left="0"/>
      <w:jc w:val="both"/>
    </w:pPr>
    <w:rPr>
      <w:rFonts w:ascii="Times New Roman" w:eastAsia="宋体" w:hAnsi="Times New Roman"/>
      <w:sz w:val="21"/>
      <w:lang w:val="x-none"/>
    </w:rPr>
  </w:style>
  <w:style w:type="character" w:styleId="FollowedHyperlink">
    <w:name w:val="FollowedHyperlink"/>
    <w:basedOn w:val="a1"/>
    <w:uiPriority w:val="99"/>
    <w:semiHidden/>
    <w:unhideWhenUsed/>
    <w:rsid w:val="00C873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17942">
      <w:bodyDiv w:val="1"/>
      <w:marLeft w:val="0"/>
      <w:marRight w:val="0"/>
      <w:marTop w:val="0"/>
      <w:marBottom w:val="0"/>
      <w:divBdr>
        <w:top w:val="none" w:sz="0" w:space="0" w:color="auto"/>
        <w:left w:val="none" w:sz="0" w:space="0" w:color="auto"/>
        <w:bottom w:val="none" w:sz="0" w:space="0" w:color="auto"/>
        <w:right w:val="none" w:sz="0" w:space="0" w:color="auto"/>
      </w:divBdr>
    </w:div>
    <w:div w:id="165707606">
      <w:bodyDiv w:val="1"/>
      <w:marLeft w:val="0"/>
      <w:marRight w:val="0"/>
      <w:marTop w:val="0"/>
      <w:marBottom w:val="0"/>
      <w:divBdr>
        <w:top w:val="none" w:sz="0" w:space="0" w:color="auto"/>
        <w:left w:val="none" w:sz="0" w:space="0" w:color="auto"/>
        <w:bottom w:val="none" w:sz="0" w:space="0" w:color="auto"/>
        <w:right w:val="none" w:sz="0" w:space="0" w:color="auto"/>
      </w:divBdr>
      <w:divsChild>
        <w:div w:id="224528682">
          <w:marLeft w:val="0"/>
          <w:marRight w:val="0"/>
          <w:marTop w:val="0"/>
          <w:marBottom w:val="0"/>
          <w:divBdr>
            <w:top w:val="none" w:sz="0" w:space="0" w:color="auto"/>
            <w:left w:val="none" w:sz="0" w:space="0" w:color="auto"/>
            <w:bottom w:val="none" w:sz="0" w:space="0" w:color="auto"/>
            <w:right w:val="none" w:sz="0" w:space="0" w:color="auto"/>
          </w:divBdr>
          <w:divsChild>
            <w:div w:id="441733112">
              <w:marLeft w:val="0"/>
              <w:marRight w:val="0"/>
              <w:marTop w:val="0"/>
              <w:marBottom w:val="0"/>
              <w:divBdr>
                <w:top w:val="none" w:sz="0" w:space="0" w:color="auto"/>
                <w:left w:val="none" w:sz="0" w:space="0" w:color="auto"/>
                <w:bottom w:val="none" w:sz="0" w:space="0" w:color="auto"/>
                <w:right w:val="none" w:sz="0" w:space="0" w:color="auto"/>
              </w:divBdr>
              <w:divsChild>
                <w:div w:id="415711627">
                  <w:marLeft w:val="0"/>
                  <w:marRight w:val="0"/>
                  <w:marTop w:val="0"/>
                  <w:marBottom w:val="0"/>
                  <w:divBdr>
                    <w:top w:val="none" w:sz="0" w:space="0" w:color="auto"/>
                    <w:left w:val="none" w:sz="0" w:space="0" w:color="auto"/>
                    <w:bottom w:val="none" w:sz="0" w:space="0" w:color="auto"/>
                    <w:right w:val="none" w:sz="0" w:space="0" w:color="auto"/>
                  </w:divBdr>
                  <w:divsChild>
                    <w:div w:id="1951012009">
                      <w:marLeft w:val="0"/>
                      <w:marRight w:val="0"/>
                      <w:marTop w:val="0"/>
                      <w:marBottom w:val="0"/>
                      <w:divBdr>
                        <w:top w:val="none" w:sz="0" w:space="0" w:color="auto"/>
                        <w:left w:val="none" w:sz="0" w:space="0" w:color="auto"/>
                        <w:bottom w:val="none" w:sz="0" w:space="0" w:color="auto"/>
                        <w:right w:val="none" w:sz="0" w:space="0" w:color="auto"/>
                      </w:divBdr>
                      <w:divsChild>
                        <w:div w:id="1600023342">
                          <w:marLeft w:val="0"/>
                          <w:marRight w:val="0"/>
                          <w:marTop w:val="0"/>
                          <w:marBottom w:val="210"/>
                          <w:divBdr>
                            <w:top w:val="none" w:sz="0" w:space="0" w:color="auto"/>
                            <w:left w:val="none" w:sz="0" w:space="0" w:color="auto"/>
                            <w:bottom w:val="none" w:sz="0" w:space="0" w:color="auto"/>
                            <w:right w:val="none" w:sz="0" w:space="0" w:color="auto"/>
                          </w:divBdr>
                          <w:divsChild>
                            <w:div w:id="1562907355">
                              <w:marLeft w:val="0"/>
                              <w:marRight w:val="0"/>
                              <w:marTop w:val="0"/>
                              <w:marBottom w:val="0"/>
                              <w:divBdr>
                                <w:top w:val="single" w:sz="6" w:space="7" w:color="E3E3E3"/>
                                <w:left w:val="single" w:sz="6" w:space="7" w:color="E3E3E3"/>
                                <w:bottom w:val="single" w:sz="6" w:space="7" w:color="E0E0E0"/>
                                <w:right w:val="single" w:sz="6" w:space="7" w:color="ECECEC"/>
                              </w:divBdr>
                              <w:divsChild>
                                <w:div w:id="1879396423">
                                  <w:marLeft w:val="0"/>
                                  <w:marRight w:val="0"/>
                                  <w:marTop w:val="0"/>
                                  <w:marBottom w:val="0"/>
                                  <w:divBdr>
                                    <w:top w:val="none" w:sz="0" w:space="0" w:color="auto"/>
                                    <w:left w:val="none" w:sz="0" w:space="0" w:color="auto"/>
                                    <w:bottom w:val="none" w:sz="0" w:space="0" w:color="auto"/>
                                    <w:right w:val="none" w:sz="0" w:space="0" w:color="auto"/>
                                  </w:divBdr>
                                  <w:divsChild>
                                    <w:div w:id="462384302">
                                      <w:marLeft w:val="0"/>
                                      <w:marRight w:val="0"/>
                                      <w:marTop w:val="0"/>
                                      <w:marBottom w:val="0"/>
                                      <w:divBdr>
                                        <w:top w:val="none" w:sz="0" w:space="0" w:color="auto"/>
                                        <w:left w:val="none" w:sz="0" w:space="0" w:color="auto"/>
                                        <w:bottom w:val="none" w:sz="0" w:space="0" w:color="auto"/>
                                        <w:right w:val="none" w:sz="0" w:space="0" w:color="auto"/>
                                      </w:divBdr>
                                      <w:divsChild>
                                        <w:div w:id="1703284547">
                                          <w:marLeft w:val="0"/>
                                          <w:marRight w:val="0"/>
                                          <w:marTop w:val="0"/>
                                          <w:marBottom w:val="0"/>
                                          <w:divBdr>
                                            <w:top w:val="none" w:sz="0" w:space="0" w:color="auto"/>
                                            <w:left w:val="none" w:sz="0" w:space="0" w:color="auto"/>
                                            <w:bottom w:val="none" w:sz="0" w:space="0" w:color="auto"/>
                                            <w:right w:val="none" w:sz="0" w:space="0" w:color="auto"/>
                                          </w:divBdr>
                                          <w:divsChild>
                                            <w:div w:id="1702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877598">
      <w:bodyDiv w:val="1"/>
      <w:marLeft w:val="0"/>
      <w:marRight w:val="0"/>
      <w:marTop w:val="0"/>
      <w:marBottom w:val="0"/>
      <w:divBdr>
        <w:top w:val="none" w:sz="0" w:space="0" w:color="auto"/>
        <w:left w:val="none" w:sz="0" w:space="0" w:color="auto"/>
        <w:bottom w:val="none" w:sz="0" w:space="0" w:color="auto"/>
        <w:right w:val="none" w:sz="0" w:space="0" w:color="auto"/>
      </w:divBdr>
    </w:div>
    <w:div w:id="340011380">
      <w:bodyDiv w:val="1"/>
      <w:marLeft w:val="0"/>
      <w:marRight w:val="0"/>
      <w:marTop w:val="0"/>
      <w:marBottom w:val="0"/>
      <w:divBdr>
        <w:top w:val="none" w:sz="0" w:space="0" w:color="auto"/>
        <w:left w:val="none" w:sz="0" w:space="0" w:color="auto"/>
        <w:bottom w:val="none" w:sz="0" w:space="0" w:color="auto"/>
        <w:right w:val="none" w:sz="0" w:space="0" w:color="auto"/>
      </w:divBdr>
    </w:div>
    <w:div w:id="342824034">
      <w:bodyDiv w:val="1"/>
      <w:marLeft w:val="0"/>
      <w:marRight w:val="0"/>
      <w:marTop w:val="0"/>
      <w:marBottom w:val="0"/>
      <w:divBdr>
        <w:top w:val="none" w:sz="0" w:space="0" w:color="auto"/>
        <w:left w:val="none" w:sz="0" w:space="0" w:color="auto"/>
        <w:bottom w:val="none" w:sz="0" w:space="0" w:color="auto"/>
        <w:right w:val="none" w:sz="0" w:space="0" w:color="auto"/>
      </w:divBdr>
      <w:divsChild>
        <w:div w:id="260992675">
          <w:marLeft w:val="0"/>
          <w:marRight w:val="0"/>
          <w:marTop w:val="0"/>
          <w:marBottom w:val="0"/>
          <w:divBdr>
            <w:top w:val="none" w:sz="0" w:space="0" w:color="auto"/>
            <w:left w:val="none" w:sz="0" w:space="0" w:color="auto"/>
            <w:bottom w:val="none" w:sz="0" w:space="0" w:color="auto"/>
            <w:right w:val="none" w:sz="0" w:space="0" w:color="auto"/>
          </w:divBdr>
          <w:divsChild>
            <w:div w:id="1596131265">
              <w:marLeft w:val="0"/>
              <w:marRight w:val="0"/>
              <w:marTop w:val="0"/>
              <w:marBottom w:val="0"/>
              <w:divBdr>
                <w:top w:val="none" w:sz="0" w:space="0" w:color="auto"/>
                <w:left w:val="none" w:sz="0" w:space="0" w:color="auto"/>
                <w:bottom w:val="none" w:sz="0" w:space="0" w:color="auto"/>
                <w:right w:val="none" w:sz="0" w:space="0" w:color="auto"/>
              </w:divBdr>
              <w:divsChild>
                <w:div w:id="1632856798">
                  <w:marLeft w:val="0"/>
                  <w:marRight w:val="0"/>
                  <w:marTop w:val="0"/>
                  <w:marBottom w:val="0"/>
                  <w:divBdr>
                    <w:top w:val="none" w:sz="0" w:space="0" w:color="auto"/>
                    <w:left w:val="none" w:sz="0" w:space="0" w:color="auto"/>
                    <w:bottom w:val="none" w:sz="0" w:space="0" w:color="auto"/>
                    <w:right w:val="none" w:sz="0" w:space="0" w:color="auto"/>
                  </w:divBdr>
                  <w:divsChild>
                    <w:div w:id="468595021">
                      <w:marLeft w:val="0"/>
                      <w:marRight w:val="0"/>
                      <w:marTop w:val="0"/>
                      <w:marBottom w:val="0"/>
                      <w:divBdr>
                        <w:top w:val="none" w:sz="0" w:space="0" w:color="auto"/>
                        <w:left w:val="none" w:sz="0" w:space="0" w:color="auto"/>
                        <w:bottom w:val="none" w:sz="0" w:space="0" w:color="auto"/>
                        <w:right w:val="none" w:sz="0" w:space="0" w:color="auto"/>
                      </w:divBdr>
                      <w:divsChild>
                        <w:div w:id="1503275408">
                          <w:marLeft w:val="0"/>
                          <w:marRight w:val="0"/>
                          <w:marTop w:val="0"/>
                          <w:marBottom w:val="210"/>
                          <w:divBdr>
                            <w:top w:val="none" w:sz="0" w:space="0" w:color="auto"/>
                            <w:left w:val="none" w:sz="0" w:space="0" w:color="auto"/>
                            <w:bottom w:val="none" w:sz="0" w:space="0" w:color="auto"/>
                            <w:right w:val="none" w:sz="0" w:space="0" w:color="auto"/>
                          </w:divBdr>
                          <w:divsChild>
                            <w:div w:id="1867400873">
                              <w:marLeft w:val="0"/>
                              <w:marRight w:val="0"/>
                              <w:marTop w:val="0"/>
                              <w:marBottom w:val="0"/>
                              <w:divBdr>
                                <w:top w:val="single" w:sz="6" w:space="7" w:color="E3E3E3"/>
                                <w:left w:val="single" w:sz="6" w:space="7" w:color="E3E3E3"/>
                                <w:bottom w:val="single" w:sz="6" w:space="7" w:color="E0E0E0"/>
                                <w:right w:val="single" w:sz="6" w:space="7" w:color="ECECEC"/>
                              </w:divBdr>
                              <w:divsChild>
                                <w:div w:id="1583179306">
                                  <w:marLeft w:val="0"/>
                                  <w:marRight w:val="0"/>
                                  <w:marTop w:val="0"/>
                                  <w:marBottom w:val="0"/>
                                  <w:divBdr>
                                    <w:top w:val="none" w:sz="0" w:space="0" w:color="auto"/>
                                    <w:left w:val="none" w:sz="0" w:space="0" w:color="auto"/>
                                    <w:bottom w:val="none" w:sz="0" w:space="0" w:color="auto"/>
                                    <w:right w:val="none" w:sz="0" w:space="0" w:color="auto"/>
                                  </w:divBdr>
                                  <w:divsChild>
                                    <w:div w:id="1064719175">
                                      <w:marLeft w:val="0"/>
                                      <w:marRight w:val="0"/>
                                      <w:marTop w:val="0"/>
                                      <w:marBottom w:val="0"/>
                                      <w:divBdr>
                                        <w:top w:val="none" w:sz="0" w:space="0" w:color="auto"/>
                                        <w:left w:val="none" w:sz="0" w:space="0" w:color="auto"/>
                                        <w:bottom w:val="none" w:sz="0" w:space="0" w:color="auto"/>
                                        <w:right w:val="none" w:sz="0" w:space="0" w:color="auto"/>
                                      </w:divBdr>
                                      <w:divsChild>
                                        <w:div w:id="2094006797">
                                          <w:marLeft w:val="0"/>
                                          <w:marRight w:val="0"/>
                                          <w:marTop w:val="0"/>
                                          <w:marBottom w:val="0"/>
                                          <w:divBdr>
                                            <w:top w:val="none" w:sz="0" w:space="0" w:color="auto"/>
                                            <w:left w:val="none" w:sz="0" w:space="0" w:color="auto"/>
                                            <w:bottom w:val="none" w:sz="0" w:space="0" w:color="auto"/>
                                            <w:right w:val="none" w:sz="0" w:space="0" w:color="auto"/>
                                          </w:divBdr>
                                          <w:divsChild>
                                            <w:div w:id="15771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519621">
      <w:bodyDiv w:val="1"/>
      <w:marLeft w:val="0"/>
      <w:marRight w:val="0"/>
      <w:marTop w:val="0"/>
      <w:marBottom w:val="0"/>
      <w:divBdr>
        <w:top w:val="none" w:sz="0" w:space="0" w:color="auto"/>
        <w:left w:val="none" w:sz="0" w:space="0" w:color="auto"/>
        <w:bottom w:val="none" w:sz="0" w:space="0" w:color="auto"/>
        <w:right w:val="none" w:sz="0" w:space="0" w:color="auto"/>
      </w:divBdr>
    </w:div>
    <w:div w:id="439951503">
      <w:bodyDiv w:val="1"/>
      <w:marLeft w:val="0"/>
      <w:marRight w:val="0"/>
      <w:marTop w:val="0"/>
      <w:marBottom w:val="0"/>
      <w:divBdr>
        <w:top w:val="none" w:sz="0" w:space="0" w:color="auto"/>
        <w:left w:val="none" w:sz="0" w:space="0" w:color="auto"/>
        <w:bottom w:val="none" w:sz="0" w:space="0" w:color="auto"/>
        <w:right w:val="none" w:sz="0" w:space="0" w:color="auto"/>
      </w:divBdr>
    </w:div>
    <w:div w:id="527766031">
      <w:bodyDiv w:val="1"/>
      <w:marLeft w:val="0"/>
      <w:marRight w:val="0"/>
      <w:marTop w:val="0"/>
      <w:marBottom w:val="0"/>
      <w:divBdr>
        <w:top w:val="none" w:sz="0" w:space="0" w:color="auto"/>
        <w:left w:val="none" w:sz="0" w:space="0" w:color="auto"/>
        <w:bottom w:val="none" w:sz="0" w:space="0" w:color="auto"/>
        <w:right w:val="none" w:sz="0" w:space="0" w:color="auto"/>
      </w:divBdr>
    </w:div>
    <w:div w:id="611017799">
      <w:bodyDiv w:val="1"/>
      <w:marLeft w:val="0"/>
      <w:marRight w:val="0"/>
      <w:marTop w:val="0"/>
      <w:marBottom w:val="0"/>
      <w:divBdr>
        <w:top w:val="none" w:sz="0" w:space="0" w:color="auto"/>
        <w:left w:val="none" w:sz="0" w:space="0" w:color="auto"/>
        <w:bottom w:val="none" w:sz="0" w:space="0" w:color="auto"/>
        <w:right w:val="none" w:sz="0" w:space="0" w:color="auto"/>
      </w:divBdr>
    </w:div>
    <w:div w:id="761951633">
      <w:bodyDiv w:val="1"/>
      <w:marLeft w:val="0"/>
      <w:marRight w:val="0"/>
      <w:marTop w:val="0"/>
      <w:marBottom w:val="0"/>
      <w:divBdr>
        <w:top w:val="none" w:sz="0" w:space="0" w:color="auto"/>
        <w:left w:val="none" w:sz="0" w:space="0" w:color="auto"/>
        <w:bottom w:val="none" w:sz="0" w:space="0" w:color="auto"/>
        <w:right w:val="none" w:sz="0" w:space="0" w:color="auto"/>
      </w:divBdr>
    </w:div>
    <w:div w:id="817723129">
      <w:bodyDiv w:val="1"/>
      <w:marLeft w:val="0"/>
      <w:marRight w:val="0"/>
      <w:marTop w:val="0"/>
      <w:marBottom w:val="0"/>
      <w:divBdr>
        <w:top w:val="none" w:sz="0" w:space="0" w:color="auto"/>
        <w:left w:val="none" w:sz="0" w:space="0" w:color="auto"/>
        <w:bottom w:val="none" w:sz="0" w:space="0" w:color="auto"/>
        <w:right w:val="none" w:sz="0" w:space="0" w:color="auto"/>
      </w:divBdr>
    </w:div>
    <w:div w:id="919367225">
      <w:bodyDiv w:val="1"/>
      <w:marLeft w:val="0"/>
      <w:marRight w:val="0"/>
      <w:marTop w:val="0"/>
      <w:marBottom w:val="0"/>
      <w:divBdr>
        <w:top w:val="none" w:sz="0" w:space="0" w:color="auto"/>
        <w:left w:val="none" w:sz="0" w:space="0" w:color="auto"/>
        <w:bottom w:val="none" w:sz="0" w:space="0" w:color="auto"/>
        <w:right w:val="none" w:sz="0" w:space="0" w:color="auto"/>
      </w:divBdr>
    </w:div>
    <w:div w:id="970095502">
      <w:bodyDiv w:val="1"/>
      <w:marLeft w:val="0"/>
      <w:marRight w:val="0"/>
      <w:marTop w:val="0"/>
      <w:marBottom w:val="0"/>
      <w:divBdr>
        <w:top w:val="none" w:sz="0" w:space="0" w:color="auto"/>
        <w:left w:val="none" w:sz="0" w:space="0" w:color="auto"/>
        <w:bottom w:val="none" w:sz="0" w:space="0" w:color="auto"/>
        <w:right w:val="none" w:sz="0" w:space="0" w:color="auto"/>
      </w:divBdr>
    </w:div>
    <w:div w:id="992174528">
      <w:bodyDiv w:val="1"/>
      <w:marLeft w:val="0"/>
      <w:marRight w:val="0"/>
      <w:marTop w:val="0"/>
      <w:marBottom w:val="0"/>
      <w:divBdr>
        <w:top w:val="none" w:sz="0" w:space="0" w:color="auto"/>
        <w:left w:val="none" w:sz="0" w:space="0" w:color="auto"/>
        <w:bottom w:val="none" w:sz="0" w:space="0" w:color="auto"/>
        <w:right w:val="none" w:sz="0" w:space="0" w:color="auto"/>
      </w:divBdr>
    </w:div>
    <w:div w:id="1117681690">
      <w:bodyDiv w:val="1"/>
      <w:marLeft w:val="0"/>
      <w:marRight w:val="0"/>
      <w:marTop w:val="0"/>
      <w:marBottom w:val="0"/>
      <w:divBdr>
        <w:top w:val="none" w:sz="0" w:space="0" w:color="auto"/>
        <w:left w:val="none" w:sz="0" w:space="0" w:color="auto"/>
        <w:bottom w:val="none" w:sz="0" w:space="0" w:color="auto"/>
        <w:right w:val="none" w:sz="0" w:space="0" w:color="auto"/>
      </w:divBdr>
    </w:div>
    <w:div w:id="1270158594">
      <w:bodyDiv w:val="1"/>
      <w:marLeft w:val="0"/>
      <w:marRight w:val="0"/>
      <w:marTop w:val="0"/>
      <w:marBottom w:val="0"/>
      <w:divBdr>
        <w:top w:val="none" w:sz="0" w:space="0" w:color="auto"/>
        <w:left w:val="none" w:sz="0" w:space="0" w:color="auto"/>
        <w:bottom w:val="none" w:sz="0" w:space="0" w:color="auto"/>
        <w:right w:val="none" w:sz="0" w:space="0" w:color="auto"/>
      </w:divBdr>
    </w:div>
    <w:div w:id="1314212699">
      <w:bodyDiv w:val="1"/>
      <w:marLeft w:val="0"/>
      <w:marRight w:val="0"/>
      <w:marTop w:val="0"/>
      <w:marBottom w:val="0"/>
      <w:divBdr>
        <w:top w:val="none" w:sz="0" w:space="0" w:color="auto"/>
        <w:left w:val="none" w:sz="0" w:space="0" w:color="auto"/>
        <w:bottom w:val="none" w:sz="0" w:space="0" w:color="auto"/>
        <w:right w:val="none" w:sz="0" w:space="0" w:color="auto"/>
      </w:divBdr>
    </w:div>
    <w:div w:id="1324427210">
      <w:bodyDiv w:val="1"/>
      <w:marLeft w:val="0"/>
      <w:marRight w:val="0"/>
      <w:marTop w:val="0"/>
      <w:marBottom w:val="0"/>
      <w:divBdr>
        <w:top w:val="none" w:sz="0" w:space="0" w:color="auto"/>
        <w:left w:val="none" w:sz="0" w:space="0" w:color="auto"/>
        <w:bottom w:val="none" w:sz="0" w:space="0" w:color="auto"/>
        <w:right w:val="none" w:sz="0" w:space="0" w:color="auto"/>
      </w:divBdr>
    </w:div>
    <w:div w:id="1337541659">
      <w:bodyDiv w:val="1"/>
      <w:marLeft w:val="0"/>
      <w:marRight w:val="0"/>
      <w:marTop w:val="0"/>
      <w:marBottom w:val="0"/>
      <w:divBdr>
        <w:top w:val="none" w:sz="0" w:space="0" w:color="auto"/>
        <w:left w:val="none" w:sz="0" w:space="0" w:color="auto"/>
        <w:bottom w:val="none" w:sz="0" w:space="0" w:color="auto"/>
        <w:right w:val="none" w:sz="0" w:space="0" w:color="auto"/>
      </w:divBdr>
    </w:div>
    <w:div w:id="1363674118">
      <w:bodyDiv w:val="1"/>
      <w:marLeft w:val="0"/>
      <w:marRight w:val="0"/>
      <w:marTop w:val="0"/>
      <w:marBottom w:val="0"/>
      <w:divBdr>
        <w:top w:val="none" w:sz="0" w:space="0" w:color="auto"/>
        <w:left w:val="none" w:sz="0" w:space="0" w:color="auto"/>
        <w:bottom w:val="none" w:sz="0" w:space="0" w:color="auto"/>
        <w:right w:val="none" w:sz="0" w:space="0" w:color="auto"/>
      </w:divBdr>
    </w:div>
    <w:div w:id="1428111467">
      <w:bodyDiv w:val="1"/>
      <w:marLeft w:val="0"/>
      <w:marRight w:val="0"/>
      <w:marTop w:val="0"/>
      <w:marBottom w:val="0"/>
      <w:divBdr>
        <w:top w:val="none" w:sz="0" w:space="0" w:color="auto"/>
        <w:left w:val="none" w:sz="0" w:space="0" w:color="auto"/>
        <w:bottom w:val="none" w:sz="0" w:space="0" w:color="auto"/>
        <w:right w:val="none" w:sz="0" w:space="0" w:color="auto"/>
      </w:divBdr>
    </w:div>
    <w:div w:id="1430274360">
      <w:bodyDiv w:val="1"/>
      <w:marLeft w:val="0"/>
      <w:marRight w:val="0"/>
      <w:marTop w:val="0"/>
      <w:marBottom w:val="0"/>
      <w:divBdr>
        <w:top w:val="none" w:sz="0" w:space="0" w:color="auto"/>
        <w:left w:val="none" w:sz="0" w:space="0" w:color="auto"/>
        <w:bottom w:val="none" w:sz="0" w:space="0" w:color="auto"/>
        <w:right w:val="none" w:sz="0" w:space="0" w:color="auto"/>
      </w:divBdr>
    </w:div>
    <w:div w:id="1555778125">
      <w:bodyDiv w:val="1"/>
      <w:marLeft w:val="0"/>
      <w:marRight w:val="0"/>
      <w:marTop w:val="0"/>
      <w:marBottom w:val="0"/>
      <w:divBdr>
        <w:top w:val="none" w:sz="0" w:space="0" w:color="auto"/>
        <w:left w:val="none" w:sz="0" w:space="0" w:color="auto"/>
        <w:bottom w:val="none" w:sz="0" w:space="0" w:color="auto"/>
        <w:right w:val="none" w:sz="0" w:space="0" w:color="auto"/>
      </w:divBdr>
    </w:div>
    <w:div w:id="1631282900">
      <w:bodyDiv w:val="1"/>
      <w:marLeft w:val="0"/>
      <w:marRight w:val="0"/>
      <w:marTop w:val="0"/>
      <w:marBottom w:val="0"/>
      <w:divBdr>
        <w:top w:val="none" w:sz="0" w:space="0" w:color="auto"/>
        <w:left w:val="none" w:sz="0" w:space="0" w:color="auto"/>
        <w:bottom w:val="none" w:sz="0" w:space="0" w:color="auto"/>
        <w:right w:val="none" w:sz="0" w:space="0" w:color="auto"/>
      </w:divBdr>
    </w:div>
    <w:div w:id="1742633602">
      <w:bodyDiv w:val="1"/>
      <w:marLeft w:val="0"/>
      <w:marRight w:val="0"/>
      <w:marTop w:val="0"/>
      <w:marBottom w:val="0"/>
      <w:divBdr>
        <w:top w:val="none" w:sz="0" w:space="0" w:color="auto"/>
        <w:left w:val="none" w:sz="0" w:space="0" w:color="auto"/>
        <w:bottom w:val="none" w:sz="0" w:space="0" w:color="auto"/>
        <w:right w:val="none" w:sz="0" w:space="0" w:color="auto"/>
      </w:divBdr>
    </w:div>
    <w:div w:id="1747143101">
      <w:bodyDiv w:val="1"/>
      <w:marLeft w:val="0"/>
      <w:marRight w:val="0"/>
      <w:marTop w:val="0"/>
      <w:marBottom w:val="0"/>
      <w:divBdr>
        <w:top w:val="none" w:sz="0" w:space="0" w:color="auto"/>
        <w:left w:val="none" w:sz="0" w:space="0" w:color="auto"/>
        <w:bottom w:val="none" w:sz="0" w:space="0" w:color="auto"/>
        <w:right w:val="none" w:sz="0" w:space="0" w:color="auto"/>
      </w:divBdr>
    </w:div>
    <w:div w:id="1747609136">
      <w:bodyDiv w:val="1"/>
      <w:marLeft w:val="0"/>
      <w:marRight w:val="0"/>
      <w:marTop w:val="0"/>
      <w:marBottom w:val="0"/>
      <w:divBdr>
        <w:top w:val="none" w:sz="0" w:space="0" w:color="auto"/>
        <w:left w:val="none" w:sz="0" w:space="0" w:color="auto"/>
        <w:bottom w:val="none" w:sz="0" w:space="0" w:color="auto"/>
        <w:right w:val="none" w:sz="0" w:space="0" w:color="auto"/>
      </w:divBdr>
    </w:div>
    <w:div w:id="1886411293">
      <w:bodyDiv w:val="1"/>
      <w:marLeft w:val="0"/>
      <w:marRight w:val="0"/>
      <w:marTop w:val="0"/>
      <w:marBottom w:val="0"/>
      <w:divBdr>
        <w:top w:val="none" w:sz="0" w:space="0" w:color="auto"/>
        <w:left w:val="none" w:sz="0" w:space="0" w:color="auto"/>
        <w:bottom w:val="none" w:sz="0" w:space="0" w:color="auto"/>
        <w:right w:val="none" w:sz="0" w:space="0" w:color="auto"/>
      </w:divBdr>
    </w:div>
    <w:div w:id="1946420115">
      <w:bodyDiv w:val="1"/>
      <w:marLeft w:val="0"/>
      <w:marRight w:val="0"/>
      <w:marTop w:val="0"/>
      <w:marBottom w:val="0"/>
      <w:divBdr>
        <w:top w:val="none" w:sz="0" w:space="0" w:color="auto"/>
        <w:left w:val="none" w:sz="0" w:space="0" w:color="auto"/>
        <w:bottom w:val="none" w:sz="0" w:space="0" w:color="auto"/>
        <w:right w:val="none" w:sz="0" w:space="0" w:color="auto"/>
      </w:divBdr>
    </w:div>
    <w:div w:id="1993827650">
      <w:bodyDiv w:val="1"/>
      <w:marLeft w:val="0"/>
      <w:marRight w:val="0"/>
      <w:marTop w:val="0"/>
      <w:marBottom w:val="0"/>
      <w:divBdr>
        <w:top w:val="none" w:sz="0" w:space="0" w:color="auto"/>
        <w:left w:val="none" w:sz="0" w:space="0" w:color="auto"/>
        <w:bottom w:val="none" w:sz="0" w:space="0" w:color="auto"/>
        <w:right w:val="none" w:sz="0" w:space="0" w:color="auto"/>
      </w:divBdr>
    </w:div>
    <w:div w:id="204023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emf"/><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oleObject" Target="embeddings/Microsoft_Excel_97_-_2004____1.xls"/><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72AE6-8104-4F42-93B6-500BB551A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60</Pages>
  <Words>3828</Words>
  <Characters>21821</Characters>
  <Application>Microsoft Macintosh Word</Application>
  <DocSecurity>0</DocSecurity>
  <Lines>181</Lines>
  <Paragraphs>51</Paragraphs>
  <ScaleCrop>false</ScaleCrop>
  <Company/>
  <LinksUpToDate>false</LinksUpToDate>
  <CharactersWithSpaces>25598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 GIN</dc:creator>
  <cp:lastModifiedBy>wang alex</cp:lastModifiedBy>
  <cp:revision>59</cp:revision>
  <cp:lastPrinted>2015-02-05T03:54:00Z</cp:lastPrinted>
  <dcterms:created xsi:type="dcterms:W3CDTF">2015-05-17T02:24:00Z</dcterms:created>
  <dcterms:modified xsi:type="dcterms:W3CDTF">2015-05-26T01:53:00Z</dcterms:modified>
</cp:coreProperties>
</file>